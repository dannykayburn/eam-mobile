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7D46C" w14:textId="77777777" w:rsidR="005359C3" w:rsidRPr="008E347B" w:rsidRDefault="005359C3" w:rsidP="005459CF">
      <w:bookmarkStart w:id="0" w:name="_Toc167525477"/>
    </w:p>
    <w:p w14:paraId="78AD1730" w14:textId="77777777" w:rsidR="005359C3" w:rsidRPr="0067553C" w:rsidRDefault="00C32D03" w:rsidP="005459CF">
      <w:pPr>
        <w:pStyle w:val="ChangeHistory"/>
        <w:tabs>
          <w:tab w:val="clear" w:pos="2003"/>
        </w:tabs>
      </w:pPr>
      <w:bookmarkStart w:id="1" w:name="_Toc178044286"/>
      <w:bookmarkEnd w:id="0"/>
      <w:r w:rsidRPr="0067553C">
        <w:t>CHANGE HISTORY</w:t>
      </w:r>
    </w:p>
    <w:tbl>
      <w:tblPr>
        <w:tblW w:w="9998" w:type="dxa"/>
        <w:tblInd w:w="-8" w:type="dxa"/>
        <w:tblBorders>
          <w:bottom w:val="single" w:sz="6" w:space="0" w:color="808080" w:themeColor="background1" w:themeShade="80"/>
          <w:insideH w:val="single" w:sz="6" w:space="0" w:color="808080" w:themeColor="background1" w:themeShade="80"/>
        </w:tblBorders>
        <w:tblLayout w:type="fixed"/>
        <w:tblLook w:val="0000" w:firstRow="0" w:lastRow="0" w:firstColumn="0" w:lastColumn="0" w:noHBand="0" w:noVBand="0"/>
      </w:tblPr>
      <w:tblGrid>
        <w:gridCol w:w="728"/>
        <w:gridCol w:w="1530"/>
        <w:gridCol w:w="2250"/>
        <w:gridCol w:w="5490"/>
      </w:tblGrid>
      <w:tr w:rsidR="002B32A1" w:rsidRPr="0067553C" w14:paraId="124E9C2B" w14:textId="77777777" w:rsidTr="00391764">
        <w:trPr>
          <w:tblHeader/>
        </w:trPr>
        <w:tc>
          <w:tcPr>
            <w:tcW w:w="728" w:type="dxa"/>
            <w:shd w:val="clear" w:color="auto" w:fill="CCCCCC"/>
          </w:tcPr>
          <w:p w14:paraId="235F721E" w14:textId="77777777" w:rsidR="005359C3" w:rsidRPr="0067553C" w:rsidRDefault="00C32D03" w:rsidP="005459CF">
            <w:pPr>
              <w:pStyle w:val="SOPTableHeader"/>
            </w:pPr>
            <w:r w:rsidRPr="0067553C">
              <w:t>Rev</w:t>
            </w:r>
            <w:r w:rsidR="00EA74F7" w:rsidRPr="0067553C">
              <w:t>.</w:t>
            </w:r>
          </w:p>
        </w:tc>
        <w:tc>
          <w:tcPr>
            <w:tcW w:w="1530" w:type="dxa"/>
            <w:shd w:val="clear" w:color="auto" w:fill="CCCCCC"/>
          </w:tcPr>
          <w:p w14:paraId="1FA9AF1C" w14:textId="77777777" w:rsidR="005359C3" w:rsidRPr="0067553C" w:rsidRDefault="00C32D03" w:rsidP="005459CF">
            <w:pPr>
              <w:pStyle w:val="SOPTableHeader"/>
            </w:pPr>
            <w:r w:rsidRPr="0067553C">
              <w:t>Date</w:t>
            </w:r>
          </w:p>
        </w:tc>
        <w:tc>
          <w:tcPr>
            <w:tcW w:w="2250" w:type="dxa"/>
            <w:shd w:val="clear" w:color="auto" w:fill="CCCCCC"/>
          </w:tcPr>
          <w:p w14:paraId="4BAF8037" w14:textId="77777777" w:rsidR="005359C3" w:rsidRPr="0067553C" w:rsidRDefault="00C32D03" w:rsidP="005459CF">
            <w:pPr>
              <w:pStyle w:val="SOPTableHeader"/>
            </w:pPr>
            <w:r w:rsidRPr="0067553C">
              <w:t>Author</w:t>
            </w:r>
          </w:p>
        </w:tc>
        <w:tc>
          <w:tcPr>
            <w:tcW w:w="5490" w:type="dxa"/>
            <w:shd w:val="clear" w:color="auto" w:fill="CCCCCC"/>
          </w:tcPr>
          <w:p w14:paraId="26D69CEB" w14:textId="77777777" w:rsidR="005359C3" w:rsidRPr="0067553C" w:rsidRDefault="00C32D03" w:rsidP="005459CF">
            <w:pPr>
              <w:pStyle w:val="SOPTableHeader"/>
            </w:pPr>
            <w:r w:rsidRPr="0067553C">
              <w:t>Change Reference</w:t>
            </w:r>
          </w:p>
        </w:tc>
      </w:tr>
      <w:tr w:rsidR="003457D8" w:rsidRPr="0067553C" w14:paraId="4C6FE29D" w14:textId="77777777" w:rsidTr="00C05935">
        <w:tc>
          <w:tcPr>
            <w:tcW w:w="728" w:type="dxa"/>
          </w:tcPr>
          <w:p w14:paraId="4A343EF5" w14:textId="6119EE94" w:rsidR="003457D8" w:rsidRPr="0067553C" w:rsidRDefault="00444628" w:rsidP="00C05935">
            <w:r>
              <w:t>1</w:t>
            </w:r>
          </w:p>
        </w:tc>
        <w:tc>
          <w:tcPr>
            <w:tcW w:w="1530" w:type="dxa"/>
          </w:tcPr>
          <w:p w14:paraId="51602A53" w14:textId="01A65C1A" w:rsidR="003457D8" w:rsidRPr="0067553C" w:rsidRDefault="00444628" w:rsidP="00C05935">
            <w:r>
              <w:t>15</w:t>
            </w:r>
            <w:r w:rsidR="007F0D06">
              <w:t>-</w:t>
            </w:r>
            <w:r>
              <w:t>May</w:t>
            </w:r>
            <w:r w:rsidR="007F0D06">
              <w:t>-202</w:t>
            </w:r>
            <w:r>
              <w:t>5</w:t>
            </w:r>
          </w:p>
        </w:tc>
        <w:tc>
          <w:tcPr>
            <w:tcW w:w="2250" w:type="dxa"/>
          </w:tcPr>
          <w:p w14:paraId="71448C83" w14:textId="356EFCF7" w:rsidR="003457D8" w:rsidRPr="0067553C" w:rsidRDefault="00B95BAA" w:rsidP="00C05935">
            <w:r w:rsidRPr="0067553C">
              <w:t>Sidharth Suresh</w:t>
            </w:r>
          </w:p>
        </w:tc>
        <w:tc>
          <w:tcPr>
            <w:tcW w:w="5490" w:type="dxa"/>
          </w:tcPr>
          <w:p w14:paraId="6DCF800A" w14:textId="1AC76FBA" w:rsidR="003457D8" w:rsidRPr="0067553C" w:rsidRDefault="001B6F34" w:rsidP="00C05935">
            <w:r>
              <w:t xml:space="preserve">Refreshed for </w:t>
            </w:r>
            <w:r w:rsidR="00444628">
              <w:t>v12.3</w:t>
            </w:r>
          </w:p>
        </w:tc>
      </w:tr>
      <w:tr w:rsidR="005E5998" w:rsidRPr="0067553C" w14:paraId="3BBF8642" w14:textId="77777777" w:rsidTr="00391764">
        <w:tc>
          <w:tcPr>
            <w:tcW w:w="728" w:type="dxa"/>
          </w:tcPr>
          <w:p w14:paraId="6CC9EB52" w14:textId="124C9845" w:rsidR="005E5998" w:rsidRPr="0067553C" w:rsidRDefault="00301DDB" w:rsidP="005E5998">
            <w:ins w:id="2" w:author="Sid SG-15891" w:date="2025-05-15T15:05:00Z" w16du:dateUtc="2025-05-15T19:05:00Z">
              <w:r>
                <w:t>2</w:t>
              </w:r>
            </w:ins>
          </w:p>
        </w:tc>
        <w:tc>
          <w:tcPr>
            <w:tcW w:w="1530" w:type="dxa"/>
          </w:tcPr>
          <w:p w14:paraId="1955907E" w14:textId="036E1689" w:rsidR="005E5998" w:rsidRPr="0067553C" w:rsidRDefault="00301DDB" w:rsidP="005E5998">
            <w:ins w:id="3" w:author="Sid SG-15891" w:date="2025-05-15T15:05:00Z" w16du:dateUtc="2025-05-15T19:05:00Z">
              <w:r>
                <w:t>15-May-2025</w:t>
              </w:r>
            </w:ins>
          </w:p>
        </w:tc>
        <w:tc>
          <w:tcPr>
            <w:tcW w:w="2250" w:type="dxa"/>
          </w:tcPr>
          <w:p w14:paraId="0294F43D" w14:textId="4411C47F" w:rsidR="005E5998" w:rsidRPr="0067553C" w:rsidRDefault="00301DDB" w:rsidP="005E5998">
            <w:ins w:id="4" w:author="Sid SG-15891" w:date="2025-05-15T15:05:00Z" w16du:dateUtc="2025-05-15T19:05:00Z">
              <w:r>
                <w:t>Sidharth Suresh</w:t>
              </w:r>
            </w:ins>
          </w:p>
        </w:tc>
        <w:tc>
          <w:tcPr>
            <w:tcW w:w="5490" w:type="dxa"/>
          </w:tcPr>
          <w:p w14:paraId="276A800F" w14:textId="6641C553" w:rsidR="005E5998" w:rsidRPr="0067553C" w:rsidRDefault="00301DDB" w:rsidP="005E5998">
            <w:ins w:id="5" w:author="Sid SG-15891" w:date="2025-05-15T15:05:00Z" w16du:dateUtc="2025-05-15T19:05:00Z">
              <w:r>
                <w:t xml:space="preserve">SG-15891: Added behavior of digital work tiles in the basic flow with regards to the user group being used </w:t>
              </w:r>
            </w:ins>
          </w:p>
        </w:tc>
      </w:tr>
      <w:tr w:rsidR="005E5998" w:rsidRPr="0067553C" w14:paraId="7A071A8E" w14:textId="77777777" w:rsidTr="00391764">
        <w:tc>
          <w:tcPr>
            <w:tcW w:w="728" w:type="dxa"/>
          </w:tcPr>
          <w:p w14:paraId="3D8E7568" w14:textId="23C830FB" w:rsidR="005E5998" w:rsidRPr="0067553C" w:rsidRDefault="005E5998" w:rsidP="005E5998">
            <w:pPr>
              <w:pStyle w:val="SOPTableHeader"/>
              <w:rPr>
                <w:b w:val="0"/>
              </w:rPr>
            </w:pPr>
          </w:p>
        </w:tc>
        <w:tc>
          <w:tcPr>
            <w:tcW w:w="1530" w:type="dxa"/>
          </w:tcPr>
          <w:p w14:paraId="1D3AF20C" w14:textId="2F4C78EF" w:rsidR="005E5998" w:rsidRPr="0067553C" w:rsidRDefault="005E5998" w:rsidP="005E5998"/>
        </w:tc>
        <w:tc>
          <w:tcPr>
            <w:tcW w:w="2250" w:type="dxa"/>
          </w:tcPr>
          <w:p w14:paraId="796472F9" w14:textId="4C3884D3" w:rsidR="005E5998" w:rsidRPr="0067553C" w:rsidRDefault="005E5998" w:rsidP="005E5998">
            <w:pPr>
              <w:pStyle w:val="SOPTableHeader"/>
              <w:rPr>
                <w:b w:val="0"/>
              </w:rPr>
            </w:pPr>
          </w:p>
        </w:tc>
        <w:tc>
          <w:tcPr>
            <w:tcW w:w="5490" w:type="dxa"/>
          </w:tcPr>
          <w:p w14:paraId="1D9BB8A4" w14:textId="02EFFFE4" w:rsidR="005E5998" w:rsidRPr="0067553C" w:rsidRDefault="005E5998" w:rsidP="005E5998">
            <w:pPr>
              <w:pStyle w:val="SOPTableHeader"/>
              <w:rPr>
                <w:b w:val="0"/>
              </w:rPr>
            </w:pPr>
          </w:p>
        </w:tc>
      </w:tr>
      <w:tr w:rsidR="005E5998" w:rsidRPr="0067553C" w14:paraId="372D6743" w14:textId="77777777" w:rsidTr="00391764">
        <w:tc>
          <w:tcPr>
            <w:tcW w:w="728" w:type="dxa"/>
          </w:tcPr>
          <w:p w14:paraId="7D92B584" w14:textId="679E9667" w:rsidR="005E5998" w:rsidRPr="0067553C" w:rsidRDefault="005E5998" w:rsidP="005E5998">
            <w:pPr>
              <w:pStyle w:val="SOPTableHeader"/>
              <w:rPr>
                <w:b w:val="0"/>
              </w:rPr>
            </w:pPr>
          </w:p>
        </w:tc>
        <w:tc>
          <w:tcPr>
            <w:tcW w:w="1530" w:type="dxa"/>
          </w:tcPr>
          <w:p w14:paraId="004A7395" w14:textId="5CEF6911" w:rsidR="005E5998" w:rsidRPr="0067553C" w:rsidRDefault="005E5998" w:rsidP="005E5998">
            <w:pPr>
              <w:pStyle w:val="SOPTableHeader"/>
              <w:rPr>
                <w:b w:val="0"/>
              </w:rPr>
            </w:pPr>
          </w:p>
        </w:tc>
        <w:tc>
          <w:tcPr>
            <w:tcW w:w="2250" w:type="dxa"/>
          </w:tcPr>
          <w:p w14:paraId="4340BA86" w14:textId="2D34C828" w:rsidR="005E5998" w:rsidRPr="0067553C" w:rsidRDefault="005E5998" w:rsidP="005E5998">
            <w:pPr>
              <w:pStyle w:val="SOPTableHeader"/>
              <w:rPr>
                <w:b w:val="0"/>
              </w:rPr>
            </w:pPr>
          </w:p>
        </w:tc>
        <w:tc>
          <w:tcPr>
            <w:tcW w:w="5490" w:type="dxa"/>
          </w:tcPr>
          <w:p w14:paraId="254084A5" w14:textId="520BE3F3" w:rsidR="005E5998" w:rsidRPr="0067553C" w:rsidRDefault="005E5998" w:rsidP="005E5998">
            <w:pPr>
              <w:pStyle w:val="SOPTableHeader"/>
              <w:rPr>
                <w:b w:val="0"/>
              </w:rPr>
            </w:pPr>
          </w:p>
        </w:tc>
      </w:tr>
      <w:tr w:rsidR="005E5998" w:rsidRPr="0067553C" w14:paraId="36CC1BC4" w14:textId="77777777" w:rsidTr="00391764">
        <w:tc>
          <w:tcPr>
            <w:tcW w:w="728" w:type="dxa"/>
          </w:tcPr>
          <w:p w14:paraId="63DF4D74" w14:textId="34B2490D" w:rsidR="005E5998" w:rsidRPr="0067553C" w:rsidRDefault="005E5998" w:rsidP="005E5998">
            <w:pPr>
              <w:pStyle w:val="SOPTableHeader"/>
              <w:rPr>
                <w:b w:val="0"/>
              </w:rPr>
            </w:pPr>
          </w:p>
        </w:tc>
        <w:tc>
          <w:tcPr>
            <w:tcW w:w="1530" w:type="dxa"/>
          </w:tcPr>
          <w:p w14:paraId="08AB4C5C" w14:textId="727CB17F" w:rsidR="005E5998" w:rsidRPr="0067553C" w:rsidRDefault="005E5998" w:rsidP="005E5998">
            <w:pPr>
              <w:pStyle w:val="SOPTableHeader"/>
              <w:rPr>
                <w:b w:val="0"/>
              </w:rPr>
            </w:pPr>
          </w:p>
        </w:tc>
        <w:tc>
          <w:tcPr>
            <w:tcW w:w="2250" w:type="dxa"/>
          </w:tcPr>
          <w:p w14:paraId="2E9D2A82" w14:textId="03BC8666" w:rsidR="005E5998" w:rsidRPr="0067553C" w:rsidRDefault="005E5998" w:rsidP="005E5998">
            <w:pPr>
              <w:pStyle w:val="SOPTableHeader"/>
              <w:rPr>
                <w:b w:val="0"/>
              </w:rPr>
            </w:pPr>
          </w:p>
        </w:tc>
        <w:tc>
          <w:tcPr>
            <w:tcW w:w="5490" w:type="dxa"/>
          </w:tcPr>
          <w:p w14:paraId="5E7482D5" w14:textId="49FCD678" w:rsidR="005E5998" w:rsidRPr="0067553C" w:rsidRDefault="005E5998" w:rsidP="005E5998">
            <w:pPr>
              <w:pStyle w:val="SOPTableHeader"/>
              <w:rPr>
                <w:b w:val="0"/>
              </w:rPr>
            </w:pPr>
          </w:p>
        </w:tc>
      </w:tr>
      <w:tr w:rsidR="005E5998" w:rsidRPr="0067553C" w14:paraId="57E5EF33" w14:textId="77777777" w:rsidTr="00391764">
        <w:tc>
          <w:tcPr>
            <w:tcW w:w="728" w:type="dxa"/>
          </w:tcPr>
          <w:p w14:paraId="4F5207BE" w14:textId="3950DE20" w:rsidR="005E5998" w:rsidRPr="0067553C" w:rsidRDefault="005E5998" w:rsidP="005E5998"/>
        </w:tc>
        <w:tc>
          <w:tcPr>
            <w:tcW w:w="1530" w:type="dxa"/>
          </w:tcPr>
          <w:p w14:paraId="18FFE030" w14:textId="0B5964F5" w:rsidR="005E5998" w:rsidRPr="0067553C" w:rsidRDefault="005E5998" w:rsidP="005E5998"/>
        </w:tc>
        <w:tc>
          <w:tcPr>
            <w:tcW w:w="2250" w:type="dxa"/>
          </w:tcPr>
          <w:p w14:paraId="2B4854F3" w14:textId="20B2EDCC" w:rsidR="005E5998" w:rsidRPr="0067553C" w:rsidRDefault="005E5998" w:rsidP="005E5998"/>
        </w:tc>
        <w:tc>
          <w:tcPr>
            <w:tcW w:w="5490" w:type="dxa"/>
          </w:tcPr>
          <w:p w14:paraId="10EFBB02" w14:textId="1267519F" w:rsidR="005E5998" w:rsidRPr="0067553C" w:rsidRDefault="005E5998" w:rsidP="005E5998"/>
        </w:tc>
      </w:tr>
      <w:tr w:rsidR="005E5998" w:rsidRPr="0067553C" w14:paraId="23D64D6F" w14:textId="77777777" w:rsidTr="00391764">
        <w:tc>
          <w:tcPr>
            <w:tcW w:w="728" w:type="dxa"/>
          </w:tcPr>
          <w:p w14:paraId="1B33A94B" w14:textId="6E663761" w:rsidR="005E5998" w:rsidRPr="0067553C" w:rsidRDefault="005E5998" w:rsidP="005E5998"/>
        </w:tc>
        <w:tc>
          <w:tcPr>
            <w:tcW w:w="1530" w:type="dxa"/>
          </w:tcPr>
          <w:p w14:paraId="27F2666F" w14:textId="76C9E5E9" w:rsidR="005E5998" w:rsidRPr="0067553C" w:rsidRDefault="005E5998" w:rsidP="005E5998"/>
        </w:tc>
        <w:tc>
          <w:tcPr>
            <w:tcW w:w="2250" w:type="dxa"/>
          </w:tcPr>
          <w:p w14:paraId="19506F0B" w14:textId="571FB75A" w:rsidR="005E5998" w:rsidRPr="0067553C" w:rsidRDefault="005E5998" w:rsidP="005E5998"/>
        </w:tc>
        <w:tc>
          <w:tcPr>
            <w:tcW w:w="5490" w:type="dxa"/>
          </w:tcPr>
          <w:p w14:paraId="3DC0ADBF" w14:textId="7F82C72B" w:rsidR="005E5998" w:rsidRPr="0067553C" w:rsidRDefault="005E5998" w:rsidP="005E5998"/>
        </w:tc>
      </w:tr>
      <w:tr w:rsidR="005E5998" w:rsidRPr="0067553C" w14:paraId="39E07431" w14:textId="77777777" w:rsidTr="00391764">
        <w:tc>
          <w:tcPr>
            <w:tcW w:w="728" w:type="dxa"/>
          </w:tcPr>
          <w:p w14:paraId="7942F51D" w14:textId="6267888F" w:rsidR="005E5998" w:rsidRPr="0067553C" w:rsidRDefault="005E5998" w:rsidP="005E5998"/>
        </w:tc>
        <w:tc>
          <w:tcPr>
            <w:tcW w:w="1530" w:type="dxa"/>
          </w:tcPr>
          <w:p w14:paraId="18C24450" w14:textId="74D7522B" w:rsidR="005E5998" w:rsidRPr="0067553C" w:rsidRDefault="005E5998" w:rsidP="005E5998"/>
        </w:tc>
        <w:tc>
          <w:tcPr>
            <w:tcW w:w="2250" w:type="dxa"/>
          </w:tcPr>
          <w:p w14:paraId="6FC35E64" w14:textId="4703B8DA" w:rsidR="005E5998" w:rsidRPr="0067553C" w:rsidRDefault="005E5998" w:rsidP="005E5998"/>
        </w:tc>
        <w:tc>
          <w:tcPr>
            <w:tcW w:w="5490" w:type="dxa"/>
          </w:tcPr>
          <w:p w14:paraId="35091E69" w14:textId="3A862344" w:rsidR="005E5998" w:rsidRPr="0067553C" w:rsidRDefault="005E5998" w:rsidP="005E5998"/>
        </w:tc>
      </w:tr>
      <w:tr w:rsidR="005E5998" w:rsidRPr="0067553C" w14:paraId="3777285A" w14:textId="77777777" w:rsidTr="00391764">
        <w:tc>
          <w:tcPr>
            <w:tcW w:w="728" w:type="dxa"/>
          </w:tcPr>
          <w:p w14:paraId="6F4E7B20" w14:textId="38EECDC3" w:rsidR="005E5998" w:rsidRPr="0067553C" w:rsidRDefault="005E5998" w:rsidP="005E5998"/>
        </w:tc>
        <w:tc>
          <w:tcPr>
            <w:tcW w:w="1530" w:type="dxa"/>
          </w:tcPr>
          <w:p w14:paraId="30D66DCB" w14:textId="1B45873F" w:rsidR="005E5998" w:rsidRPr="0067553C" w:rsidRDefault="005E5998" w:rsidP="005E5998"/>
        </w:tc>
        <w:tc>
          <w:tcPr>
            <w:tcW w:w="2250" w:type="dxa"/>
          </w:tcPr>
          <w:p w14:paraId="2D3EBF44" w14:textId="337143DF" w:rsidR="005E5998" w:rsidRPr="0067553C" w:rsidRDefault="005E5998" w:rsidP="005E5998"/>
        </w:tc>
        <w:tc>
          <w:tcPr>
            <w:tcW w:w="5490" w:type="dxa"/>
          </w:tcPr>
          <w:p w14:paraId="5B3C6839" w14:textId="037826B3" w:rsidR="005E5998" w:rsidRPr="0067553C" w:rsidRDefault="005E5998" w:rsidP="005E5998"/>
        </w:tc>
      </w:tr>
      <w:tr w:rsidR="005E5998" w:rsidRPr="0067553C" w14:paraId="33161987" w14:textId="77777777" w:rsidTr="00391764">
        <w:tc>
          <w:tcPr>
            <w:tcW w:w="728" w:type="dxa"/>
          </w:tcPr>
          <w:p w14:paraId="32FA8009" w14:textId="3C587653" w:rsidR="005E5998" w:rsidRPr="0067553C" w:rsidRDefault="005E5998" w:rsidP="005E5998"/>
        </w:tc>
        <w:tc>
          <w:tcPr>
            <w:tcW w:w="1530" w:type="dxa"/>
          </w:tcPr>
          <w:p w14:paraId="4F0EB282" w14:textId="61FF6F18" w:rsidR="005E5998" w:rsidRPr="0067553C" w:rsidRDefault="005E5998" w:rsidP="005E5998"/>
        </w:tc>
        <w:tc>
          <w:tcPr>
            <w:tcW w:w="2250" w:type="dxa"/>
          </w:tcPr>
          <w:p w14:paraId="01E30BE2" w14:textId="378E1D1B" w:rsidR="005E5998" w:rsidRPr="0067553C" w:rsidRDefault="005E5998" w:rsidP="005E5998"/>
        </w:tc>
        <w:tc>
          <w:tcPr>
            <w:tcW w:w="5490" w:type="dxa"/>
          </w:tcPr>
          <w:p w14:paraId="7E4B8ABB" w14:textId="55624F6E" w:rsidR="005E5998" w:rsidRPr="0067553C" w:rsidRDefault="005E5998" w:rsidP="005E5998"/>
        </w:tc>
      </w:tr>
    </w:tbl>
    <w:p w14:paraId="2B166F90" w14:textId="77777777" w:rsidR="005359C3" w:rsidRPr="0067553C" w:rsidRDefault="005359C3" w:rsidP="005459CF">
      <w:pPr>
        <w:pStyle w:val="SOP1Text"/>
      </w:pPr>
    </w:p>
    <w:p w14:paraId="16C2C0B4" w14:textId="033C7FF5" w:rsidR="005359C3" w:rsidRPr="0067553C" w:rsidRDefault="0025696C" w:rsidP="005459CF">
      <w:pPr>
        <w:pStyle w:val="ChangeHistory"/>
        <w:tabs>
          <w:tab w:val="clear" w:pos="2003"/>
        </w:tabs>
      </w:pPr>
      <w:r w:rsidRPr="0067553C">
        <w:t>REVIEWS</w:t>
      </w:r>
    </w:p>
    <w:tbl>
      <w:tblPr>
        <w:tblW w:w="9990" w:type="dxa"/>
        <w:tblInd w:w="-8" w:type="dxa"/>
        <w:tblBorders>
          <w:bottom w:val="single" w:sz="4" w:space="0" w:color="808080" w:themeColor="background1" w:themeShade="80"/>
          <w:insideH w:val="single" w:sz="6" w:space="0" w:color="808080" w:themeColor="background1" w:themeShade="80"/>
        </w:tblBorders>
        <w:tblLayout w:type="fixed"/>
        <w:tblLook w:val="0000" w:firstRow="0" w:lastRow="0" w:firstColumn="0" w:lastColumn="0" w:noHBand="0" w:noVBand="0"/>
      </w:tblPr>
      <w:tblGrid>
        <w:gridCol w:w="728"/>
        <w:gridCol w:w="1530"/>
        <w:gridCol w:w="2250"/>
        <w:gridCol w:w="5482"/>
      </w:tblGrid>
      <w:tr w:rsidR="002B32A1" w:rsidRPr="0067553C" w14:paraId="729DD8AB" w14:textId="77777777" w:rsidTr="00391764">
        <w:tc>
          <w:tcPr>
            <w:tcW w:w="728" w:type="dxa"/>
            <w:shd w:val="clear" w:color="auto" w:fill="E0E0E0"/>
          </w:tcPr>
          <w:p w14:paraId="4867879E" w14:textId="77777777" w:rsidR="005359C3" w:rsidRPr="0067553C" w:rsidRDefault="00C32D03" w:rsidP="005459CF">
            <w:pPr>
              <w:pStyle w:val="SOPTableHeader"/>
            </w:pPr>
            <w:r w:rsidRPr="0067553C">
              <w:t>Rev</w:t>
            </w:r>
            <w:r w:rsidR="00EA74F7" w:rsidRPr="0067553C">
              <w:t>.</w:t>
            </w:r>
          </w:p>
        </w:tc>
        <w:tc>
          <w:tcPr>
            <w:tcW w:w="1530" w:type="dxa"/>
            <w:shd w:val="clear" w:color="auto" w:fill="E0E0E0"/>
          </w:tcPr>
          <w:p w14:paraId="46CA8427" w14:textId="77777777" w:rsidR="005359C3" w:rsidRPr="0067553C" w:rsidRDefault="00C32D03" w:rsidP="005459CF">
            <w:pPr>
              <w:pStyle w:val="SOPTableHeader"/>
            </w:pPr>
            <w:r w:rsidRPr="0067553C">
              <w:t>Date</w:t>
            </w:r>
          </w:p>
        </w:tc>
        <w:tc>
          <w:tcPr>
            <w:tcW w:w="2250" w:type="dxa"/>
            <w:shd w:val="clear" w:color="auto" w:fill="E0E0E0"/>
          </w:tcPr>
          <w:p w14:paraId="623C9825" w14:textId="77777777" w:rsidR="005359C3" w:rsidRPr="0067553C" w:rsidRDefault="00C32D03" w:rsidP="005459CF">
            <w:pPr>
              <w:pStyle w:val="SOPTableHeader"/>
            </w:pPr>
            <w:r w:rsidRPr="0067553C">
              <w:t>Reviewed By</w:t>
            </w:r>
          </w:p>
        </w:tc>
        <w:tc>
          <w:tcPr>
            <w:tcW w:w="5482" w:type="dxa"/>
            <w:shd w:val="clear" w:color="auto" w:fill="E0E0E0"/>
          </w:tcPr>
          <w:p w14:paraId="49A5A453" w14:textId="77777777" w:rsidR="005359C3" w:rsidRPr="0067553C" w:rsidRDefault="00C32D03" w:rsidP="005459CF">
            <w:pPr>
              <w:pStyle w:val="SOPTableHeader"/>
            </w:pPr>
            <w:r w:rsidRPr="0067553C">
              <w:t>Title</w:t>
            </w:r>
          </w:p>
        </w:tc>
      </w:tr>
      <w:tr w:rsidR="003E5476" w:rsidRPr="0067553C" w14:paraId="381CC300" w14:textId="77777777" w:rsidTr="00391764">
        <w:tc>
          <w:tcPr>
            <w:tcW w:w="728" w:type="dxa"/>
          </w:tcPr>
          <w:p w14:paraId="2C8E1421" w14:textId="7D242FBB" w:rsidR="003E5476" w:rsidRPr="0067553C" w:rsidRDefault="0015006E" w:rsidP="003E5476">
            <w:ins w:id="6" w:author="Jacqueline Johnson" w:date="2025-05-19T18:50:00Z" w16du:dateUtc="2025-05-19T23:50:00Z">
              <w:r>
                <w:t>2</w:t>
              </w:r>
            </w:ins>
          </w:p>
        </w:tc>
        <w:tc>
          <w:tcPr>
            <w:tcW w:w="1530" w:type="dxa"/>
          </w:tcPr>
          <w:p w14:paraId="61A70124" w14:textId="34A835D9" w:rsidR="003E5476" w:rsidRPr="0067553C" w:rsidRDefault="0015006E" w:rsidP="003E5476">
            <w:ins w:id="7" w:author="Jacqueline Johnson" w:date="2025-05-19T18:50:00Z" w16du:dateUtc="2025-05-19T23:50:00Z">
              <w:r>
                <w:t>19-May-2025</w:t>
              </w:r>
            </w:ins>
          </w:p>
        </w:tc>
        <w:tc>
          <w:tcPr>
            <w:tcW w:w="2250" w:type="dxa"/>
          </w:tcPr>
          <w:p w14:paraId="5EE3A309" w14:textId="4CB085B9" w:rsidR="003E5476" w:rsidRPr="0067553C" w:rsidRDefault="0015006E" w:rsidP="003E5476">
            <w:ins w:id="8" w:author="Jacqueline Johnson" w:date="2025-05-19T18:50:00Z" w16du:dateUtc="2025-05-19T23:50:00Z">
              <w:r>
                <w:t>Jacqueline Johnson</w:t>
              </w:r>
            </w:ins>
          </w:p>
        </w:tc>
        <w:tc>
          <w:tcPr>
            <w:tcW w:w="5482" w:type="dxa"/>
          </w:tcPr>
          <w:p w14:paraId="5DF26BC1" w14:textId="2437D9C3" w:rsidR="003E5476" w:rsidRPr="0067553C" w:rsidRDefault="00722B8C" w:rsidP="003E5476">
            <w:r>
              <w:t>Peer Reviewer</w:t>
            </w:r>
          </w:p>
        </w:tc>
      </w:tr>
    </w:tbl>
    <w:p w14:paraId="5AEA6202" w14:textId="77777777" w:rsidR="005359C3" w:rsidRPr="0067553C" w:rsidRDefault="005359C3" w:rsidP="005459CF"/>
    <w:p w14:paraId="6CBEDF95" w14:textId="77777777" w:rsidR="005359C3" w:rsidRPr="0067553C" w:rsidRDefault="00C32D03" w:rsidP="005459CF">
      <w:pPr>
        <w:rPr>
          <w:rFonts w:cs="Arial"/>
          <w:b/>
          <w:color w:val="B5121B"/>
          <w:kern w:val="32"/>
          <w:szCs w:val="32"/>
        </w:rPr>
      </w:pPr>
      <w:r w:rsidRPr="0067553C">
        <w:br w:type="page"/>
      </w:r>
    </w:p>
    <w:p w14:paraId="719456CE" w14:textId="77777777" w:rsidR="005359C3" w:rsidRPr="0067553C" w:rsidRDefault="00C32D03" w:rsidP="006E0B6F">
      <w:pPr>
        <w:pStyle w:val="SOP1Heading"/>
        <w:tabs>
          <w:tab w:val="clear" w:pos="432"/>
        </w:tabs>
        <w:ind w:left="540" w:hanging="540"/>
      </w:pPr>
      <w:bookmarkStart w:id="9" w:name="_Toc524927276"/>
      <w:bookmarkEnd w:id="1"/>
      <w:r w:rsidRPr="0067553C">
        <w:lastRenderedPageBreak/>
        <w:t xml:space="preserve">Brief Description </w:t>
      </w:r>
      <w:bookmarkEnd w:id="9"/>
    </w:p>
    <w:p w14:paraId="62D30A74" w14:textId="1F06ADF6" w:rsidR="005359C3" w:rsidRPr="0067553C" w:rsidRDefault="004A755C" w:rsidP="005459CF">
      <w:pPr>
        <w:pStyle w:val="SOP1Text"/>
      </w:pPr>
      <w:r w:rsidRPr="0067553C">
        <w:t xml:space="preserve">The </w:t>
      </w:r>
      <w:r w:rsidR="009B7190">
        <w:t>Digital Work Home</w:t>
      </w:r>
      <w:r w:rsidRPr="0067553C">
        <w:t xml:space="preserve"> screen is a </w:t>
      </w:r>
      <w:r w:rsidR="009B7190">
        <w:t>‘</w:t>
      </w:r>
      <w:r w:rsidRPr="0067553C">
        <w:t>digital work only</w:t>
      </w:r>
      <w:r w:rsidR="009B7190">
        <w:t>’</w:t>
      </w:r>
      <w:r w:rsidRPr="0067553C">
        <w:t xml:space="preserve"> screen which will be used to </w:t>
      </w:r>
      <w:r w:rsidR="009B7190">
        <w:t>view Digital Work Home records</w:t>
      </w:r>
      <w:r w:rsidR="00602F0C">
        <w:t>,</w:t>
      </w:r>
      <w:r w:rsidR="009B7190">
        <w:t xml:space="preserve"> </w:t>
      </w:r>
      <w:r w:rsidR="00DE3084">
        <w:t>rendered</w:t>
      </w:r>
      <w:r w:rsidR="009B7190">
        <w:t xml:space="preserve"> as ‘Tiles’. </w:t>
      </w:r>
      <w:r w:rsidR="00371B23">
        <w:t xml:space="preserve">The Digital Work Home screen also includes a tile-based menu that replaces standard menu options and folders. </w:t>
      </w:r>
    </w:p>
    <w:p w14:paraId="5544FA74" w14:textId="77777777" w:rsidR="005359C3" w:rsidRPr="0067553C" w:rsidRDefault="00C32D03" w:rsidP="006E0B6F">
      <w:pPr>
        <w:pStyle w:val="SOP1Heading"/>
        <w:tabs>
          <w:tab w:val="clear" w:pos="432"/>
        </w:tabs>
        <w:ind w:left="540" w:hanging="540"/>
      </w:pPr>
      <w:r w:rsidRPr="0067553C">
        <w:t>Expected End User</w:t>
      </w:r>
    </w:p>
    <w:p w14:paraId="524906B6" w14:textId="21459F7F" w:rsidR="005359C3" w:rsidRPr="0067553C" w:rsidRDefault="002527FE" w:rsidP="005459CF">
      <w:pPr>
        <w:pStyle w:val="SOP1Text"/>
      </w:pPr>
      <w:r w:rsidRPr="0067553C">
        <w:t xml:space="preserve">Digital Work user, </w:t>
      </w:r>
      <w:r w:rsidR="000F4051">
        <w:t>T</w:t>
      </w:r>
      <w:r w:rsidRPr="0067553C">
        <w:t>echnician</w:t>
      </w:r>
    </w:p>
    <w:p w14:paraId="56935466" w14:textId="02FA3068" w:rsidR="005359C3" w:rsidRPr="0067553C" w:rsidRDefault="00C32D03" w:rsidP="006E0B6F">
      <w:pPr>
        <w:pStyle w:val="SOP1Heading"/>
        <w:tabs>
          <w:tab w:val="clear" w:pos="432"/>
        </w:tabs>
        <w:ind w:left="540" w:hanging="540"/>
      </w:pPr>
      <w:r w:rsidRPr="0067553C">
        <w:t>Exceptions to Standard Model</w:t>
      </w:r>
    </w:p>
    <w:p w14:paraId="7E1FC051" w14:textId="4F7F357C" w:rsidR="005359C3" w:rsidRPr="0067553C" w:rsidRDefault="009B7190" w:rsidP="002527FE">
      <w:pPr>
        <w:pStyle w:val="SOP1Bullet"/>
        <w:tabs>
          <w:tab w:val="clear" w:pos="1260"/>
        </w:tabs>
        <w:ind w:left="540"/>
      </w:pPr>
      <w:r>
        <w:t>None</w:t>
      </w:r>
    </w:p>
    <w:p w14:paraId="2321F0D1" w14:textId="77777777" w:rsidR="005359C3" w:rsidRPr="0067553C" w:rsidRDefault="00C32D03" w:rsidP="006E0B6F">
      <w:pPr>
        <w:pStyle w:val="SOP1Heading"/>
        <w:tabs>
          <w:tab w:val="clear" w:pos="432"/>
        </w:tabs>
        <w:ind w:left="540" w:hanging="540"/>
      </w:pPr>
      <w:bookmarkStart w:id="10" w:name="_Toc524927280"/>
      <w:r w:rsidRPr="0067553C">
        <w:t>Entry Points</w:t>
      </w:r>
      <w:bookmarkEnd w:id="10"/>
    </w:p>
    <w:p w14:paraId="25CF37E1" w14:textId="118FF99F" w:rsidR="00295180" w:rsidRPr="0067553C" w:rsidRDefault="009B7190" w:rsidP="00295180">
      <w:pPr>
        <w:pStyle w:val="SOP1Text"/>
      </w:pPr>
      <w:r>
        <w:t xml:space="preserve">User logs into the application </w:t>
      </w:r>
    </w:p>
    <w:p w14:paraId="3B08CFE9" w14:textId="77777777" w:rsidR="005359C3" w:rsidRPr="0067553C" w:rsidRDefault="00C32D03" w:rsidP="006E0B6F">
      <w:pPr>
        <w:pStyle w:val="SOP1Heading"/>
        <w:tabs>
          <w:tab w:val="clear" w:pos="432"/>
        </w:tabs>
        <w:ind w:left="540" w:hanging="540"/>
      </w:pPr>
      <w:r w:rsidRPr="0067553C">
        <w:t>Oracle Forms Functionality</w:t>
      </w:r>
    </w:p>
    <w:p w14:paraId="2C42C3F6" w14:textId="59BB1BBB" w:rsidR="005359C3" w:rsidRPr="0067553C" w:rsidRDefault="002527FE" w:rsidP="002527FE">
      <w:pPr>
        <w:pStyle w:val="SOP1Bullet"/>
        <w:tabs>
          <w:tab w:val="clear" w:pos="1260"/>
        </w:tabs>
      </w:pPr>
      <w:r w:rsidRPr="0067553C">
        <w:t xml:space="preserve">          None</w:t>
      </w:r>
    </w:p>
    <w:p w14:paraId="18647110" w14:textId="77777777" w:rsidR="005359C3" w:rsidRPr="0067553C" w:rsidRDefault="00C32D03" w:rsidP="006E0B6F">
      <w:pPr>
        <w:pStyle w:val="SOP1Heading"/>
        <w:tabs>
          <w:tab w:val="clear" w:pos="432"/>
        </w:tabs>
        <w:ind w:left="540" w:hanging="540"/>
      </w:pPr>
      <w:r w:rsidRPr="0067553C">
        <w:t>Basic Flow Assumptions</w:t>
      </w:r>
    </w:p>
    <w:p w14:paraId="5B86A09B" w14:textId="121F6C5E" w:rsidR="00B1753D" w:rsidRPr="005711D9" w:rsidRDefault="008C13AA" w:rsidP="0087759A">
      <w:pPr>
        <w:pStyle w:val="SOP1Bullet"/>
        <w:numPr>
          <w:ilvl w:val="0"/>
          <w:numId w:val="20"/>
        </w:numPr>
        <w:tabs>
          <w:tab w:val="clear" w:pos="1260"/>
        </w:tabs>
      </w:pPr>
      <w:r w:rsidRPr="0067553C">
        <w:t>At least one</w:t>
      </w:r>
      <w:r w:rsidR="000E0169">
        <w:t xml:space="preserve"> Digital Work Home</w:t>
      </w:r>
      <w:r w:rsidRPr="0067553C">
        <w:t xml:space="preserve"> record exists </w:t>
      </w:r>
      <w:r w:rsidR="00B71FC2">
        <w:t>for the user group of the logged-in user</w:t>
      </w:r>
      <w:r w:rsidR="009B7190">
        <w:t xml:space="preserve">. </w:t>
      </w:r>
      <w:r w:rsidR="005711D9">
        <w:t>See</w:t>
      </w:r>
      <w:r w:rsidR="009C5C47">
        <w:t xml:space="preserve"> </w:t>
      </w:r>
      <w:r w:rsidR="005711D9" w:rsidRPr="005711D9">
        <w:rPr>
          <w:i/>
          <w:iCs/>
          <w:color w:val="4472C4" w:themeColor="accent1"/>
        </w:rPr>
        <w:t>Digital</w:t>
      </w:r>
      <w:r w:rsidR="00127696">
        <w:rPr>
          <w:i/>
          <w:iCs/>
          <w:color w:val="4472C4" w:themeColor="accent1"/>
        </w:rPr>
        <w:t xml:space="preserve"> </w:t>
      </w:r>
      <w:r w:rsidR="005711D9" w:rsidRPr="005711D9">
        <w:rPr>
          <w:i/>
          <w:iCs/>
          <w:color w:val="4472C4" w:themeColor="accent1"/>
        </w:rPr>
        <w:t>Work</w:t>
      </w:r>
      <w:r w:rsidR="00127696">
        <w:rPr>
          <w:i/>
          <w:iCs/>
          <w:color w:val="4472C4" w:themeColor="accent1"/>
        </w:rPr>
        <w:t xml:space="preserve"> </w:t>
      </w:r>
      <w:r w:rsidR="005711D9" w:rsidRPr="005711D9">
        <w:rPr>
          <w:i/>
          <w:iCs/>
          <w:color w:val="4472C4" w:themeColor="accent1"/>
        </w:rPr>
        <w:t>Home</w:t>
      </w:r>
      <w:r w:rsidR="00127696">
        <w:rPr>
          <w:i/>
          <w:iCs/>
          <w:color w:val="4472C4" w:themeColor="accent1"/>
        </w:rPr>
        <w:t xml:space="preserve"> </w:t>
      </w:r>
      <w:r w:rsidR="005711D9" w:rsidRPr="005711D9">
        <w:rPr>
          <w:i/>
          <w:iCs/>
          <w:color w:val="4472C4" w:themeColor="accent1"/>
        </w:rPr>
        <w:t>for</w:t>
      </w:r>
      <w:r w:rsidR="00127696">
        <w:rPr>
          <w:i/>
          <w:iCs/>
          <w:color w:val="4472C4" w:themeColor="accent1"/>
        </w:rPr>
        <w:t xml:space="preserve"> </w:t>
      </w:r>
      <w:r w:rsidR="005711D9" w:rsidRPr="005711D9">
        <w:rPr>
          <w:i/>
          <w:iCs/>
          <w:color w:val="4472C4" w:themeColor="accent1"/>
        </w:rPr>
        <w:t>User</w:t>
      </w:r>
      <w:r w:rsidR="00127696">
        <w:rPr>
          <w:i/>
          <w:iCs/>
          <w:color w:val="4472C4" w:themeColor="accent1"/>
        </w:rPr>
        <w:t xml:space="preserve"> </w:t>
      </w:r>
      <w:r w:rsidR="005711D9" w:rsidRPr="005711D9">
        <w:rPr>
          <w:i/>
          <w:iCs/>
          <w:color w:val="4472C4" w:themeColor="accent1"/>
        </w:rPr>
        <w:t>Groups</w:t>
      </w:r>
    </w:p>
    <w:p w14:paraId="6484DD77" w14:textId="197DAEB9" w:rsidR="005359C3" w:rsidRPr="0067553C" w:rsidRDefault="00C32D03" w:rsidP="00794D05">
      <w:pPr>
        <w:pStyle w:val="SOP1Heading"/>
        <w:tabs>
          <w:tab w:val="clear" w:pos="432"/>
        </w:tabs>
        <w:ind w:left="540" w:hanging="540"/>
      </w:pPr>
      <w:r w:rsidRPr="0067553C">
        <w:t>Basic Flow</w:t>
      </w:r>
    </w:p>
    <w:p w14:paraId="394A3DE9" w14:textId="7DFD3BF3" w:rsidR="00E13595" w:rsidRDefault="008C13AA" w:rsidP="00794D05">
      <w:pPr>
        <w:pStyle w:val="SOP1Text"/>
        <w:numPr>
          <w:ilvl w:val="0"/>
          <w:numId w:val="11"/>
        </w:numPr>
      </w:pPr>
      <w:r w:rsidRPr="0067553C">
        <w:t xml:space="preserve">User </w:t>
      </w:r>
      <w:r w:rsidR="005711D9">
        <w:t>logs into the application</w:t>
      </w:r>
      <w:r w:rsidR="000E0169">
        <w:t>.</w:t>
      </w:r>
      <w:r w:rsidR="005711D9">
        <w:t xml:space="preserve"> </w:t>
      </w:r>
    </w:p>
    <w:p w14:paraId="26C244E4" w14:textId="66874F96" w:rsidR="005711D9" w:rsidRDefault="005711D9" w:rsidP="00794D05">
      <w:pPr>
        <w:pStyle w:val="SOP1Text"/>
        <w:numPr>
          <w:ilvl w:val="0"/>
          <w:numId w:val="11"/>
        </w:numPr>
      </w:pPr>
      <w:r>
        <w:t xml:space="preserve">The system displays the Digital Work Home screen </w:t>
      </w:r>
      <w:r w:rsidR="00B71FC2">
        <w:t xml:space="preserve">in </w:t>
      </w:r>
      <w:r w:rsidR="00B71FC2" w:rsidRPr="007F0D06">
        <w:rPr>
          <w:b/>
          <w:bCs/>
        </w:rPr>
        <w:t>Screen View</w:t>
      </w:r>
      <w:r w:rsidR="00B71FC2">
        <w:t xml:space="preserve">, including: </w:t>
      </w:r>
    </w:p>
    <w:p w14:paraId="62464833" w14:textId="6778D22C" w:rsidR="00B71FC2" w:rsidRDefault="005A7091" w:rsidP="00B71FC2">
      <w:pPr>
        <w:pStyle w:val="SOP1Text"/>
        <w:numPr>
          <w:ilvl w:val="1"/>
          <w:numId w:val="11"/>
        </w:numPr>
        <w:ind w:left="1890"/>
      </w:pPr>
      <w:r>
        <w:t>T</w:t>
      </w:r>
      <w:r w:rsidR="00B71FC2">
        <w:t>iles for Digital Work Home records, for the user group of the logged-in user:</w:t>
      </w:r>
      <w:ins w:id="11" w:author="Sid SG-15891" w:date="2025-05-15T15:06:00Z" w16du:dateUtc="2025-05-15T19:06:00Z">
        <w:r w:rsidR="00301DDB">
          <w:t xml:space="preserve"> </w:t>
        </w:r>
        <w:r w:rsidR="00301DDB" w:rsidRPr="00BF2927">
          <w:rPr>
            <w:b/>
            <w:bCs/>
            <w:rPrChange w:id="12" w:author="Sid SG-15891" w:date="2025-05-15T15:07:00Z" w16du:dateUtc="2025-05-15T19:07:00Z">
              <w:rPr/>
            </w:rPrChange>
          </w:rPr>
          <w:t>Note:</w:t>
        </w:r>
        <w:r w:rsidR="00301DDB">
          <w:t xml:space="preserve"> This is the </w:t>
        </w:r>
      </w:ins>
      <w:ins w:id="13" w:author="Sid SG-15891" w:date="2025-05-15T15:09:00Z" w16du:dateUtc="2025-05-15T19:09:00Z">
        <w:r w:rsidR="00BF2927">
          <w:t>U</w:t>
        </w:r>
      </w:ins>
      <w:ins w:id="14" w:author="Sid SG-15891" w:date="2025-05-15T15:06:00Z" w16du:dateUtc="2025-05-15T19:06:00Z">
        <w:r w:rsidR="00301DDB">
          <w:t xml:space="preserve">ser </w:t>
        </w:r>
      </w:ins>
      <w:ins w:id="15" w:author="Sid SG-15891" w:date="2025-05-15T15:09:00Z" w16du:dateUtc="2025-05-15T19:09:00Z">
        <w:r w:rsidR="00BF2927">
          <w:t>G</w:t>
        </w:r>
      </w:ins>
      <w:ins w:id="16" w:author="Sid SG-15891" w:date="2025-05-15T15:06:00Z" w16du:dateUtc="2025-05-15T19:06:00Z">
        <w:r w:rsidR="00301DDB">
          <w:t xml:space="preserve">roup specified on the record view of the </w:t>
        </w:r>
      </w:ins>
      <w:ins w:id="17" w:author="Sid SG-15891" w:date="2025-05-15T15:09:00Z" w16du:dateUtc="2025-05-15T19:09:00Z">
        <w:r w:rsidR="00BF2927">
          <w:t>U</w:t>
        </w:r>
      </w:ins>
      <w:ins w:id="18" w:author="Sid SG-15891" w:date="2025-05-15T15:06:00Z" w16du:dateUtc="2025-05-15T19:06:00Z">
        <w:r w:rsidR="00301DDB">
          <w:t>s</w:t>
        </w:r>
      </w:ins>
      <w:ins w:id="19" w:author="Sid SG-15891" w:date="2025-05-15T15:07:00Z" w16du:dateUtc="2025-05-15T19:07:00Z">
        <w:r w:rsidR="00301DDB">
          <w:t xml:space="preserve">er, not the </w:t>
        </w:r>
      </w:ins>
      <w:ins w:id="20" w:author="Sid SG-15891" w:date="2025-05-15T15:09:00Z" w16du:dateUtc="2025-05-15T19:09:00Z">
        <w:r w:rsidR="00BF2927">
          <w:t>O</w:t>
        </w:r>
      </w:ins>
      <w:ins w:id="21" w:author="Sid SG-15891" w:date="2025-05-15T15:07:00Z" w16du:dateUtc="2025-05-15T19:07:00Z">
        <w:r w:rsidR="00301DDB">
          <w:t xml:space="preserve">rganization tab of </w:t>
        </w:r>
      </w:ins>
      <w:ins w:id="22" w:author="Sid SG-15891" w:date="2025-05-15T15:09:00Z" w16du:dateUtc="2025-05-15T19:09:00Z">
        <w:r w:rsidR="00BF2927">
          <w:t>U</w:t>
        </w:r>
      </w:ins>
      <w:ins w:id="23" w:author="Sid SG-15891" w:date="2025-05-15T15:07:00Z" w16du:dateUtc="2025-05-15T19:07:00Z">
        <w:r w:rsidR="00301DDB">
          <w:t>ser.”</w:t>
        </w:r>
      </w:ins>
    </w:p>
    <w:p w14:paraId="3D4CC05E" w14:textId="112621CE" w:rsidR="00B71FC2" w:rsidRDefault="00B71FC2" w:rsidP="00B71FC2">
      <w:pPr>
        <w:pStyle w:val="SOP1Text"/>
        <w:numPr>
          <w:ilvl w:val="2"/>
          <w:numId w:val="11"/>
        </w:numPr>
        <w:ind w:left="3240"/>
      </w:pPr>
      <w:r>
        <w:t xml:space="preserve">The tiles are ordered according to sequence number of the Digital Work Home record. See </w:t>
      </w:r>
      <w:r w:rsidRPr="005711D9">
        <w:rPr>
          <w:i/>
          <w:iCs/>
          <w:color w:val="4472C4" w:themeColor="accent1"/>
        </w:rPr>
        <w:t>Digital</w:t>
      </w:r>
      <w:r>
        <w:rPr>
          <w:i/>
          <w:iCs/>
          <w:color w:val="4472C4" w:themeColor="accent1"/>
        </w:rPr>
        <w:t xml:space="preserve"> </w:t>
      </w:r>
      <w:r w:rsidRPr="005711D9">
        <w:rPr>
          <w:i/>
          <w:iCs/>
          <w:color w:val="4472C4" w:themeColor="accent1"/>
        </w:rPr>
        <w:t>Work</w:t>
      </w:r>
      <w:r>
        <w:rPr>
          <w:i/>
          <w:iCs/>
          <w:color w:val="4472C4" w:themeColor="accent1"/>
        </w:rPr>
        <w:t xml:space="preserve"> </w:t>
      </w:r>
      <w:r w:rsidRPr="005711D9">
        <w:rPr>
          <w:i/>
          <w:iCs/>
          <w:color w:val="4472C4" w:themeColor="accent1"/>
        </w:rPr>
        <w:t>Home</w:t>
      </w:r>
      <w:r>
        <w:rPr>
          <w:i/>
          <w:iCs/>
          <w:color w:val="4472C4" w:themeColor="accent1"/>
        </w:rPr>
        <w:t xml:space="preserve"> </w:t>
      </w:r>
      <w:r w:rsidRPr="005711D9">
        <w:rPr>
          <w:i/>
          <w:iCs/>
          <w:color w:val="4472C4" w:themeColor="accent1"/>
        </w:rPr>
        <w:t>for</w:t>
      </w:r>
      <w:r>
        <w:rPr>
          <w:i/>
          <w:iCs/>
          <w:color w:val="4472C4" w:themeColor="accent1"/>
        </w:rPr>
        <w:t xml:space="preserve"> </w:t>
      </w:r>
      <w:r w:rsidRPr="005711D9">
        <w:rPr>
          <w:i/>
          <w:iCs/>
          <w:color w:val="4472C4" w:themeColor="accent1"/>
        </w:rPr>
        <w:t>User</w:t>
      </w:r>
      <w:r>
        <w:rPr>
          <w:i/>
          <w:iCs/>
          <w:color w:val="4472C4" w:themeColor="accent1"/>
        </w:rPr>
        <w:t xml:space="preserve"> </w:t>
      </w:r>
      <w:r w:rsidRPr="005711D9">
        <w:rPr>
          <w:i/>
          <w:iCs/>
          <w:color w:val="4472C4" w:themeColor="accent1"/>
        </w:rPr>
        <w:t>Groups</w:t>
      </w:r>
      <w:r>
        <w:t>.</w:t>
      </w:r>
    </w:p>
    <w:p w14:paraId="447CA8F2" w14:textId="77777777" w:rsidR="00B71FC2" w:rsidRPr="00B71FC2" w:rsidRDefault="00B71FC2" w:rsidP="00B71FC2">
      <w:pPr>
        <w:pStyle w:val="SOP1Text"/>
        <w:numPr>
          <w:ilvl w:val="2"/>
          <w:numId w:val="11"/>
        </w:numPr>
        <w:ind w:left="3240"/>
      </w:pPr>
      <w:r>
        <w:t xml:space="preserve">Beneath each tile, the system displays the description of the Digital Work </w:t>
      </w:r>
      <w:r w:rsidRPr="00B71FC2">
        <w:t>Home Code record.</w:t>
      </w:r>
    </w:p>
    <w:p w14:paraId="7D6A1ABC" w14:textId="6FB5B91E" w:rsidR="00B71FC2" w:rsidRPr="007F0D06" w:rsidRDefault="00B71FC2" w:rsidP="00B71FC2">
      <w:pPr>
        <w:pStyle w:val="SOP1Text"/>
        <w:numPr>
          <w:ilvl w:val="1"/>
          <w:numId w:val="11"/>
        </w:numPr>
        <w:ind w:left="1890"/>
      </w:pPr>
      <w:r>
        <w:t>A</w:t>
      </w:r>
      <w:r w:rsidRPr="00B71FC2">
        <w:t xml:space="preserve"> tile for ‘Favorites’, appended after the Digital Work Home record tiles.</w:t>
      </w:r>
    </w:p>
    <w:p w14:paraId="6A90A1CB" w14:textId="12091D3F" w:rsidR="00B71FC2" w:rsidRPr="007F0D06" w:rsidRDefault="00B71FC2" w:rsidP="00B71FC2">
      <w:pPr>
        <w:pStyle w:val="SOP1Text"/>
        <w:numPr>
          <w:ilvl w:val="1"/>
          <w:numId w:val="11"/>
        </w:numPr>
        <w:ind w:left="1890"/>
      </w:pPr>
      <w:r>
        <w:t>A</w:t>
      </w:r>
      <w:r w:rsidRPr="00B71FC2">
        <w:t xml:space="preserve"> Refresh button, at the top right in the header.</w:t>
      </w:r>
    </w:p>
    <w:p w14:paraId="499BE08E" w14:textId="343C5A8A" w:rsidR="00B71FC2" w:rsidRPr="007F0D06" w:rsidRDefault="00B71FC2" w:rsidP="00B71FC2">
      <w:pPr>
        <w:pStyle w:val="SOP1Text"/>
        <w:numPr>
          <w:ilvl w:val="1"/>
          <w:numId w:val="11"/>
        </w:numPr>
        <w:ind w:left="1890"/>
      </w:pPr>
      <w:r>
        <w:t>A</w:t>
      </w:r>
      <w:r w:rsidRPr="00B71FC2">
        <w:t xml:space="preserve"> Search bar.</w:t>
      </w:r>
    </w:p>
    <w:p w14:paraId="5044525B" w14:textId="0DB654AC" w:rsidR="00170B20" w:rsidRDefault="009E7A09" w:rsidP="008A2BCA">
      <w:pPr>
        <w:pStyle w:val="SOP1Text"/>
        <w:numPr>
          <w:ilvl w:val="0"/>
          <w:numId w:val="11"/>
        </w:numPr>
      </w:pPr>
      <w:r w:rsidRPr="008A2BCA">
        <w:t>User views the records</w:t>
      </w:r>
      <w:r w:rsidR="000E0169">
        <w:t>.</w:t>
      </w:r>
      <w:r w:rsidRPr="008A2BCA">
        <w:t xml:space="preserve"> </w:t>
      </w:r>
    </w:p>
    <w:p w14:paraId="1CFD7C0D" w14:textId="77777777" w:rsidR="000E0169" w:rsidRDefault="000E0169" w:rsidP="000E0169">
      <w:pPr>
        <w:pStyle w:val="SOP1Text"/>
      </w:pPr>
    </w:p>
    <w:p w14:paraId="38334DFF" w14:textId="77777777" w:rsidR="000E0169" w:rsidRDefault="000E0169" w:rsidP="000E0169">
      <w:pPr>
        <w:pStyle w:val="SOP1Text"/>
      </w:pPr>
    </w:p>
    <w:p w14:paraId="0FB476E1" w14:textId="77777777" w:rsidR="000E0169" w:rsidRPr="008A2BCA" w:rsidRDefault="000E0169" w:rsidP="007F0D06">
      <w:pPr>
        <w:pStyle w:val="SOP1Text"/>
      </w:pPr>
    </w:p>
    <w:p w14:paraId="20D34460" w14:textId="2994AD80" w:rsidR="00B5291E" w:rsidRPr="0067553C" w:rsidRDefault="00C32D03" w:rsidP="00305E75">
      <w:pPr>
        <w:pStyle w:val="SOP1Heading"/>
        <w:tabs>
          <w:tab w:val="clear" w:pos="432"/>
        </w:tabs>
        <w:ind w:left="540" w:hanging="540"/>
      </w:pPr>
      <w:r w:rsidRPr="0067553C">
        <w:t>Alternate Flows</w:t>
      </w:r>
    </w:p>
    <w:p w14:paraId="47C251A7" w14:textId="77777777" w:rsidR="000E0169" w:rsidRDefault="000E0169" w:rsidP="000E0169">
      <w:pPr>
        <w:pStyle w:val="SOP2Heading"/>
        <w:tabs>
          <w:tab w:val="clear" w:pos="1080"/>
          <w:tab w:val="clear" w:pos="1152"/>
        </w:tabs>
      </w:pPr>
      <w:r>
        <w:t xml:space="preserve">User Touches a Tile  </w:t>
      </w:r>
    </w:p>
    <w:p w14:paraId="04C33D07" w14:textId="77777777" w:rsidR="000E0169" w:rsidRDefault="000E0169" w:rsidP="000E0169">
      <w:pPr>
        <w:pStyle w:val="SOP3Heading"/>
        <w:tabs>
          <w:tab w:val="clear" w:pos="360"/>
          <w:tab w:val="clear" w:pos="1620"/>
          <w:tab w:val="num" w:pos="1872"/>
        </w:tabs>
        <w:ind w:left="2160" w:hanging="720"/>
      </w:pPr>
      <w:r>
        <w:t xml:space="preserve">And tile is Favorites, Start Center, Settings or Logout </w:t>
      </w:r>
    </w:p>
    <w:p w14:paraId="5108E259" w14:textId="77777777" w:rsidR="000E0169" w:rsidRDefault="000E0169" w:rsidP="000E0169">
      <w:pPr>
        <w:pStyle w:val="SOP2Text"/>
        <w:ind w:left="2160"/>
      </w:pPr>
      <w:r>
        <w:t xml:space="preserve">If the user touches the </w:t>
      </w:r>
      <w:r w:rsidRPr="00194542">
        <w:t>Favorites</w:t>
      </w:r>
      <w:r>
        <w:t xml:space="preserve">, </w:t>
      </w:r>
      <w:r w:rsidRPr="00194542">
        <w:t>Start Center</w:t>
      </w:r>
      <w:r>
        <w:t>,</w:t>
      </w:r>
      <w:r w:rsidRPr="00194542">
        <w:t xml:space="preserve"> Settings </w:t>
      </w:r>
      <w:r>
        <w:t>or</w:t>
      </w:r>
      <w:r w:rsidRPr="00194542">
        <w:t xml:space="preserve"> </w:t>
      </w:r>
      <w:r>
        <w:t xml:space="preserve">the </w:t>
      </w:r>
      <w:r w:rsidRPr="00194542">
        <w:t>Logout</w:t>
      </w:r>
      <w:r>
        <w:t xml:space="preserve"> tile; the system will behave as described for each of these options in </w:t>
      </w:r>
      <w:r w:rsidRPr="00C42756">
        <w:rPr>
          <w:i/>
          <w:iCs/>
          <w:color w:val="4472C4" w:themeColor="accent1"/>
        </w:rPr>
        <w:t>EAM.DUX.REQ.StandardModel</w:t>
      </w:r>
      <w:r>
        <w:rPr>
          <w:i/>
          <w:iCs/>
        </w:rPr>
        <w:t>.</w:t>
      </w:r>
    </w:p>
    <w:p w14:paraId="5CE061FF" w14:textId="77777777" w:rsidR="000E0169" w:rsidRPr="00D85B85" w:rsidRDefault="000E0169" w:rsidP="000E0169">
      <w:pPr>
        <w:pStyle w:val="SOP3Heading"/>
        <w:tabs>
          <w:tab w:val="clear" w:pos="360"/>
          <w:tab w:val="clear" w:pos="1620"/>
          <w:tab w:val="num" w:pos="1872"/>
        </w:tabs>
        <w:ind w:left="2160" w:hanging="720"/>
      </w:pPr>
      <w:r>
        <w:t xml:space="preserve">And the tile is a Digital Work Home record </w:t>
      </w:r>
    </w:p>
    <w:p w14:paraId="271C6288" w14:textId="77777777" w:rsidR="000E0169" w:rsidRDefault="000E0169" w:rsidP="000E0169">
      <w:pPr>
        <w:pStyle w:val="SOP4Heading"/>
        <w:tabs>
          <w:tab w:val="clear" w:pos="360"/>
          <w:tab w:val="clear" w:pos="1620"/>
          <w:tab w:val="clear" w:pos="1872"/>
          <w:tab w:val="num" w:pos="2592"/>
        </w:tabs>
        <w:ind w:left="2880" w:hanging="720"/>
      </w:pPr>
      <w:r>
        <w:t>And the record has a dataspy and/or filter specified</w:t>
      </w:r>
    </w:p>
    <w:p w14:paraId="7D91CF87" w14:textId="6C871842" w:rsidR="00D20273" w:rsidRDefault="000E0169" w:rsidP="00444628">
      <w:pPr>
        <w:pStyle w:val="SOP2Text"/>
        <w:ind w:left="2880"/>
      </w:pPr>
      <w:r w:rsidRPr="00D20273">
        <w:rPr>
          <w:bCs/>
        </w:rPr>
        <w:t xml:space="preserve">The system will </w:t>
      </w:r>
      <w:r w:rsidR="001144D1" w:rsidRPr="00D20273">
        <w:rPr>
          <w:bCs/>
        </w:rPr>
        <w:t>redirect</w:t>
      </w:r>
      <w:r w:rsidRPr="00D20273">
        <w:rPr>
          <w:bCs/>
        </w:rPr>
        <w:t xml:space="preserve"> to the Screen set for the Digital Work Home record and runs the dataspy and/or filter if specified.</w:t>
      </w:r>
      <w:r w:rsidR="001B5FF9" w:rsidRPr="00D20273">
        <w:rPr>
          <w:bCs/>
        </w:rPr>
        <w:t xml:space="preserve"> </w:t>
      </w:r>
    </w:p>
    <w:p w14:paraId="2B90AEF1" w14:textId="77777777" w:rsidR="000E0169" w:rsidRDefault="000E0169" w:rsidP="000E0169">
      <w:pPr>
        <w:pStyle w:val="SOP4Heading"/>
        <w:tabs>
          <w:tab w:val="clear" w:pos="360"/>
          <w:tab w:val="clear" w:pos="1620"/>
          <w:tab w:val="clear" w:pos="1872"/>
          <w:tab w:val="num" w:pos="2592"/>
        </w:tabs>
        <w:ind w:left="2880" w:hanging="720"/>
      </w:pPr>
      <w:r>
        <w:t xml:space="preserve">And the touched record has the Insert Mode checkbox checked </w:t>
      </w:r>
    </w:p>
    <w:p w14:paraId="689417F5" w14:textId="77777777" w:rsidR="000E0169" w:rsidRDefault="000E0169" w:rsidP="000E0169">
      <w:pPr>
        <w:pStyle w:val="SOP2Text"/>
        <w:ind w:left="2880"/>
      </w:pPr>
      <w:r>
        <w:t xml:space="preserve">The system will open the screen in insert mode.  </w:t>
      </w:r>
    </w:p>
    <w:p w14:paraId="29521B83" w14:textId="77777777" w:rsidR="000E0169" w:rsidRDefault="000E0169" w:rsidP="000E0169">
      <w:pPr>
        <w:pStyle w:val="SOP1Text"/>
        <w:ind w:left="1440"/>
      </w:pPr>
    </w:p>
    <w:p w14:paraId="4DF63F6A" w14:textId="77777777" w:rsidR="000E0169" w:rsidRDefault="000E0169" w:rsidP="000E0169">
      <w:pPr>
        <w:pStyle w:val="SOP2Heading"/>
        <w:tabs>
          <w:tab w:val="clear" w:pos="1080"/>
          <w:tab w:val="clear" w:pos="1152"/>
        </w:tabs>
      </w:pPr>
      <w:r>
        <w:t xml:space="preserve">User performs a search </w:t>
      </w:r>
    </w:p>
    <w:p w14:paraId="7AEBA2A4" w14:textId="36CEE8F8" w:rsidR="000E0169" w:rsidRDefault="00B71FC2" w:rsidP="000E0169">
      <w:pPr>
        <w:pStyle w:val="SOP2Text"/>
        <w:ind w:left="1440"/>
      </w:pPr>
      <w:r>
        <w:t>The u</w:t>
      </w:r>
      <w:r w:rsidR="000E0169" w:rsidRPr="00940CFB">
        <w:t>ser can search for existing records</w:t>
      </w:r>
      <w:r w:rsidR="000E0169">
        <w:t xml:space="preserve"> within the screen, </w:t>
      </w:r>
      <w:r w:rsidR="000E0169" w:rsidRPr="00940CFB">
        <w:t>by using the search bar on the top</w:t>
      </w:r>
      <w:r w:rsidR="000E0169">
        <w:t>. As the user types, the list will be populated with relevant data for the search. If the user types in an invalid value, the list will display the “There are no records to display” message. Clearing the search will display the records back again</w:t>
      </w:r>
      <w:r w:rsidR="005A7091">
        <w:t>.</w:t>
      </w:r>
      <w:r w:rsidR="000E0169">
        <w:t xml:space="preserve">  </w:t>
      </w:r>
    </w:p>
    <w:p w14:paraId="31ACB70C" w14:textId="77777777" w:rsidR="000E0169" w:rsidRDefault="000E0169" w:rsidP="000E0169">
      <w:pPr>
        <w:pStyle w:val="SOP2Text"/>
        <w:ind w:left="1440"/>
      </w:pPr>
    </w:p>
    <w:p w14:paraId="21113A78" w14:textId="77777777" w:rsidR="000E0169" w:rsidRPr="0067553C" w:rsidRDefault="000E0169" w:rsidP="000E0169">
      <w:pPr>
        <w:pStyle w:val="SOP2Heading"/>
        <w:tabs>
          <w:tab w:val="clear" w:pos="1080"/>
          <w:tab w:val="clear" w:pos="1152"/>
        </w:tabs>
      </w:pPr>
      <w:r>
        <w:lastRenderedPageBreak/>
        <w:t xml:space="preserve">User touches the refresh button (Not applicable for Menu View) </w:t>
      </w:r>
    </w:p>
    <w:p w14:paraId="1E398D0A" w14:textId="479023C4" w:rsidR="00B71FC2" w:rsidRDefault="000E0169" w:rsidP="00B71FC2">
      <w:pPr>
        <w:pStyle w:val="SOP2Text"/>
        <w:ind w:left="1440"/>
      </w:pPr>
      <w:r>
        <w:t xml:space="preserve">This will refresh the </w:t>
      </w:r>
      <w:r w:rsidR="00602F0C">
        <w:t>co</w:t>
      </w:r>
      <w:r>
        <w:t>unt</w:t>
      </w:r>
      <w:r w:rsidR="00B71FC2">
        <w:t xml:space="preserve"> indicator</w:t>
      </w:r>
      <w:r>
        <w:t xml:space="preserve"> for the Digital Work Home records</w:t>
      </w:r>
      <w:r w:rsidR="00B71FC2">
        <w:t xml:space="preserve">. See </w:t>
      </w:r>
      <w:r w:rsidR="00B71FC2" w:rsidRPr="00C42756">
        <w:rPr>
          <w:i/>
          <w:iCs/>
          <w:color w:val="4472C4" w:themeColor="accent1"/>
        </w:rPr>
        <w:t>S</w:t>
      </w:r>
      <w:r w:rsidR="00B71FC2">
        <w:rPr>
          <w:i/>
          <w:iCs/>
          <w:color w:val="4472C4" w:themeColor="accent1"/>
        </w:rPr>
        <w:t xml:space="preserve">upplemental Requirements </w:t>
      </w:r>
      <w:r w:rsidR="00B71FC2">
        <w:t xml:space="preserve">for details about the count indicator. </w:t>
      </w:r>
    </w:p>
    <w:p w14:paraId="1D431F4D" w14:textId="77777777" w:rsidR="000E0169" w:rsidRDefault="000E0169" w:rsidP="000E0169">
      <w:pPr>
        <w:pStyle w:val="SOP2Text"/>
        <w:ind w:left="1440"/>
      </w:pPr>
    </w:p>
    <w:p w14:paraId="48DEE679" w14:textId="77777777" w:rsidR="000E0169" w:rsidRDefault="000E0169" w:rsidP="000E0169">
      <w:pPr>
        <w:pStyle w:val="SOP2Heading"/>
        <w:tabs>
          <w:tab w:val="clear" w:pos="1080"/>
          <w:tab w:val="clear" w:pos="1152"/>
        </w:tabs>
      </w:pPr>
      <w:r>
        <w:t>User touches the Main Menu</w:t>
      </w:r>
    </w:p>
    <w:p w14:paraId="2A3C9D5B" w14:textId="77777777" w:rsidR="000E0169" w:rsidRDefault="000E0169" w:rsidP="000E0169">
      <w:pPr>
        <w:pStyle w:val="SOP2Text"/>
        <w:ind w:left="1440" w:hanging="450"/>
        <w:rPr>
          <w:b/>
          <w:bCs/>
        </w:rPr>
      </w:pPr>
      <w:r>
        <w:t xml:space="preserve">        This will open the </w:t>
      </w:r>
      <w:r w:rsidRPr="00A90B9A">
        <w:rPr>
          <w:b/>
          <w:bCs/>
        </w:rPr>
        <w:t>Menu View</w:t>
      </w:r>
      <w:r>
        <w:rPr>
          <w:b/>
          <w:bCs/>
        </w:rPr>
        <w:t xml:space="preserve"> – </w:t>
      </w:r>
      <w:r w:rsidRPr="002E6FA7">
        <w:t xml:space="preserve">which </w:t>
      </w:r>
      <w:r>
        <w:t>has the same attributes as the</w:t>
      </w:r>
      <w:r w:rsidRPr="00194542">
        <w:rPr>
          <w:color w:val="4472C4" w:themeColor="accent1"/>
        </w:rPr>
        <w:t xml:space="preserve"> </w:t>
      </w:r>
      <w:r w:rsidRPr="009E7A09">
        <w:rPr>
          <w:b/>
          <w:bCs/>
        </w:rPr>
        <w:t>Screen View</w:t>
      </w:r>
      <w:r>
        <w:rPr>
          <w:b/>
          <w:bCs/>
        </w:rPr>
        <w:t xml:space="preserve"> </w:t>
      </w:r>
      <w:r>
        <w:t xml:space="preserve">(see </w:t>
      </w:r>
      <w:r w:rsidRPr="00914D91">
        <w:rPr>
          <w:i/>
          <w:iCs/>
          <w:color w:val="4472C4" w:themeColor="accent1"/>
        </w:rPr>
        <w:t>Basi</w:t>
      </w:r>
      <w:r>
        <w:rPr>
          <w:i/>
          <w:iCs/>
          <w:color w:val="4472C4" w:themeColor="accent1"/>
        </w:rPr>
        <w:t>c</w:t>
      </w:r>
      <w:r w:rsidRPr="00914D91">
        <w:rPr>
          <w:i/>
          <w:iCs/>
          <w:color w:val="4472C4" w:themeColor="accent1"/>
        </w:rPr>
        <w:t xml:space="preserve"> flow</w:t>
      </w:r>
      <w:r>
        <w:t>)</w:t>
      </w:r>
      <w:r>
        <w:rPr>
          <w:b/>
          <w:bCs/>
        </w:rPr>
        <w:t xml:space="preserve"> </w:t>
      </w:r>
      <w:r w:rsidRPr="002E6FA7">
        <w:t>with the following exceptions:</w:t>
      </w:r>
      <w:r>
        <w:rPr>
          <w:b/>
          <w:bCs/>
        </w:rPr>
        <w:t xml:space="preserve"> </w:t>
      </w:r>
    </w:p>
    <w:p w14:paraId="726D6706" w14:textId="77777777" w:rsidR="000E0169" w:rsidRDefault="000E0169" w:rsidP="000E0169">
      <w:pPr>
        <w:pStyle w:val="SOP2Text"/>
        <w:ind w:left="1440" w:hanging="450"/>
        <w:rPr>
          <w:b/>
          <w:bCs/>
        </w:rPr>
      </w:pPr>
    </w:p>
    <w:p w14:paraId="6A164F82" w14:textId="548C851C" w:rsidR="000E0169" w:rsidRPr="00851293" w:rsidRDefault="000E0169" w:rsidP="000E0169">
      <w:pPr>
        <w:pStyle w:val="SOP2Text"/>
        <w:numPr>
          <w:ilvl w:val="0"/>
          <w:numId w:val="31"/>
        </w:numPr>
      </w:pPr>
      <w:r w:rsidRPr="002E6FA7">
        <w:t xml:space="preserve">The </w:t>
      </w:r>
      <w:r>
        <w:t>‘</w:t>
      </w:r>
      <w:r w:rsidRPr="002E6FA7">
        <w:t>Home tile</w:t>
      </w:r>
      <w:r>
        <w:t>’</w:t>
      </w:r>
      <w:r w:rsidRPr="002E6FA7">
        <w:t xml:space="preserve"> will always be </w:t>
      </w:r>
      <w:r w:rsidR="005A7091">
        <w:t>displayed first,</w:t>
      </w:r>
      <w:r w:rsidRPr="002E6FA7">
        <w:t xml:space="preserve"> followed by records set as per the Digital Work Home</w:t>
      </w:r>
      <w:r>
        <w:t xml:space="preserve"> for User Groups</w:t>
      </w:r>
      <w:r w:rsidRPr="002E6FA7">
        <w:t xml:space="preserve"> tab</w:t>
      </w:r>
      <w:r>
        <w:t xml:space="preserve">. Touching the Digital Work Home tile, will take the user to the </w:t>
      </w:r>
      <w:r w:rsidRPr="00194542">
        <w:rPr>
          <w:b/>
          <w:bCs/>
        </w:rPr>
        <w:t>Screen View</w:t>
      </w:r>
      <w:r w:rsidR="005A7091">
        <w:rPr>
          <w:b/>
          <w:bCs/>
        </w:rPr>
        <w:t>.</w:t>
      </w:r>
    </w:p>
    <w:p w14:paraId="74F511A7" w14:textId="5472036A" w:rsidR="000E0169" w:rsidRPr="00851293" w:rsidRDefault="000E0169" w:rsidP="000E0169">
      <w:pPr>
        <w:pStyle w:val="SOP2Text"/>
        <w:numPr>
          <w:ilvl w:val="0"/>
          <w:numId w:val="31"/>
        </w:numPr>
      </w:pPr>
      <w:r w:rsidRPr="00851293">
        <w:t xml:space="preserve">The system will NOT show the </w:t>
      </w:r>
      <w:r w:rsidR="005A7091">
        <w:t>c</w:t>
      </w:r>
      <w:r w:rsidRPr="00851293">
        <w:t>ount</w:t>
      </w:r>
      <w:r w:rsidR="005A7091">
        <w:t xml:space="preserve"> indicator</w:t>
      </w:r>
      <w:r w:rsidRPr="00851293">
        <w:t xml:space="preserve"> in this view</w:t>
      </w:r>
      <w:r w:rsidR="005A7091">
        <w:t>.</w:t>
      </w:r>
    </w:p>
    <w:p w14:paraId="78B3354A" w14:textId="4C205D77" w:rsidR="000E0169" w:rsidRDefault="000E0169" w:rsidP="000E0169">
      <w:pPr>
        <w:pStyle w:val="SOP2Text"/>
        <w:numPr>
          <w:ilvl w:val="0"/>
          <w:numId w:val="31"/>
        </w:numPr>
      </w:pPr>
      <w:r>
        <w:t>System will append the following tiles at the end, after all the Digital Work Home</w:t>
      </w:r>
      <w:r w:rsidR="005A7091">
        <w:t>.</w:t>
      </w:r>
      <w:r>
        <w:t xml:space="preserve"> records, in the following order : </w:t>
      </w:r>
      <w:r w:rsidRPr="00194542">
        <w:t xml:space="preserve">Favorites </w:t>
      </w:r>
      <w:r w:rsidR="005A7091">
        <w:t xml:space="preserve">, </w:t>
      </w:r>
      <w:r w:rsidRPr="00194542">
        <w:t>Start Center</w:t>
      </w:r>
      <w:r w:rsidR="005A7091">
        <w:t xml:space="preserve">, </w:t>
      </w:r>
      <w:r w:rsidRPr="00194542">
        <w:t>Setting</w:t>
      </w:r>
      <w:r w:rsidR="005A7091">
        <w:t>,</w:t>
      </w:r>
      <w:r w:rsidRPr="00194542">
        <w:t xml:space="preserve"> Logout</w:t>
      </w:r>
      <w:r w:rsidRPr="00914D91">
        <w:t xml:space="preserve">. </w:t>
      </w:r>
    </w:p>
    <w:p w14:paraId="50FCB76C" w14:textId="77777777" w:rsidR="000E0169" w:rsidRDefault="000E0169" w:rsidP="007F0D06">
      <w:pPr>
        <w:pStyle w:val="SOP2Heading"/>
        <w:numPr>
          <w:ilvl w:val="0"/>
          <w:numId w:val="0"/>
        </w:numPr>
        <w:tabs>
          <w:tab w:val="clear" w:pos="1080"/>
        </w:tabs>
        <w:ind w:left="1440"/>
      </w:pPr>
    </w:p>
    <w:p w14:paraId="5C22FEA6" w14:textId="774CD870" w:rsidR="00914D91" w:rsidRDefault="00914D91" w:rsidP="00914D91">
      <w:pPr>
        <w:pStyle w:val="SOP2Heading"/>
        <w:tabs>
          <w:tab w:val="clear" w:pos="1080"/>
          <w:tab w:val="clear" w:pos="1152"/>
        </w:tabs>
      </w:pPr>
      <w:r>
        <w:t>No</w:t>
      </w:r>
      <w:r w:rsidR="005A7091">
        <w:t xml:space="preserve"> Digital Work</w:t>
      </w:r>
      <w:r>
        <w:t xml:space="preserve"> records exist </w:t>
      </w:r>
      <w:r w:rsidR="005A7091">
        <w:t>for the user group of the logged-in user</w:t>
      </w:r>
    </w:p>
    <w:p w14:paraId="459015F3" w14:textId="5A183E6A" w:rsidR="00914D91" w:rsidRPr="009E7A09" w:rsidRDefault="00914D91" w:rsidP="00914D91">
      <w:pPr>
        <w:pStyle w:val="SOP2Text"/>
        <w:ind w:left="1440"/>
      </w:pPr>
      <w:r>
        <w:t xml:space="preserve">The system will open the </w:t>
      </w:r>
      <w:r w:rsidR="00602F0C">
        <w:t>standard</w:t>
      </w:r>
      <w:r>
        <w:t xml:space="preserve"> menu</w:t>
      </w:r>
      <w:r w:rsidR="008A2BCA">
        <w:t xml:space="preserve">. </w:t>
      </w:r>
      <w:r>
        <w:t xml:space="preserve">See </w:t>
      </w:r>
      <w:r w:rsidRPr="009E7A09">
        <w:rPr>
          <w:i/>
          <w:iCs/>
          <w:color w:val="4472C4" w:themeColor="accent1"/>
        </w:rPr>
        <w:t>EAM.DUX.REQ.StandardModel</w:t>
      </w:r>
      <w:r>
        <w:t xml:space="preserve"> </w:t>
      </w:r>
    </w:p>
    <w:p w14:paraId="6CF704E1" w14:textId="77777777" w:rsidR="003F0FF4" w:rsidRPr="0067553C" w:rsidRDefault="003F0FF4" w:rsidP="000721F9">
      <w:pPr>
        <w:pStyle w:val="SOP2Text"/>
        <w:ind w:left="1440"/>
      </w:pPr>
    </w:p>
    <w:p w14:paraId="23F3AD38" w14:textId="77777777" w:rsidR="005359C3" w:rsidRPr="0067553C" w:rsidRDefault="00C32D03" w:rsidP="006E0B6F">
      <w:pPr>
        <w:pStyle w:val="SOP1Heading"/>
        <w:tabs>
          <w:tab w:val="clear" w:pos="432"/>
        </w:tabs>
        <w:ind w:left="540" w:hanging="540"/>
      </w:pPr>
      <w:r w:rsidRPr="0067553C">
        <w:t>Shared Alternate Flows</w:t>
      </w:r>
    </w:p>
    <w:p w14:paraId="5597B51D" w14:textId="59DCD550" w:rsidR="005359C3" w:rsidRPr="0067553C" w:rsidRDefault="008C13AA" w:rsidP="008C13AA">
      <w:pPr>
        <w:pStyle w:val="SOP1Text"/>
        <w:ind w:left="0"/>
      </w:pPr>
      <w:r w:rsidRPr="0067553C">
        <w:t xml:space="preserve">         None</w:t>
      </w:r>
    </w:p>
    <w:p w14:paraId="380BF912" w14:textId="77777777" w:rsidR="004B0F89" w:rsidRPr="0067553C" w:rsidRDefault="004B0F89" w:rsidP="005459CF">
      <w:pPr>
        <w:pStyle w:val="SOP1Text"/>
      </w:pPr>
    </w:p>
    <w:p w14:paraId="3E5EF1B8" w14:textId="77777777" w:rsidR="005359C3" w:rsidRPr="0067553C" w:rsidRDefault="00C32D03" w:rsidP="006E0B6F">
      <w:pPr>
        <w:pStyle w:val="SOP1Heading"/>
        <w:tabs>
          <w:tab w:val="clear" w:pos="432"/>
        </w:tabs>
        <w:ind w:left="540" w:hanging="540"/>
      </w:pPr>
      <w:r w:rsidRPr="0067553C">
        <w:t>Design Decisions</w:t>
      </w:r>
    </w:p>
    <w:p w14:paraId="5B6BF2F0" w14:textId="13252A56" w:rsidR="005359C3" w:rsidRDefault="008C13AA" w:rsidP="005459CF">
      <w:pPr>
        <w:pStyle w:val="SOP1Text"/>
      </w:pPr>
      <w:r w:rsidRPr="0067553C">
        <w:t>None</w:t>
      </w:r>
    </w:p>
    <w:p w14:paraId="6A5BCDCC" w14:textId="77777777" w:rsidR="000E0169" w:rsidRDefault="000E0169" w:rsidP="005459CF">
      <w:pPr>
        <w:pStyle w:val="SOP1Text"/>
      </w:pPr>
    </w:p>
    <w:p w14:paraId="44C4696C" w14:textId="77777777" w:rsidR="000E0169" w:rsidRDefault="000E0169" w:rsidP="005459CF">
      <w:pPr>
        <w:pStyle w:val="SOP1Text"/>
      </w:pPr>
    </w:p>
    <w:p w14:paraId="45B43293" w14:textId="77777777" w:rsidR="000E0169" w:rsidRPr="0067553C" w:rsidRDefault="000E0169" w:rsidP="005459CF">
      <w:pPr>
        <w:pStyle w:val="SOP1Text"/>
      </w:pPr>
    </w:p>
    <w:p w14:paraId="5753CBE2" w14:textId="77777777" w:rsidR="005359C3" w:rsidRPr="0067553C" w:rsidRDefault="00C32D03" w:rsidP="006E0B6F">
      <w:pPr>
        <w:pStyle w:val="SOP1Heading"/>
        <w:tabs>
          <w:tab w:val="clear" w:pos="432"/>
        </w:tabs>
        <w:ind w:left="540" w:hanging="540"/>
      </w:pPr>
      <w:r w:rsidRPr="0067553C">
        <w:t>Supplemental Requirements</w:t>
      </w:r>
    </w:p>
    <w:p w14:paraId="75B7AFE5" w14:textId="77777777" w:rsidR="000E0169" w:rsidRPr="002270D9" w:rsidRDefault="000E0169" w:rsidP="000E0169">
      <w:pPr>
        <w:pStyle w:val="SOP2Heading"/>
        <w:numPr>
          <w:ilvl w:val="1"/>
          <w:numId w:val="33"/>
        </w:numPr>
        <w:tabs>
          <w:tab w:val="clear" w:pos="1080"/>
          <w:tab w:val="clear" w:pos="1152"/>
        </w:tabs>
      </w:pPr>
      <w:r w:rsidRPr="001F1EF8">
        <w:t xml:space="preserve">Characteristics of </w:t>
      </w:r>
      <w:r w:rsidRPr="002270D9">
        <w:t>Digital Work Home record ‘Tiles’</w:t>
      </w:r>
    </w:p>
    <w:p w14:paraId="22E3CAFF" w14:textId="329C2E5C" w:rsidR="000E0169" w:rsidRPr="0067553C" w:rsidRDefault="000E0169" w:rsidP="000E0169">
      <w:pPr>
        <w:pStyle w:val="SOP3Heading"/>
        <w:tabs>
          <w:tab w:val="clear" w:pos="360"/>
          <w:tab w:val="clear" w:pos="1620"/>
          <w:tab w:val="num" w:pos="1872"/>
        </w:tabs>
        <w:ind w:left="2160" w:hanging="720"/>
      </w:pPr>
      <w:r>
        <w:t>Icon</w:t>
      </w:r>
    </w:p>
    <w:p w14:paraId="7003EF8D" w14:textId="033298A0" w:rsidR="005A7091" w:rsidRDefault="000E0169" w:rsidP="000E0169">
      <w:pPr>
        <w:pStyle w:val="SOP2Text"/>
        <w:ind w:left="2160"/>
      </w:pPr>
      <w:r>
        <w:t>If a value has bee</w:t>
      </w:r>
      <w:r w:rsidR="005A7091">
        <w:t>n specified</w:t>
      </w:r>
      <w:r>
        <w:t xml:space="preserve"> for the Digital Work App Icon field </w:t>
      </w:r>
      <w:r w:rsidR="005A7091">
        <w:t xml:space="preserve">for the </w:t>
      </w:r>
      <w:r>
        <w:t xml:space="preserve">screen </w:t>
      </w:r>
      <w:r w:rsidR="005A7091">
        <w:t xml:space="preserve">of </w:t>
      </w:r>
      <w:r>
        <w:t xml:space="preserve">a Digital Work Home record (see </w:t>
      </w:r>
      <w:r w:rsidRPr="004A5215">
        <w:rPr>
          <w:i/>
          <w:iCs/>
          <w:color w:val="4472C4" w:themeColor="accent1"/>
        </w:rPr>
        <w:t>Screens</w:t>
      </w:r>
      <w:r>
        <w:t>)</w:t>
      </w:r>
      <w:r w:rsidR="00602F0C">
        <w:t>,</w:t>
      </w:r>
      <w:r>
        <w:t xml:space="preserve"> the system displays this icon </w:t>
      </w:r>
      <w:r w:rsidR="005A7091">
        <w:t>on</w:t>
      </w:r>
      <w:r>
        <w:t xml:space="preserve"> the tile</w:t>
      </w:r>
      <w:r w:rsidR="005A7091">
        <w:t>.</w:t>
      </w:r>
    </w:p>
    <w:p w14:paraId="0EC80EDC" w14:textId="77777777" w:rsidR="005A7091" w:rsidRDefault="005A7091" w:rsidP="000E0169">
      <w:pPr>
        <w:pStyle w:val="SOP2Text"/>
        <w:ind w:left="2160"/>
      </w:pPr>
    </w:p>
    <w:p w14:paraId="17EF5435" w14:textId="42AE8E25" w:rsidR="000E0169" w:rsidRDefault="000E0169" w:rsidP="000E0169">
      <w:pPr>
        <w:pStyle w:val="SOP2Text"/>
        <w:ind w:left="2160"/>
      </w:pPr>
      <w:r>
        <w:t>Else, the system displays the default icon based on the module/folder</w:t>
      </w:r>
      <w:r w:rsidR="00602F0C">
        <w:t xml:space="preserve"> to which the screen belongs</w:t>
      </w:r>
      <w:r>
        <w:t>. See alternate flow</w:t>
      </w:r>
      <w:r w:rsidRPr="004A5215">
        <w:rPr>
          <w:i/>
          <w:iCs/>
          <w:color w:val="4472C4" w:themeColor="accent1"/>
        </w:rPr>
        <w:t xml:space="preserve"> Favorites</w:t>
      </w:r>
      <w:r>
        <w:t xml:space="preserve"> in </w:t>
      </w:r>
      <w:r w:rsidRPr="004A5215">
        <w:rPr>
          <w:i/>
          <w:iCs/>
          <w:color w:val="4472C4" w:themeColor="accent1"/>
        </w:rPr>
        <w:t>EAM.DUX.REQ.StandardModel</w:t>
      </w:r>
      <w:r>
        <w:t>.</w:t>
      </w:r>
    </w:p>
    <w:p w14:paraId="6748C3C3" w14:textId="77777777" w:rsidR="00577699" w:rsidRDefault="00577699" w:rsidP="000E0169">
      <w:pPr>
        <w:pStyle w:val="SOP2Text"/>
        <w:ind w:left="2160"/>
      </w:pPr>
    </w:p>
    <w:p w14:paraId="261E5704" w14:textId="25EE9798" w:rsidR="00577699" w:rsidRDefault="00D5536D" w:rsidP="000E0169">
      <w:pPr>
        <w:pStyle w:val="SOP2Text"/>
        <w:ind w:left="2160"/>
      </w:pPr>
      <w:r>
        <w:t>Note: If the menu is configured (see</w:t>
      </w:r>
      <w:r w:rsidR="00577699">
        <w:t xml:space="preserve"> </w:t>
      </w:r>
      <w:r w:rsidR="00577699" w:rsidRPr="001B6F34">
        <w:rPr>
          <w:i/>
          <w:iCs/>
          <w:color w:val="4472C4" w:themeColor="accent1"/>
        </w:rPr>
        <w:t>Digital Work Menus for User Groups</w:t>
      </w:r>
      <w:r>
        <w:t>) such that only the main menu folder exists without any sub-menu folders, all tiles will display the</w:t>
      </w:r>
      <w:r w:rsidR="00577699">
        <w:t xml:space="preserve"> ‘Star’ icon</w:t>
      </w:r>
      <w:r>
        <w:t xml:space="preserve"> (i.e. same icon as for Favorites)</w:t>
      </w:r>
      <w:r w:rsidR="00577699">
        <w:t xml:space="preserve">. </w:t>
      </w:r>
    </w:p>
    <w:p w14:paraId="537E383D" w14:textId="77777777" w:rsidR="000E0169" w:rsidRDefault="000E0169" w:rsidP="000E0169">
      <w:pPr>
        <w:pStyle w:val="SOP2Text"/>
        <w:ind w:left="1440"/>
      </w:pPr>
    </w:p>
    <w:p w14:paraId="2C4064D6" w14:textId="7CF11756" w:rsidR="000E0169" w:rsidRDefault="005A7091" w:rsidP="000E0169">
      <w:pPr>
        <w:pStyle w:val="SOP3Heading"/>
        <w:tabs>
          <w:tab w:val="clear" w:pos="360"/>
          <w:tab w:val="clear" w:pos="1620"/>
          <w:tab w:val="num" w:pos="1872"/>
        </w:tabs>
        <w:ind w:left="2160" w:hanging="720"/>
      </w:pPr>
      <w:r>
        <w:t>Count indicator</w:t>
      </w:r>
    </w:p>
    <w:p w14:paraId="1172E9FA" w14:textId="5B4F8A29" w:rsidR="005A7091" w:rsidRDefault="005A7091" w:rsidP="007F0D06">
      <w:pPr>
        <w:pStyle w:val="SOP2Text"/>
        <w:ind w:left="2160" w:hanging="360"/>
      </w:pPr>
      <w:r>
        <w:t xml:space="preserve">      The s</w:t>
      </w:r>
      <w:r w:rsidRPr="00AD1CC0">
        <w:t>ystem display</w:t>
      </w:r>
      <w:r>
        <w:t>s</w:t>
      </w:r>
      <w:r w:rsidRPr="00AD1CC0">
        <w:t xml:space="preserve"> </w:t>
      </w:r>
      <w:r>
        <w:t>a c</w:t>
      </w:r>
      <w:r w:rsidRPr="00AD1CC0">
        <w:t>ount</w:t>
      </w:r>
      <w:r>
        <w:t xml:space="preserve"> on</w:t>
      </w:r>
      <w:r w:rsidRPr="00AD1CC0">
        <w:t xml:space="preserve"> the </w:t>
      </w:r>
      <w:r>
        <w:t>tile,</w:t>
      </w:r>
      <w:r w:rsidRPr="00AD1CC0">
        <w:t xml:space="preserve"> </w:t>
      </w:r>
      <w:r>
        <w:t>if</w:t>
      </w:r>
      <w:r w:rsidRPr="00AD1CC0">
        <w:t xml:space="preserve"> </w:t>
      </w:r>
      <w:r>
        <w:t xml:space="preserve">a </w:t>
      </w:r>
      <w:r w:rsidRPr="00AD1CC0">
        <w:t>SQL Statement</w:t>
      </w:r>
      <w:r>
        <w:t xml:space="preserve"> has been specified for the Digital Work Home Setup record</w:t>
      </w:r>
      <w:r w:rsidRPr="00AD1CC0">
        <w:t xml:space="preserve">. </w:t>
      </w:r>
      <w:r>
        <w:t>See</w:t>
      </w:r>
      <w:r>
        <w:rPr>
          <w:i/>
          <w:iCs/>
          <w:color w:val="4472C4" w:themeColor="accent1"/>
        </w:rPr>
        <w:t xml:space="preserve"> </w:t>
      </w:r>
      <w:r w:rsidRPr="00D85B85">
        <w:rPr>
          <w:i/>
          <w:iCs/>
          <w:color w:val="4472C4" w:themeColor="accent1"/>
        </w:rPr>
        <w:t>Digital Work Home Setup</w:t>
      </w:r>
      <w:r>
        <w:t>.</w:t>
      </w:r>
    </w:p>
    <w:p w14:paraId="0086E81A" w14:textId="77777777" w:rsidR="005A7091" w:rsidRDefault="005A7091" w:rsidP="005A7091">
      <w:pPr>
        <w:pStyle w:val="SOP2Text"/>
        <w:ind w:left="2160"/>
      </w:pPr>
    </w:p>
    <w:p w14:paraId="5282DD79" w14:textId="77777777" w:rsidR="005A7091" w:rsidRDefault="005A7091" w:rsidP="005A7091">
      <w:pPr>
        <w:pStyle w:val="SOP2Text"/>
        <w:ind w:left="2160"/>
      </w:pPr>
      <w:r w:rsidRPr="00AD1CC0">
        <w:t xml:space="preserve">If the </w:t>
      </w:r>
      <w:r>
        <w:t xml:space="preserve">SQL Statement returns a </w:t>
      </w:r>
      <w:r w:rsidRPr="00AD1CC0">
        <w:t xml:space="preserve">count </w:t>
      </w:r>
      <w:r>
        <w:t xml:space="preserve">that is </w:t>
      </w:r>
      <w:r w:rsidRPr="00AD1CC0">
        <w:t xml:space="preserve">&gt;=1000, </w:t>
      </w:r>
      <w:r>
        <w:t>the system</w:t>
      </w:r>
      <w:r w:rsidRPr="00AD1CC0">
        <w:t xml:space="preserve"> will show </w:t>
      </w:r>
      <w:r>
        <w:t>count as “</w:t>
      </w:r>
      <w:r w:rsidRPr="00AD1CC0">
        <w:t>999+</w:t>
      </w:r>
      <w:r>
        <w:t>”.</w:t>
      </w:r>
    </w:p>
    <w:p w14:paraId="0177555C" w14:textId="77777777" w:rsidR="005A7091" w:rsidRDefault="005A7091" w:rsidP="005A7091">
      <w:pPr>
        <w:pStyle w:val="SOP2Text"/>
        <w:ind w:left="2160"/>
      </w:pPr>
    </w:p>
    <w:p w14:paraId="5A1266AA" w14:textId="77777777" w:rsidR="005A7091" w:rsidRDefault="005A7091" w:rsidP="005A7091">
      <w:pPr>
        <w:pStyle w:val="SOP2Text"/>
        <w:ind w:left="2160"/>
      </w:pPr>
      <w:r>
        <w:t xml:space="preserve">If no SQL Statement is specified for the Digital Work Home Setup record, or if a SQL Statement exists but the statement returns ‘0’ as a value; the system does not display a count indicator on the tile. </w:t>
      </w:r>
    </w:p>
    <w:p w14:paraId="28D781F8" w14:textId="77777777" w:rsidR="005A7091" w:rsidRDefault="005A7091" w:rsidP="000E0169">
      <w:pPr>
        <w:pStyle w:val="SOP2Text"/>
        <w:ind w:left="1440"/>
      </w:pPr>
    </w:p>
    <w:p w14:paraId="65A4F1BF" w14:textId="1E26950E" w:rsidR="000E0169" w:rsidRPr="009E7A09" w:rsidRDefault="000E0169" w:rsidP="000E0169">
      <w:pPr>
        <w:pStyle w:val="SOP3Heading"/>
        <w:tabs>
          <w:tab w:val="clear" w:pos="360"/>
          <w:tab w:val="clear" w:pos="1620"/>
          <w:tab w:val="num" w:pos="1872"/>
        </w:tabs>
        <w:ind w:left="2160" w:hanging="720"/>
      </w:pPr>
      <w:r>
        <w:t xml:space="preserve">Insert Mode </w:t>
      </w:r>
      <w:r w:rsidR="005A7091">
        <w:t>indicator</w:t>
      </w:r>
    </w:p>
    <w:p w14:paraId="03DB17C3" w14:textId="46B31B60" w:rsidR="000E0169" w:rsidRDefault="000E0169" w:rsidP="000E0169">
      <w:pPr>
        <w:pStyle w:val="SOP2Text"/>
        <w:ind w:left="2160"/>
      </w:pPr>
      <w:r>
        <w:lastRenderedPageBreak/>
        <w:t xml:space="preserve">The system displays an </w:t>
      </w:r>
      <w:r w:rsidR="00B34EF1">
        <w:t>i</w:t>
      </w:r>
      <w:r>
        <w:t>nsert icon</w:t>
      </w:r>
      <w:r w:rsidR="00B34EF1">
        <w:t xml:space="preserve"> (+)</w:t>
      </w:r>
      <w:r>
        <w:t xml:space="preserve"> on the tile</w:t>
      </w:r>
      <w:r w:rsidR="00B34EF1">
        <w:t>, if the Insert Mode checkbox is checked</w:t>
      </w:r>
      <w:r>
        <w:t xml:space="preserve"> for </w:t>
      </w:r>
      <w:r w:rsidR="00B34EF1">
        <w:t>the</w:t>
      </w:r>
      <w:r>
        <w:t xml:space="preserve"> Digital Work Home record</w:t>
      </w:r>
      <w:r w:rsidR="00B34EF1">
        <w:t xml:space="preserve">. </w:t>
      </w:r>
      <w:r>
        <w:t>See</w:t>
      </w:r>
      <w:r>
        <w:rPr>
          <w:i/>
          <w:iCs/>
          <w:color w:val="4472C4" w:themeColor="accent1"/>
        </w:rPr>
        <w:t xml:space="preserve"> </w:t>
      </w:r>
      <w:r w:rsidRPr="00D85B85">
        <w:rPr>
          <w:i/>
          <w:iCs/>
          <w:color w:val="4472C4" w:themeColor="accent1"/>
        </w:rPr>
        <w:t>Digital Work Home Setup</w:t>
      </w:r>
      <w:r>
        <w:t xml:space="preserve">. </w:t>
      </w:r>
    </w:p>
    <w:p w14:paraId="072B527C" w14:textId="77777777" w:rsidR="000E0169" w:rsidRDefault="000E0169" w:rsidP="000E0169">
      <w:pPr>
        <w:pStyle w:val="SOP2Text"/>
        <w:ind w:left="1440"/>
      </w:pPr>
    </w:p>
    <w:p w14:paraId="24080CD5" w14:textId="4D3A7431" w:rsidR="000E0169" w:rsidRPr="0067553C" w:rsidRDefault="00EF423E" w:rsidP="000E0169">
      <w:pPr>
        <w:pStyle w:val="SOP2Heading"/>
        <w:tabs>
          <w:tab w:val="clear" w:pos="1080"/>
          <w:tab w:val="clear" w:pos="1152"/>
        </w:tabs>
      </w:pPr>
      <w:r>
        <w:t xml:space="preserve">Screen </w:t>
      </w:r>
    </w:p>
    <w:p w14:paraId="63E0FA2E" w14:textId="3EDC61B7" w:rsidR="000E0169" w:rsidRDefault="001144D1" w:rsidP="000E0169">
      <w:pPr>
        <w:pStyle w:val="SOP2Text"/>
        <w:ind w:left="1440"/>
      </w:pPr>
      <w:r>
        <w:t>T</w:t>
      </w:r>
      <w:r w:rsidR="000E0169">
        <w:t>he system will check to see if the</w:t>
      </w:r>
      <w:r w:rsidR="00EF423E">
        <w:t xml:space="preserve"> </w:t>
      </w:r>
      <w:r w:rsidR="008761BD">
        <w:t>s</w:t>
      </w:r>
      <w:r w:rsidR="00EF423E" w:rsidRPr="00915016">
        <w:t>creen</w:t>
      </w:r>
      <w:r w:rsidR="000E0169">
        <w:t xml:space="preserve"> </w:t>
      </w:r>
      <w:r w:rsidR="00EF423E">
        <w:t xml:space="preserve">exists </w:t>
      </w:r>
      <w:r w:rsidR="00A81B6C">
        <w:t>in the menu</w:t>
      </w:r>
      <w:r w:rsidR="000E0169">
        <w:t xml:space="preserve"> (see </w:t>
      </w:r>
      <w:r w:rsidR="00EF423E">
        <w:rPr>
          <w:i/>
          <w:iCs/>
          <w:color w:val="4472C4" w:themeColor="accent1"/>
        </w:rPr>
        <w:t>Digital Work Menus</w:t>
      </w:r>
      <w:r w:rsidR="000E0169" w:rsidRPr="00C264DE">
        <w:rPr>
          <w:i/>
          <w:iCs/>
          <w:color w:val="4472C4" w:themeColor="accent1"/>
        </w:rPr>
        <w:t xml:space="preserve"> for User Groups</w:t>
      </w:r>
      <w:r w:rsidR="000E0169">
        <w:t xml:space="preserve">). If </w:t>
      </w:r>
      <w:r w:rsidR="00EF423E">
        <w:t>the screen</w:t>
      </w:r>
      <w:r w:rsidR="000E0169">
        <w:t xml:space="preserve"> does not exist</w:t>
      </w:r>
      <w:r w:rsidR="00D86DD8">
        <w:t xml:space="preserve"> in the menu</w:t>
      </w:r>
      <w:r w:rsidR="000E0169">
        <w:t>, th</w:t>
      </w:r>
      <w:r w:rsidR="00D86DD8">
        <w:t>at</w:t>
      </w:r>
      <w:r w:rsidR="000E0169">
        <w:t xml:space="preserve"> Digital Work Home record will not be displayed. </w:t>
      </w:r>
    </w:p>
    <w:p w14:paraId="48EA9665" w14:textId="77777777" w:rsidR="000E0169" w:rsidRDefault="000E0169" w:rsidP="000E0169">
      <w:pPr>
        <w:pStyle w:val="SOP1Text"/>
        <w:ind w:left="1440"/>
      </w:pPr>
    </w:p>
    <w:p w14:paraId="6A9878CE" w14:textId="3F9ED03A" w:rsidR="000E0169" w:rsidRPr="002270D9" w:rsidRDefault="000764C7" w:rsidP="007F0D06">
      <w:pPr>
        <w:pStyle w:val="SOP2Heading"/>
        <w:numPr>
          <w:ilvl w:val="1"/>
          <w:numId w:val="33"/>
        </w:numPr>
        <w:tabs>
          <w:tab w:val="clear" w:pos="1080"/>
        </w:tabs>
      </w:pPr>
      <w:r>
        <w:t xml:space="preserve">     </w:t>
      </w:r>
      <w:r w:rsidR="000E0169" w:rsidRPr="002270D9">
        <w:t>Impact of Digital Work App first screen</w:t>
      </w:r>
    </w:p>
    <w:p w14:paraId="765F680D" w14:textId="77777777" w:rsidR="000E0169" w:rsidRDefault="000E0169" w:rsidP="000E0169">
      <w:pPr>
        <w:pStyle w:val="SOP2Text"/>
        <w:ind w:left="1440"/>
      </w:pPr>
      <w:r>
        <w:t>The system will ignore the Digital Work App first screen set at the user level, if Digital Work Home records exist at the User Group level.</w:t>
      </w:r>
    </w:p>
    <w:p w14:paraId="182315AB" w14:textId="77777777" w:rsidR="000E0169" w:rsidRDefault="000E0169" w:rsidP="000E0169">
      <w:pPr>
        <w:pStyle w:val="SOP2Text"/>
        <w:ind w:left="1440"/>
      </w:pPr>
    </w:p>
    <w:p w14:paraId="3ADC0C6F" w14:textId="77777777" w:rsidR="005359C3" w:rsidRPr="0067553C" w:rsidRDefault="00C32D03" w:rsidP="0023598E">
      <w:pPr>
        <w:pStyle w:val="SOP1Heading"/>
        <w:tabs>
          <w:tab w:val="clear" w:pos="432"/>
        </w:tabs>
        <w:ind w:left="540" w:hanging="540"/>
      </w:pPr>
      <w:r w:rsidRPr="0067553C">
        <w:t>Lookup Definitions</w:t>
      </w:r>
    </w:p>
    <w:p w14:paraId="7E323FAC" w14:textId="75B9C42A" w:rsidR="005359C3" w:rsidRPr="0067553C" w:rsidRDefault="008C13AA" w:rsidP="008C13AA">
      <w:pPr>
        <w:pStyle w:val="SOP1Text"/>
      </w:pPr>
      <w:r w:rsidRPr="0067553C">
        <w:t>None</w:t>
      </w:r>
    </w:p>
    <w:p w14:paraId="68C1983A" w14:textId="77777777" w:rsidR="005359C3" w:rsidRPr="0067553C" w:rsidRDefault="00C32D03" w:rsidP="005459CF">
      <w:pPr>
        <w:pStyle w:val="SOP2Heading"/>
        <w:tabs>
          <w:tab w:val="clear" w:pos="1080"/>
          <w:tab w:val="clear" w:pos="1152"/>
        </w:tabs>
      </w:pPr>
      <w:r w:rsidRPr="0067553C">
        <w:t>Shared Lookups</w:t>
      </w:r>
    </w:p>
    <w:p w14:paraId="35DCE660" w14:textId="4D3EE00C" w:rsidR="0068742B" w:rsidRPr="0067553C" w:rsidRDefault="008C13AA" w:rsidP="0068742B">
      <w:pPr>
        <w:pStyle w:val="SOP1Text"/>
        <w:ind w:left="720"/>
      </w:pPr>
      <w:bookmarkStart w:id="24" w:name="_Toc423410255"/>
      <w:bookmarkStart w:id="25" w:name="_Toc425054514"/>
      <w:bookmarkStart w:id="26" w:name="_Toc455894754"/>
      <w:bookmarkStart w:id="27" w:name="_Toc524927287"/>
      <w:r w:rsidRPr="0067553C">
        <w:t>None</w:t>
      </w:r>
    </w:p>
    <w:p w14:paraId="33C78606" w14:textId="594E8F50" w:rsidR="005359C3" w:rsidRPr="0067553C" w:rsidRDefault="00C32D03" w:rsidP="006E0B6F">
      <w:pPr>
        <w:pStyle w:val="SOP1Heading"/>
        <w:tabs>
          <w:tab w:val="clear" w:pos="432"/>
        </w:tabs>
        <w:ind w:left="540" w:hanging="540"/>
      </w:pPr>
      <w:r w:rsidRPr="0067553C">
        <w:t>Grid Definitions</w:t>
      </w:r>
      <w:bookmarkEnd w:id="24"/>
      <w:bookmarkEnd w:id="25"/>
      <w:bookmarkEnd w:id="26"/>
      <w:bookmarkEnd w:id="27"/>
      <w:r w:rsidRPr="0067553C">
        <w:t xml:space="preserve">: </w:t>
      </w:r>
    </w:p>
    <w:p w14:paraId="4836E619" w14:textId="02B4FAF2" w:rsidR="005359C3" w:rsidRPr="0067553C" w:rsidRDefault="008C13AA" w:rsidP="00EA3AA3">
      <w:pPr>
        <w:pStyle w:val="SOP2Text"/>
        <w:tabs>
          <w:tab w:val="left" w:pos="1080"/>
        </w:tabs>
        <w:ind w:hanging="540"/>
      </w:pPr>
      <w:r w:rsidRPr="0067553C">
        <w:t>None</w:t>
      </w:r>
    </w:p>
    <w:p w14:paraId="5C36A9C6" w14:textId="77777777" w:rsidR="003B3F5A" w:rsidRPr="0067553C" w:rsidRDefault="003B3F5A" w:rsidP="005459CF">
      <w:pPr>
        <w:pStyle w:val="SOP2Text"/>
      </w:pPr>
    </w:p>
    <w:p w14:paraId="4C45FEB0" w14:textId="4536580B" w:rsidR="003B3F5A" w:rsidRPr="0067553C" w:rsidRDefault="003B3F5A" w:rsidP="003B3F5A">
      <w:pPr>
        <w:pStyle w:val="SOP1Heading"/>
        <w:tabs>
          <w:tab w:val="clear" w:pos="432"/>
        </w:tabs>
        <w:ind w:left="540" w:hanging="540"/>
      </w:pPr>
      <w:r w:rsidRPr="0067553C">
        <w:t xml:space="preserve">Additional Information: </w:t>
      </w:r>
    </w:p>
    <w:p w14:paraId="7C5DD68C" w14:textId="5DF4C3E8" w:rsidR="00D67305" w:rsidRDefault="005711D9" w:rsidP="008F4C85">
      <w:pPr>
        <w:pStyle w:val="SOP2Text"/>
        <w:ind w:left="540"/>
      </w:pPr>
      <w:r>
        <w:t>None</w:t>
      </w:r>
    </w:p>
    <w:sectPr w:rsidR="00D67305" w:rsidSect="00F073A4">
      <w:headerReference w:type="even" r:id="rId12"/>
      <w:headerReference w:type="default" r:id="rId13"/>
      <w:footerReference w:type="even" r:id="rId14"/>
      <w:footerReference w:type="default" r:id="rId15"/>
      <w:headerReference w:type="first" r:id="rId16"/>
      <w:footerReference w:type="first" r:id="rId17"/>
      <w:pgSz w:w="12240" w:h="15840" w:code="1"/>
      <w:pgMar w:top="1332" w:right="1152" w:bottom="432" w:left="1152" w:header="63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3626" w14:textId="77777777" w:rsidR="00BA77EE" w:rsidRDefault="00BA77EE">
      <w:r>
        <w:separator/>
      </w:r>
    </w:p>
  </w:endnote>
  <w:endnote w:type="continuationSeparator" w:id="0">
    <w:p w14:paraId="754959ED" w14:textId="77777777" w:rsidR="00BA77EE" w:rsidRDefault="00BA7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E206" w14:textId="77777777" w:rsidR="00EB3C25" w:rsidRDefault="00EB3C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2B32A1" w14:paraId="6674C05A" w14:textId="77777777" w:rsidTr="001D3747">
      <w:trPr>
        <w:trHeight w:val="270"/>
      </w:trPr>
      <w:tc>
        <w:tcPr>
          <w:tcW w:w="1620" w:type="dxa"/>
          <w:tcBorders>
            <w:top w:val="nil"/>
            <w:left w:val="nil"/>
            <w:bottom w:val="nil"/>
            <w:right w:val="nil"/>
          </w:tcBorders>
          <w:vAlign w:val="bottom"/>
        </w:tcPr>
        <w:p w14:paraId="5DA7E87F" w14:textId="77777777" w:rsidR="00FC0A55" w:rsidRDefault="00C32D03" w:rsidP="00FC0A55">
          <w:pPr>
            <w:spacing w:before="120" w:after="60"/>
          </w:pPr>
          <w:r>
            <w:rPr>
              <w:rFonts w:ascii="Source Sans Pro" w:hAnsi="Source Sans Pro"/>
              <w:noProof/>
            </w:rPr>
            <mc:AlternateContent>
              <mc:Choice Requires="wps">
                <w:drawing>
                  <wp:anchor distT="0" distB="0" distL="114300" distR="114300" simplePos="0" relativeHeight="251660288" behindDoc="0" locked="0" layoutInCell="1" allowOverlap="1" wp14:anchorId="13B3425B" wp14:editId="5F05660A">
                    <wp:simplePos x="0" y="0"/>
                    <wp:positionH relativeFrom="column">
                      <wp:align>left</wp:align>
                    </wp:positionH>
                    <wp:positionV relativeFrom="paragraph">
                      <wp:posOffset>0</wp:posOffset>
                    </wp:positionV>
                    <wp:extent cx="6318504" cy="45720"/>
                    <wp:effectExtent l="0" t="0" r="6350" b="0"/>
                    <wp:wrapNone/>
                    <wp:docPr id="18" name="Rectangle 18"/>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18" o:spid="_x0000_s2049" style="width:497.5pt;height:3.6pt;margin-top:0;margin-left:0;mso-height-percent:0;mso-height-relative:margin;mso-position-horizontal:left;mso-width-percent:0;mso-width-relative:margin;mso-wrap-distance-bottom:0;mso-wrap-distance-left:9pt;mso-wrap-distance-right:9pt;mso-wrap-distance-top:0;mso-wrap-style:square;position:absolute;visibility:visible;v-text-anchor:middle;z-index:251661312" fillcolor="#069" stroked="f" strokeweight="1pt">
                    <v:fill color2="#d4e8ce" rotate="t" angle="110" colors="0 #069;38011f #069" focus="100%" type="gradient">
                      <o:fill v:ext="view" type="gradientUnscaled"/>
                    </v:fill>
                  </v:rect>
                </w:pict>
              </mc:Fallback>
            </mc:AlternateContent>
          </w:r>
          <w:r>
            <w:t>Confidential</w:t>
          </w:r>
        </w:p>
      </w:tc>
      <w:tc>
        <w:tcPr>
          <w:tcW w:w="6840" w:type="dxa"/>
          <w:tcBorders>
            <w:top w:val="nil"/>
            <w:left w:val="nil"/>
            <w:bottom w:val="nil"/>
            <w:right w:val="nil"/>
          </w:tcBorders>
        </w:tcPr>
        <w:p w14:paraId="0D8F3212" w14:textId="19FC20B8" w:rsidR="00FC0A55" w:rsidRDefault="00C32D03" w:rsidP="00FC0A55">
          <w:pPr>
            <w:spacing w:before="120" w:after="60"/>
            <w:jc w:val="center"/>
          </w:pPr>
          <w:r>
            <w:rPr>
              <w:rFonts w:cs="Arial"/>
            </w:rPr>
            <w:t>©202</w:t>
          </w:r>
          <w:r w:rsidR="00EB3C25">
            <w:rPr>
              <w:rFonts w:cs="Arial"/>
            </w:rPr>
            <w:t>4</w:t>
          </w:r>
          <w:r>
            <w:rPr>
              <w:rFonts w:cs="Arial"/>
            </w:rPr>
            <w:t xml:space="preserve">. </w:t>
          </w:r>
          <w:r w:rsidRPr="00FC0A55">
            <w:t>All</w:t>
          </w:r>
          <w:r>
            <w:rPr>
              <w:rFonts w:cs="Arial"/>
            </w:rPr>
            <w:t xml:space="preserve"> Rights Reserved. </w:t>
          </w:r>
          <w:r>
            <w:t>Hexagon</w:t>
          </w:r>
          <w:r w:rsidRPr="00FC0A55">
            <w:rPr>
              <w:vertAlign w:val="superscript"/>
            </w:rPr>
            <w:t>®</w:t>
          </w:r>
        </w:p>
      </w:tc>
      <w:tc>
        <w:tcPr>
          <w:tcW w:w="1637" w:type="dxa"/>
          <w:tcBorders>
            <w:top w:val="nil"/>
            <w:left w:val="nil"/>
            <w:bottom w:val="nil"/>
            <w:right w:val="nil"/>
          </w:tcBorders>
          <w:vAlign w:val="bottom"/>
        </w:tcPr>
        <w:p w14:paraId="49809F86" w14:textId="77777777" w:rsidR="00FC0A55" w:rsidRDefault="00C32D03" w:rsidP="00FC0A55">
          <w:pPr>
            <w:spacing w:before="120" w:after="60"/>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5</w:t>
          </w:r>
          <w:r>
            <w:fldChar w:fldCharType="end"/>
          </w:r>
        </w:p>
      </w:tc>
    </w:tr>
  </w:tbl>
  <w:p w14:paraId="28043362" w14:textId="77777777" w:rsidR="005359C3" w:rsidRPr="00FC0A55" w:rsidRDefault="005359C3" w:rsidP="00FC0A55">
    <w:pPr>
      <w:pStyle w:val="Footer"/>
      <w:rPr>
        <w:sz w:val="2"/>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2B32A1" w14:paraId="2F2888D0" w14:textId="77777777" w:rsidTr="00FC0A55">
      <w:trPr>
        <w:trHeight w:val="270"/>
      </w:trPr>
      <w:tc>
        <w:tcPr>
          <w:tcW w:w="1620" w:type="dxa"/>
          <w:tcBorders>
            <w:top w:val="nil"/>
            <w:left w:val="nil"/>
            <w:bottom w:val="nil"/>
            <w:right w:val="nil"/>
          </w:tcBorders>
          <w:vAlign w:val="bottom"/>
        </w:tcPr>
        <w:p w14:paraId="72B0309A" w14:textId="77777777" w:rsidR="005359C3" w:rsidRDefault="00C32D03" w:rsidP="00FC0A55">
          <w:pPr>
            <w:spacing w:before="120" w:after="60"/>
          </w:pPr>
          <w:r>
            <w:rPr>
              <w:rFonts w:ascii="Source Sans Pro" w:hAnsi="Source Sans Pro"/>
              <w:noProof/>
            </w:rPr>
            <mc:AlternateContent>
              <mc:Choice Requires="wps">
                <w:drawing>
                  <wp:anchor distT="0" distB="0" distL="114300" distR="114300" simplePos="0" relativeHeight="251658240" behindDoc="0" locked="0" layoutInCell="1" allowOverlap="1" wp14:anchorId="57ABC078" wp14:editId="7303A072">
                    <wp:simplePos x="0" y="0"/>
                    <wp:positionH relativeFrom="column">
                      <wp:align>left</wp:align>
                    </wp:positionH>
                    <wp:positionV relativeFrom="paragraph">
                      <wp:posOffset>0</wp:posOffset>
                    </wp:positionV>
                    <wp:extent cx="6318504" cy="45720"/>
                    <wp:effectExtent l="0" t="0" r="6350" b="0"/>
                    <wp:wrapNone/>
                    <wp:docPr id="37" name="Rectangle 37"/>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Rectangle 37" o:spid="_x0000_s2050" style="width:497.5pt;height:3.6pt;margin-top:0;margin-left:0;mso-height-percent:0;mso-height-relative:margin;mso-position-horizontal:left;mso-width-percent:0;mso-width-relative:margin;mso-wrap-distance-bottom:0;mso-wrap-distance-left:9pt;mso-wrap-distance-right:9pt;mso-wrap-distance-top:0;mso-wrap-style:square;position:absolute;visibility:visible;v-text-anchor:middle;z-index:251659264" fillcolor="#069" stroked="f" strokeweight="1pt">
                    <v:fill color2="#d4e8ce" rotate="t" angle="110" colors="0 #069;38011f #069" focus="100%" type="gradient">
                      <o:fill v:ext="view" type="gradientUnscaled"/>
                    </v:fill>
                  </v:rect>
                </w:pict>
              </mc:Fallback>
            </mc:AlternateContent>
          </w:r>
          <w:r w:rsidR="00821029">
            <w:t>Confidential</w:t>
          </w:r>
        </w:p>
      </w:tc>
      <w:tc>
        <w:tcPr>
          <w:tcW w:w="6840" w:type="dxa"/>
          <w:tcBorders>
            <w:top w:val="nil"/>
            <w:left w:val="nil"/>
            <w:bottom w:val="nil"/>
            <w:right w:val="nil"/>
          </w:tcBorders>
        </w:tcPr>
        <w:p w14:paraId="6C456F64" w14:textId="0D9EBC8B" w:rsidR="005359C3" w:rsidRDefault="00C32D03" w:rsidP="00FC0A55">
          <w:pPr>
            <w:spacing w:before="120" w:after="60"/>
            <w:jc w:val="center"/>
          </w:pPr>
          <w:r>
            <w:rPr>
              <w:rFonts w:cs="Arial"/>
            </w:rPr>
            <w:t>©</w:t>
          </w:r>
          <w:r w:rsidR="00EA74F7">
            <w:rPr>
              <w:rFonts w:cs="Arial"/>
            </w:rPr>
            <w:t>202</w:t>
          </w:r>
          <w:r w:rsidR="00310862">
            <w:rPr>
              <w:rFonts w:cs="Arial"/>
            </w:rPr>
            <w:t>4</w:t>
          </w:r>
          <w:r w:rsidR="00EA74F7">
            <w:rPr>
              <w:rFonts w:cs="Arial"/>
            </w:rPr>
            <w:t xml:space="preserve">. </w:t>
          </w:r>
          <w:r w:rsidR="00EA74F7" w:rsidRPr="00FC0A55">
            <w:t>All</w:t>
          </w:r>
          <w:r w:rsidR="00EA74F7">
            <w:rPr>
              <w:rFonts w:cs="Arial"/>
            </w:rPr>
            <w:t xml:space="preserve"> Rights Reserved. </w:t>
          </w:r>
          <w:r w:rsidR="00EA74F7">
            <w:t>Hexagon</w:t>
          </w:r>
          <w:r w:rsidR="00FC0A55" w:rsidRPr="00FC0A55">
            <w:rPr>
              <w:vertAlign w:val="superscript"/>
            </w:rPr>
            <w:t>®</w:t>
          </w:r>
        </w:p>
      </w:tc>
      <w:tc>
        <w:tcPr>
          <w:tcW w:w="1637" w:type="dxa"/>
          <w:tcBorders>
            <w:top w:val="nil"/>
            <w:left w:val="nil"/>
            <w:bottom w:val="nil"/>
            <w:right w:val="nil"/>
          </w:tcBorders>
          <w:vAlign w:val="bottom"/>
        </w:tcPr>
        <w:p w14:paraId="3ECF3B73" w14:textId="77777777" w:rsidR="005359C3" w:rsidRDefault="00C32D03" w:rsidP="00FC0A55">
          <w:pPr>
            <w:spacing w:before="120" w:after="60"/>
            <w:jc w:val="right"/>
          </w:pPr>
          <w:r>
            <w:t xml:space="preserve">Page </w:t>
          </w:r>
          <w:r>
            <w:fldChar w:fldCharType="begin"/>
          </w:r>
          <w:r>
            <w:instrText xml:space="preserve"> PAGE </w:instrText>
          </w:r>
          <w:r>
            <w:fldChar w:fldCharType="separate"/>
          </w:r>
          <w:r w:rsidR="001429F0">
            <w:rPr>
              <w:noProof/>
            </w:rPr>
            <w:t>1</w:t>
          </w:r>
          <w:r>
            <w:fldChar w:fldCharType="end"/>
          </w:r>
          <w:r>
            <w:t xml:space="preserve"> of </w:t>
          </w:r>
          <w:r w:rsidR="001429F0">
            <w:fldChar w:fldCharType="begin"/>
          </w:r>
          <w:r>
            <w:instrText xml:space="preserve"> NUMPAGES </w:instrText>
          </w:r>
          <w:r w:rsidR="001429F0">
            <w:fldChar w:fldCharType="separate"/>
          </w:r>
          <w:r w:rsidR="001429F0">
            <w:rPr>
              <w:noProof/>
            </w:rPr>
            <w:t>1</w:t>
          </w:r>
          <w:r w:rsidR="001429F0">
            <w:rPr>
              <w:noProof/>
            </w:rPr>
            <w:fldChar w:fldCharType="end"/>
          </w:r>
        </w:p>
      </w:tc>
    </w:tr>
  </w:tbl>
  <w:p w14:paraId="41156BD4" w14:textId="77777777" w:rsidR="005359C3" w:rsidRPr="00F0132B" w:rsidRDefault="005359C3" w:rsidP="005359C3">
    <w:pPr>
      <w:tabs>
        <w:tab w:val="left" w:pos="8295"/>
        <w:tab w:val="left" w:pos="8610"/>
      </w:tabs>
      <w:spacing w:after="60"/>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86C2" w14:textId="77777777" w:rsidR="00BA77EE" w:rsidRDefault="00BA77EE">
      <w:r>
        <w:separator/>
      </w:r>
    </w:p>
  </w:footnote>
  <w:footnote w:type="continuationSeparator" w:id="0">
    <w:p w14:paraId="49D671F6" w14:textId="77777777" w:rsidR="00BA77EE" w:rsidRDefault="00BA7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0B2A" w14:textId="77777777" w:rsidR="00EB3C25" w:rsidRDefault="00EB3C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06699"/>
        <w:right w:val="none" w:sz="0" w:space="0" w:color="auto"/>
        <w:insideH w:val="none" w:sz="0" w:space="0" w:color="auto"/>
        <w:insideV w:val="none" w:sz="0" w:space="0" w:color="auto"/>
      </w:tblBorders>
      <w:tblLook w:val="04A0" w:firstRow="1" w:lastRow="0" w:firstColumn="1" w:lastColumn="0" w:noHBand="0" w:noVBand="1"/>
    </w:tblPr>
    <w:tblGrid>
      <w:gridCol w:w="9180"/>
      <w:gridCol w:w="746"/>
    </w:tblGrid>
    <w:tr w:rsidR="002B32A1" w14:paraId="3B3A8B63" w14:textId="77777777" w:rsidTr="00586F6D">
      <w:tc>
        <w:tcPr>
          <w:tcW w:w="9180" w:type="dxa"/>
          <w:tcMar>
            <w:left w:w="0" w:type="dxa"/>
            <w:right w:w="0" w:type="dxa"/>
          </w:tcMar>
        </w:tcPr>
        <w:p w14:paraId="1B40CDBC" w14:textId="468E58E9" w:rsidR="00FC0A55" w:rsidRPr="00FC0A55" w:rsidRDefault="0072547B" w:rsidP="005359C3">
          <w:pPr>
            <w:tabs>
              <w:tab w:val="right" w:pos="8600"/>
            </w:tabs>
            <w:rPr>
              <w:b/>
              <w:bCs/>
              <w:szCs w:val="20"/>
            </w:rPr>
          </w:pPr>
          <w:r>
            <w:rPr>
              <w:b/>
              <w:bCs/>
              <w:szCs w:val="20"/>
            </w:rPr>
            <w:t xml:space="preserve">Digital Work Home </w:t>
          </w:r>
        </w:p>
      </w:tc>
      <w:tc>
        <w:tcPr>
          <w:tcW w:w="746" w:type="dxa"/>
          <w:tcMar>
            <w:left w:w="0" w:type="dxa"/>
            <w:right w:w="0" w:type="dxa"/>
          </w:tcMar>
        </w:tcPr>
        <w:p w14:paraId="20215EB2" w14:textId="77777777" w:rsidR="00FC0A55" w:rsidRPr="00FC0A55" w:rsidRDefault="00C32D03" w:rsidP="00FC0A55">
          <w:pPr>
            <w:tabs>
              <w:tab w:val="right" w:pos="8600"/>
            </w:tabs>
            <w:jc w:val="right"/>
            <w:rPr>
              <w:b/>
              <w:bCs/>
              <w:szCs w:val="20"/>
            </w:rPr>
          </w:pPr>
          <w:r w:rsidRPr="00FC0A55">
            <w:rPr>
              <w:b/>
              <w:bCs/>
              <w:szCs w:val="20"/>
            </w:rPr>
            <w:t>EAM</w:t>
          </w:r>
        </w:p>
      </w:tc>
    </w:tr>
  </w:tbl>
  <w:p w14:paraId="50021BB2" w14:textId="77777777" w:rsidR="005359C3" w:rsidRPr="00FC0A55" w:rsidRDefault="005359C3" w:rsidP="005359C3">
    <w:pPr>
      <w:tabs>
        <w:tab w:val="right" w:pos="8600"/>
      </w:tabs>
      <w:rPr>
        <w:sz w:val="4"/>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70"/>
      <w:gridCol w:w="6930"/>
    </w:tblGrid>
    <w:tr w:rsidR="002B32A1" w14:paraId="563FB89C" w14:textId="77777777" w:rsidTr="00B73774">
      <w:trPr>
        <w:trHeight w:hRule="exact" w:val="719"/>
      </w:trPr>
      <w:tc>
        <w:tcPr>
          <w:tcW w:w="2970" w:type="dxa"/>
          <w:tcMar>
            <w:top w:w="0" w:type="dxa"/>
            <w:left w:w="0" w:type="dxa"/>
            <w:bottom w:w="0" w:type="dxa"/>
            <w:right w:w="0" w:type="dxa"/>
          </w:tcMar>
          <w:hideMark/>
        </w:tcPr>
        <w:p w14:paraId="1AC9A359" w14:textId="77777777" w:rsidR="00586F6D" w:rsidRPr="00586F6D" w:rsidRDefault="00586F6D" w:rsidP="00586F6D">
          <w:pPr>
            <w:rPr>
              <w:rFonts w:eastAsia="Arial" w:cs="Arial"/>
              <w:sz w:val="2"/>
              <w:szCs w:val="2"/>
            </w:rPr>
          </w:pPr>
        </w:p>
      </w:tc>
      <w:tc>
        <w:tcPr>
          <w:tcW w:w="6930" w:type="dxa"/>
          <w:tcMar>
            <w:top w:w="0" w:type="dxa"/>
            <w:left w:w="0" w:type="dxa"/>
            <w:bottom w:w="0" w:type="dxa"/>
            <w:right w:w="0" w:type="dxa"/>
          </w:tcMar>
          <w:vAlign w:val="center"/>
          <w:hideMark/>
        </w:tcPr>
        <w:p w14:paraId="448C5257" w14:textId="77777777" w:rsidR="00586F6D" w:rsidRPr="00B73774" w:rsidRDefault="00C32D03" w:rsidP="00586F6D">
          <w:pPr>
            <w:rPr>
              <w:rFonts w:ascii="Open Sans" w:eastAsia="Arial" w:hAnsi="Open Sans" w:cs="Open Sans"/>
              <w:b/>
              <w:sz w:val="28"/>
              <w:szCs w:val="12"/>
            </w:rPr>
          </w:pPr>
          <w:r w:rsidRPr="00B73774">
            <w:rPr>
              <w:rFonts w:ascii="Open Sans" w:eastAsia="Arial" w:hAnsi="Open Sans" w:cs="Open Sans"/>
              <w:b/>
              <w:sz w:val="36"/>
              <w:szCs w:val="16"/>
            </w:rPr>
            <w:t>HxGN EAM</w:t>
          </w:r>
        </w:p>
      </w:tc>
    </w:tr>
    <w:tr w:rsidR="002B32A1" w14:paraId="61EA8717" w14:textId="77777777" w:rsidTr="006651FF">
      <w:trPr>
        <w:trHeight w:hRule="exact" w:val="899"/>
      </w:trPr>
      <w:tc>
        <w:tcPr>
          <w:tcW w:w="9900" w:type="dxa"/>
          <w:gridSpan w:val="2"/>
          <w:tcMar>
            <w:top w:w="0" w:type="dxa"/>
            <w:left w:w="0" w:type="dxa"/>
            <w:bottom w:w="0" w:type="dxa"/>
            <w:right w:w="0" w:type="dxa"/>
          </w:tcMar>
        </w:tcPr>
        <w:p w14:paraId="759A223E" w14:textId="5DFBD6CF" w:rsidR="00586F6D" w:rsidRDefault="004A755C" w:rsidP="00586F6D">
          <w:pPr>
            <w:spacing w:before="120"/>
            <w:rPr>
              <w:rFonts w:eastAsia="Arial" w:cs="Arial"/>
              <w:b/>
              <w:color w:val="006699"/>
              <w:sz w:val="28"/>
              <w:szCs w:val="12"/>
            </w:rPr>
          </w:pPr>
          <w:r>
            <w:rPr>
              <w:rFonts w:eastAsia="Arial" w:cs="Arial"/>
              <w:b/>
              <w:color w:val="006699"/>
              <w:sz w:val="28"/>
              <w:szCs w:val="12"/>
            </w:rPr>
            <w:t>EAM.DUX.REQ</w:t>
          </w:r>
        </w:p>
        <w:p w14:paraId="659A0CD0" w14:textId="7CA8B0A1" w:rsidR="00961CD0" w:rsidRPr="00801B95" w:rsidRDefault="00600108" w:rsidP="00586F6D">
          <w:pPr>
            <w:spacing w:before="120"/>
            <w:rPr>
              <w:rFonts w:eastAsia="Arial" w:cs="Arial"/>
              <w:b/>
              <w:sz w:val="28"/>
              <w:szCs w:val="12"/>
            </w:rPr>
          </w:pPr>
          <w:r>
            <w:rPr>
              <w:rFonts w:eastAsia="Arial" w:cs="Arial"/>
              <w:b/>
              <w:sz w:val="28"/>
              <w:szCs w:val="12"/>
            </w:rPr>
            <w:t xml:space="preserve">Digital Work Home </w:t>
          </w:r>
          <w:r w:rsidR="00A13015">
            <w:rPr>
              <w:rFonts w:eastAsia="Arial" w:cs="Arial"/>
              <w:b/>
              <w:sz w:val="28"/>
              <w:szCs w:val="12"/>
            </w:rPr>
            <w:t xml:space="preserve"> </w:t>
          </w:r>
          <w:r w:rsidR="004A755C">
            <w:rPr>
              <w:rFonts w:eastAsia="Arial" w:cs="Arial"/>
              <w:b/>
              <w:sz w:val="28"/>
              <w:szCs w:val="12"/>
            </w:rPr>
            <w:t xml:space="preserve"> </w:t>
          </w:r>
        </w:p>
      </w:tc>
    </w:tr>
  </w:tbl>
  <w:p w14:paraId="7D4D5D09" w14:textId="77777777" w:rsidR="005359C3" w:rsidRPr="00EA74F7" w:rsidRDefault="00C32D03" w:rsidP="00EA74F7">
    <w:pPr>
      <w:pStyle w:val="Header"/>
      <w:rPr>
        <w:rFonts w:cs="Arial"/>
      </w:rPr>
    </w:pPr>
    <w:r w:rsidRPr="00EA74F7">
      <w:rPr>
        <w:rFonts w:eastAsia="Arial" w:cs="Arial"/>
        <w:noProof/>
        <w:sz w:val="12"/>
        <w:szCs w:val="12"/>
      </w:rPr>
      <w:drawing>
        <wp:anchor distT="0" distB="0" distL="114300" distR="114300" simplePos="0" relativeHeight="251662336" behindDoc="0" locked="0" layoutInCell="1" allowOverlap="1" wp14:anchorId="6D286453" wp14:editId="419DA410">
          <wp:simplePos x="0" y="0"/>
          <wp:positionH relativeFrom="column">
            <wp:posOffset>0</wp:posOffset>
          </wp:positionH>
          <wp:positionV relativeFrom="paragraph">
            <wp:posOffset>-1041449</wp:posOffset>
          </wp:positionV>
          <wp:extent cx="1600200" cy="4933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0200" cy="493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73E9E46"/>
    <w:lvl w:ilvl="0">
      <w:start w:val="1"/>
      <w:numFmt w:val="decimal"/>
      <w:pStyle w:val="StyleHeading1CustomColorRGB1811827"/>
      <w:lvlText w:val="%1.0"/>
      <w:lvlJc w:val="left"/>
      <w:pPr>
        <w:tabs>
          <w:tab w:val="num" w:pos="432"/>
        </w:tabs>
        <w:ind w:left="432" w:hanging="432"/>
      </w:pPr>
      <w:rPr>
        <w:rFonts w:hint="default"/>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656"/>
        </w:tabs>
        <w:ind w:left="504" w:firstLine="432"/>
      </w:pPr>
      <w:rPr>
        <w:rFonts w:hint="default"/>
        <w:b/>
        <w:i w:val="0"/>
      </w:rPr>
    </w:lvl>
    <w:lvl w:ilvl="3">
      <w:start w:val="1"/>
      <w:numFmt w:val="decimal"/>
      <w:lvlText w:val="%1.%2.%3.%4"/>
      <w:lvlJc w:val="left"/>
      <w:pPr>
        <w:tabs>
          <w:tab w:val="num" w:pos="864"/>
        </w:tabs>
        <w:ind w:left="864" w:hanging="864"/>
      </w:pPr>
      <w:rPr>
        <w:rFonts w:hint="default"/>
        <w:b w:val="0"/>
        <w:i/>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0822E21"/>
    <w:multiLevelType w:val="multilevel"/>
    <w:tmpl w:val="EF8EA66E"/>
    <w:styleLink w:val="SOP3TaskBullet"/>
    <w:lvl w:ilvl="0">
      <w:start w:val="1"/>
      <w:numFmt w:val="bullet"/>
      <w:lvlText w:val=""/>
      <w:lvlJc w:val="left"/>
      <w:pPr>
        <w:tabs>
          <w:tab w:val="num" w:pos="2416"/>
        </w:tabs>
        <w:ind w:left="2408" w:hanging="248"/>
      </w:pPr>
      <w:rPr>
        <w:rFonts w:ascii="Symbol" w:hAnsi="Symbol"/>
      </w:rPr>
    </w:lvl>
    <w:lvl w:ilvl="1">
      <w:start w:val="1"/>
      <w:numFmt w:val="bullet"/>
      <w:lvlText w:val="o"/>
      <w:lvlJc w:val="left"/>
      <w:pPr>
        <w:tabs>
          <w:tab w:val="num" w:pos="1040"/>
        </w:tabs>
        <w:ind w:left="1040" w:hanging="360"/>
      </w:pPr>
      <w:rPr>
        <w:rFonts w:ascii="Courier New" w:hAnsi="Courier New" w:cs="Courier New" w:hint="default"/>
      </w:rPr>
    </w:lvl>
    <w:lvl w:ilvl="2">
      <w:start w:val="1"/>
      <w:numFmt w:val="bullet"/>
      <w:lvlText w:val=""/>
      <w:lvlJc w:val="left"/>
      <w:pPr>
        <w:tabs>
          <w:tab w:val="num" w:pos="1760"/>
        </w:tabs>
        <w:ind w:left="1760" w:hanging="360"/>
      </w:pPr>
      <w:rPr>
        <w:rFonts w:ascii="Wingdings" w:hAnsi="Wingdings" w:hint="default"/>
      </w:rPr>
    </w:lvl>
    <w:lvl w:ilvl="3">
      <w:start w:val="1"/>
      <w:numFmt w:val="bullet"/>
      <w:lvlText w:val=""/>
      <w:lvlJc w:val="left"/>
      <w:pPr>
        <w:tabs>
          <w:tab w:val="num" w:pos="2480"/>
        </w:tabs>
        <w:ind w:left="2480" w:hanging="360"/>
      </w:pPr>
      <w:rPr>
        <w:rFonts w:ascii="Symbol" w:hAnsi="Symbol" w:hint="default"/>
      </w:rPr>
    </w:lvl>
    <w:lvl w:ilvl="4">
      <w:start w:val="1"/>
      <w:numFmt w:val="bullet"/>
      <w:lvlText w:val="o"/>
      <w:lvlJc w:val="left"/>
      <w:pPr>
        <w:tabs>
          <w:tab w:val="num" w:pos="3200"/>
        </w:tabs>
        <w:ind w:left="3200" w:hanging="360"/>
      </w:pPr>
      <w:rPr>
        <w:rFonts w:ascii="Courier New" w:hAnsi="Courier New" w:cs="Courier New" w:hint="default"/>
      </w:rPr>
    </w:lvl>
    <w:lvl w:ilvl="5">
      <w:start w:val="1"/>
      <w:numFmt w:val="bullet"/>
      <w:lvlText w:val=""/>
      <w:lvlJc w:val="left"/>
      <w:pPr>
        <w:tabs>
          <w:tab w:val="num" w:pos="3920"/>
        </w:tabs>
        <w:ind w:left="3920" w:hanging="360"/>
      </w:pPr>
      <w:rPr>
        <w:rFonts w:ascii="Wingdings" w:hAnsi="Wingdings" w:hint="default"/>
      </w:rPr>
    </w:lvl>
    <w:lvl w:ilvl="6">
      <w:start w:val="1"/>
      <w:numFmt w:val="bullet"/>
      <w:lvlText w:val=""/>
      <w:lvlJc w:val="left"/>
      <w:pPr>
        <w:tabs>
          <w:tab w:val="num" w:pos="4640"/>
        </w:tabs>
        <w:ind w:left="4640" w:hanging="360"/>
      </w:pPr>
      <w:rPr>
        <w:rFonts w:ascii="Symbol" w:hAnsi="Symbol" w:hint="default"/>
      </w:rPr>
    </w:lvl>
    <w:lvl w:ilvl="7">
      <w:start w:val="1"/>
      <w:numFmt w:val="bullet"/>
      <w:lvlText w:val="o"/>
      <w:lvlJc w:val="left"/>
      <w:pPr>
        <w:tabs>
          <w:tab w:val="num" w:pos="5360"/>
        </w:tabs>
        <w:ind w:left="5360" w:hanging="360"/>
      </w:pPr>
      <w:rPr>
        <w:rFonts w:ascii="Courier New" w:hAnsi="Courier New" w:cs="Courier New" w:hint="default"/>
      </w:rPr>
    </w:lvl>
    <w:lvl w:ilvl="8">
      <w:start w:val="1"/>
      <w:numFmt w:val="bullet"/>
      <w:lvlText w:val=""/>
      <w:lvlJc w:val="left"/>
      <w:pPr>
        <w:tabs>
          <w:tab w:val="num" w:pos="6080"/>
        </w:tabs>
        <w:ind w:left="6080" w:hanging="360"/>
      </w:pPr>
      <w:rPr>
        <w:rFonts w:ascii="Wingdings" w:hAnsi="Wingdings" w:hint="default"/>
      </w:rPr>
    </w:lvl>
  </w:abstractNum>
  <w:abstractNum w:abstractNumId="2" w15:restartNumberingAfterBreak="0">
    <w:nsid w:val="01FB1BA9"/>
    <w:multiLevelType w:val="hybridMultilevel"/>
    <w:tmpl w:val="272055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22B4E32"/>
    <w:multiLevelType w:val="hybridMultilevel"/>
    <w:tmpl w:val="3E583DA2"/>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4" w15:restartNumberingAfterBreak="0">
    <w:nsid w:val="0B2409DE"/>
    <w:multiLevelType w:val="multilevel"/>
    <w:tmpl w:val="E056C320"/>
    <w:styleLink w:val="HeadingListStyle"/>
    <w:lvl w:ilvl="0">
      <w:start w:val="1"/>
      <w:numFmt w:val="decimal"/>
      <w:lvlText w:val="%1.0"/>
      <w:lvlJc w:val="left"/>
      <w:pPr>
        <w:ind w:left="360" w:hanging="360"/>
      </w:pPr>
      <w:rPr>
        <w:rFonts w:ascii="Arial Bold" w:hAnsi="Arial Bold" w:hint="default"/>
        <w:b/>
        <w:i w:val="0"/>
        <w:color w:val="006699"/>
        <w:sz w:val="20"/>
      </w:rPr>
    </w:lvl>
    <w:lvl w:ilvl="1">
      <w:start w:val="1"/>
      <w:numFmt w:val="decimal"/>
      <w:lvlText w:val="%1.%2"/>
      <w:lvlJc w:val="left"/>
      <w:pPr>
        <w:ind w:left="720" w:hanging="360"/>
      </w:pPr>
      <w:rPr>
        <w:rFonts w:ascii="Arial Bold" w:hAnsi="Arial Bold" w:hint="default"/>
        <w:b/>
        <w:bCs w:val="0"/>
        <w:i w:val="0"/>
        <w:iCs w:val="0"/>
        <w:caps w:val="0"/>
        <w:smallCaps w:val="0"/>
        <w:strike w:val="0"/>
        <w:dstrike w:val="0"/>
        <w:noProof w:val="0"/>
        <w:snapToGrid w:val="0"/>
        <w:vanish w:val="0"/>
        <w:color w:val="006699"/>
        <w:spacing w:val="0"/>
        <w:w w:val="0"/>
        <w:kern w:val="0"/>
        <w:position w:val="0"/>
        <w:sz w:val="20"/>
        <w:szCs w:val="0"/>
        <w:u w:val="none"/>
        <w:vertAlign w:val="baseline"/>
        <w14:shadow w14:blurRad="50800" w14:dist="38100" w14:dir="2700000" w14:sx="100000" w14:sy="100000" w14:kx="0" w14:ky="0" w14:algn="tl">
          <w14:srgbClr w14:val="000000">
            <w14:alpha w14:val="60000"/>
          </w14:srgbClr>
        </w14:shadow>
      </w:rPr>
    </w:lvl>
    <w:lvl w:ilvl="2">
      <w:start w:val="1"/>
      <w:numFmt w:val="decimal"/>
      <w:lvlText w:val="%1.%2.%3"/>
      <w:lvlJc w:val="left"/>
      <w:pPr>
        <w:ind w:left="1080" w:hanging="360"/>
      </w:pPr>
      <w:rPr>
        <w:rFonts w:ascii="Arial Bold" w:hAnsi="Arial Bold" w:hint="default"/>
        <w:b/>
        <w:i w:val="0"/>
        <w:color w:val="006699"/>
        <w:sz w:val="20"/>
      </w:rPr>
    </w:lvl>
    <w:lvl w:ilvl="3">
      <w:start w:val="1"/>
      <w:numFmt w:val="decimal"/>
      <w:lvlText w:val="%1.%2.%3.%4"/>
      <w:lvlJc w:val="left"/>
      <w:pPr>
        <w:ind w:left="1440" w:hanging="360"/>
      </w:pPr>
      <w:rPr>
        <w:rFonts w:ascii="Arial Bold" w:hAnsi="Arial Bold" w:hint="default"/>
        <w:b/>
        <w:i w:val="0"/>
        <w:color w:val="006699"/>
        <w:sz w:val="20"/>
      </w:rPr>
    </w:lvl>
    <w:lvl w:ilvl="4">
      <w:start w:val="1"/>
      <w:numFmt w:val="decimal"/>
      <w:lvlText w:val="%1.%2.%3.%4.%5"/>
      <w:lvlJc w:val="left"/>
      <w:pPr>
        <w:ind w:left="1800" w:hanging="360"/>
      </w:pPr>
      <w:rPr>
        <w:rFonts w:ascii="Arial Bold" w:hAnsi="Arial Bold" w:hint="default"/>
        <w:b/>
        <w:i w:val="0"/>
        <w:color w:val="006699"/>
        <w:sz w:val="20"/>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15:restartNumberingAfterBreak="0">
    <w:nsid w:val="110E6718"/>
    <w:multiLevelType w:val="hybridMultilevel"/>
    <w:tmpl w:val="ADC021F6"/>
    <w:lvl w:ilvl="0" w:tplc="4FCCB3EE">
      <w:start w:val="1"/>
      <w:numFmt w:val="bullet"/>
      <w:pStyle w:val="SOP4Bullet"/>
      <w:lvlText w:val=""/>
      <w:lvlJc w:val="left"/>
      <w:pPr>
        <w:ind w:left="1224" w:hanging="360"/>
      </w:pPr>
      <w:rPr>
        <w:rFonts w:ascii="Symbol" w:hAnsi="Symbol" w:hint="default"/>
      </w:rPr>
    </w:lvl>
    <w:lvl w:ilvl="1" w:tplc="7E4E19AE">
      <w:start w:val="1"/>
      <w:numFmt w:val="bullet"/>
      <w:pStyle w:val="SOP2BulletIndent"/>
      <w:lvlText w:val="o"/>
      <w:lvlJc w:val="left"/>
      <w:pPr>
        <w:tabs>
          <w:tab w:val="num" w:pos="1944"/>
        </w:tabs>
        <w:ind w:left="1944" w:hanging="360"/>
      </w:pPr>
      <w:rPr>
        <w:rFonts w:ascii="Courier New" w:hAnsi="Courier New" w:cs="Courier New" w:hint="default"/>
      </w:rPr>
    </w:lvl>
    <w:lvl w:ilvl="2" w:tplc="9BC07BD0">
      <w:start w:val="1"/>
      <w:numFmt w:val="bullet"/>
      <w:lvlText w:val=""/>
      <w:lvlJc w:val="left"/>
      <w:pPr>
        <w:tabs>
          <w:tab w:val="num" w:pos="2664"/>
        </w:tabs>
        <w:ind w:left="2664" w:hanging="360"/>
      </w:pPr>
      <w:rPr>
        <w:rFonts w:ascii="Wingdings" w:hAnsi="Wingdings" w:hint="default"/>
      </w:rPr>
    </w:lvl>
    <w:lvl w:ilvl="3" w:tplc="566AA1DE">
      <w:start w:val="1"/>
      <w:numFmt w:val="bullet"/>
      <w:lvlText w:val=""/>
      <w:lvlJc w:val="left"/>
      <w:pPr>
        <w:tabs>
          <w:tab w:val="num" w:pos="3384"/>
        </w:tabs>
        <w:ind w:left="3384" w:hanging="360"/>
      </w:pPr>
      <w:rPr>
        <w:rFonts w:ascii="Symbol" w:hAnsi="Symbol" w:hint="default"/>
      </w:rPr>
    </w:lvl>
    <w:lvl w:ilvl="4" w:tplc="73283AD6" w:tentative="1">
      <w:start w:val="1"/>
      <w:numFmt w:val="bullet"/>
      <w:lvlText w:val="o"/>
      <w:lvlJc w:val="left"/>
      <w:pPr>
        <w:tabs>
          <w:tab w:val="num" w:pos="4104"/>
        </w:tabs>
        <w:ind w:left="4104" w:hanging="360"/>
      </w:pPr>
      <w:rPr>
        <w:rFonts w:ascii="Courier New" w:hAnsi="Courier New" w:cs="Courier New" w:hint="default"/>
      </w:rPr>
    </w:lvl>
    <w:lvl w:ilvl="5" w:tplc="7FBE0874" w:tentative="1">
      <w:start w:val="1"/>
      <w:numFmt w:val="bullet"/>
      <w:lvlText w:val=""/>
      <w:lvlJc w:val="left"/>
      <w:pPr>
        <w:tabs>
          <w:tab w:val="num" w:pos="4824"/>
        </w:tabs>
        <w:ind w:left="4824" w:hanging="360"/>
      </w:pPr>
      <w:rPr>
        <w:rFonts w:ascii="Wingdings" w:hAnsi="Wingdings" w:hint="default"/>
      </w:rPr>
    </w:lvl>
    <w:lvl w:ilvl="6" w:tplc="A3B6129E" w:tentative="1">
      <w:start w:val="1"/>
      <w:numFmt w:val="bullet"/>
      <w:lvlText w:val=""/>
      <w:lvlJc w:val="left"/>
      <w:pPr>
        <w:tabs>
          <w:tab w:val="num" w:pos="5544"/>
        </w:tabs>
        <w:ind w:left="5544" w:hanging="360"/>
      </w:pPr>
      <w:rPr>
        <w:rFonts w:ascii="Symbol" w:hAnsi="Symbol" w:hint="default"/>
      </w:rPr>
    </w:lvl>
    <w:lvl w:ilvl="7" w:tplc="731A378C" w:tentative="1">
      <w:start w:val="1"/>
      <w:numFmt w:val="bullet"/>
      <w:lvlText w:val="o"/>
      <w:lvlJc w:val="left"/>
      <w:pPr>
        <w:tabs>
          <w:tab w:val="num" w:pos="6264"/>
        </w:tabs>
        <w:ind w:left="6264" w:hanging="360"/>
      </w:pPr>
      <w:rPr>
        <w:rFonts w:ascii="Courier New" w:hAnsi="Courier New" w:cs="Courier New" w:hint="default"/>
      </w:rPr>
    </w:lvl>
    <w:lvl w:ilvl="8" w:tplc="552A7DBC" w:tentative="1">
      <w:start w:val="1"/>
      <w:numFmt w:val="bullet"/>
      <w:lvlText w:val=""/>
      <w:lvlJc w:val="left"/>
      <w:pPr>
        <w:tabs>
          <w:tab w:val="num" w:pos="6984"/>
        </w:tabs>
        <w:ind w:left="6984" w:hanging="360"/>
      </w:pPr>
      <w:rPr>
        <w:rFonts w:ascii="Wingdings" w:hAnsi="Wingdings" w:hint="default"/>
      </w:rPr>
    </w:lvl>
  </w:abstractNum>
  <w:abstractNum w:abstractNumId="6" w15:restartNumberingAfterBreak="0">
    <w:nsid w:val="1FD261CC"/>
    <w:multiLevelType w:val="multilevel"/>
    <w:tmpl w:val="7FB81888"/>
    <w:lvl w:ilvl="0">
      <w:start w:val="1"/>
      <w:numFmt w:val="bullet"/>
      <w:lvlText w:val=""/>
      <w:lvlJc w:val="left"/>
      <w:pPr>
        <w:ind w:left="1080" w:hanging="360"/>
      </w:pPr>
      <w:rPr>
        <w:rFonts w:ascii="Symbol" w:hAnsi="Symbol" w:hint="default"/>
      </w:rPr>
    </w:lvl>
    <w:lvl w:ilvl="1">
      <w:start w:val="1"/>
      <w:numFmt w:val="bullet"/>
      <w:lvlText w:val="o"/>
      <w:lvlJc w:val="left"/>
      <w:pPr>
        <w:ind w:left="720" w:firstLine="360"/>
      </w:pPr>
      <w:rPr>
        <w:rFonts w:ascii="Courier New" w:hAnsi="Courier New" w:cs="Courier New" w:hint="default"/>
      </w:rPr>
    </w:lvl>
    <w:lvl w:ilvl="2">
      <w:start w:val="1"/>
      <w:numFmt w:val="bullet"/>
      <w:lvlText w:val=""/>
      <w:lvlJc w:val="left"/>
      <w:pPr>
        <w:ind w:left="1080" w:firstLine="360"/>
      </w:pPr>
      <w:rPr>
        <w:rFonts w:ascii="Wingdings" w:hAnsi="Wingdings" w:hint="default"/>
      </w:rPr>
    </w:lvl>
    <w:lvl w:ilvl="3">
      <w:start w:val="1"/>
      <w:numFmt w:val="bullet"/>
      <w:lvlText w:val=""/>
      <w:lvlJc w:val="left"/>
      <w:pPr>
        <w:ind w:left="1440" w:firstLine="360"/>
      </w:pPr>
      <w:rPr>
        <w:rFonts w:ascii="Symbol" w:hAnsi="Symbol" w:hint="default"/>
      </w:rPr>
    </w:lvl>
    <w:lvl w:ilvl="4">
      <w:start w:val="1"/>
      <w:numFmt w:val="bullet"/>
      <w:lvlText w:val="o"/>
      <w:lvlJc w:val="left"/>
      <w:pPr>
        <w:ind w:left="1800" w:firstLine="360"/>
      </w:pPr>
      <w:rPr>
        <w:rFonts w:ascii="Courier New" w:hAnsi="Courier New" w:cs="Courier New" w:hint="default"/>
      </w:rPr>
    </w:lvl>
    <w:lvl w:ilvl="5">
      <w:start w:val="1"/>
      <w:numFmt w:val="bullet"/>
      <w:lvlText w:val=""/>
      <w:lvlJc w:val="left"/>
      <w:pPr>
        <w:ind w:left="2160" w:firstLine="360"/>
      </w:pPr>
      <w:rPr>
        <w:rFonts w:ascii="Wingdings" w:hAnsi="Wingdings" w:hint="default"/>
      </w:rPr>
    </w:lvl>
    <w:lvl w:ilvl="6">
      <w:start w:val="1"/>
      <w:numFmt w:val="bullet"/>
      <w:lvlText w:val=""/>
      <w:lvlJc w:val="left"/>
      <w:pPr>
        <w:ind w:left="2520" w:firstLine="360"/>
      </w:pPr>
      <w:rPr>
        <w:rFonts w:ascii="Symbol" w:hAnsi="Symbol" w:hint="default"/>
      </w:rPr>
    </w:lvl>
    <w:lvl w:ilvl="7">
      <w:start w:val="1"/>
      <w:numFmt w:val="bullet"/>
      <w:lvlText w:val="o"/>
      <w:lvlJc w:val="left"/>
      <w:pPr>
        <w:ind w:left="2880" w:firstLine="360"/>
      </w:pPr>
      <w:rPr>
        <w:rFonts w:ascii="Courier New" w:hAnsi="Courier New" w:cs="Courier New" w:hint="default"/>
      </w:rPr>
    </w:lvl>
    <w:lvl w:ilvl="8">
      <w:start w:val="1"/>
      <w:numFmt w:val="bullet"/>
      <w:lvlText w:val=""/>
      <w:lvlJc w:val="left"/>
      <w:pPr>
        <w:ind w:left="3240" w:firstLine="360"/>
      </w:pPr>
      <w:rPr>
        <w:rFonts w:ascii="Wingdings" w:hAnsi="Wingdings" w:hint="default"/>
      </w:rPr>
    </w:lvl>
  </w:abstractNum>
  <w:abstractNum w:abstractNumId="7" w15:restartNumberingAfterBreak="0">
    <w:nsid w:val="20047D22"/>
    <w:multiLevelType w:val="multilevel"/>
    <w:tmpl w:val="FAB6B320"/>
    <w:lvl w:ilvl="0">
      <w:start w:val="3"/>
      <w:numFmt w:val="decimal"/>
      <w:lvlText w:val="%1."/>
      <w:lvlJc w:val="left"/>
      <w:pPr>
        <w:ind w:left="1080" w:hanging="360"/>
      </w:pPr>
      <w:rPr>
        <w:rFonts w:ascii="Arial" w:hAnsi="Arial" w:cs="Times New Roman"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lowerLetter"/>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8" w15:restartNumberingAfterBreak="0">
    <w:nsid w:val="319557A1"/>
    <w:multiLevelType w:val="hybridMultilevel"/>
    <w:tmpl w:val="215C0A2C"/>
    <w:lvl w:ilvl="0" w:tplc="E166A39C">
      <w:start w:val="1"/>
      <w:numFmt w:val="decimal"/>
      <w:lvlText w:val="%1."/>
      <w:lvlJc w:val="left"/>
      <w:pPr>
        <w:ind w:left="1620" w:hanging="360"/>
      </w:pPr>
      <w:rPr>
        <w:rFonts w:ascii="Arial" w:hAnsi="Aria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3BD6432A"/>
    <w:multiLevelType w:val="hybridMultilevel"/>
    <w:tmpl w:val="36E44BAE"/>
    <w:lvl w:ilvl="0" w:tplc="8DFC9AC8">
      <w:start w:val="1"/>
      <w:numFmt w:val="bullet"/>
      <w:pStyle w:val="SOP3Bullet"/>
      <w:lvlText w:val=""/>
      <w:lvlJc w:val="left"/>
      <w:pPr>
        <w:ind w:left="2250" w:hanging="360"/>
      </w:pPr>
      <w:rPr>
        <w:rFonts w:ascii="Symbol" w:hAnsi="Symbol" w:hint="default"/>
      </w:rPr>
    </w:lvl>
    <w:lvl w:ilvl="1" w:tplc="8E722304">
      <w:start w:val="1"/>
      <w:numFmt w:val="bullet"/>
      <w:pStyle w:val="SOP3BulletIndent"/>
      <w:lvlText w:val="o"/>
      <w:lvlJc w:val="left"/>
      <w:pPr>
        <w:ind w:left="2970" w:hanging="360"/>
      </w:pPr>
      <w:rPr>
        <w:rFonts w:ascii="Courier New" w:hAnsi="Courier New" w:cs="Courier New" w:hint="default"/>
      </w:rPr>
    </w:lvl>
    <w:lvl w:ilvl="2" w:tplc="9CD03D06" w:tentative="1">
      <w:start w:val="1"/>
      <w:numFmt w:val="bullet"/>
      <w:lvlText w:val=""/>
      <w:lvlJc w:val="left"/>
      <w:pPr>
        <w:ind w:left="3690" w:hanging="360"/>
      </w:pPr>
      <w:rPr>
        <w:rFonts w:ascii="Wingdings" w:hAnsi="Wingdings" w:hint="default"/>
      </w:rPr>
    </w:lvl>
    <w:lvl w:ilvl="3" w:tplc="96BC1D88" w:tentative="1">
      <w:start w:val="1"/>
      <w:numFmt w:val="bullet"/>
      <w:lvlText w:val=""/>
      <w:lvlJc w:val="left"/>
      <w:pPr>
        <w:ind w:left="4410" w:hanging="360"/>
      </w:pPr>
      <w:rPr>
        <w:rFonts w:ascii="Symbol" w:hAnsi="Symbol" w:hint="default"/>
      </w:rPr>
    </w:lvl>
    <w:lvl w:ilvl="4" w:tplc="5142A224" w:tentative="1">
      <w:start w:val="1"/>
      <w:numFmt w:val="bullet"/>
      <w:lvlText w:val="o"/>
      <w:lvlJc w:val="left"/>
      <w:pPr>
        <w:ind w:left="5130" w:hanging="360"/>
      </w:pPr>
      <w:rPr>
        <w:rFonts w:ascii="Courier New" w:hAnsi="Courier New" w:cs="Courier New" w:hint="default"/>
      </w:rPr>
    </w:lvl>
    <w:lvl w:ilvl="5" w:tplc="CECCFE06" w:tentative="1">
      <w:start w:val="1"/>
      <w:numFmt w:val="bullet"/>
      <w:lvlText w:val=""/>
      <w:lvlJc w:val="left"/>
      <w:pPr>
        <w:ind w:left="5850" w:hanging="360"/>
      </w:pPr>
      <w:rPr>
        <w:rFonts w:ascii="Wingdings" w:hAnsi="Wingdings" w:hint="default"/>
      </w:rPr>
    </w:lvl>
    <w:lvl w:ilvl="6" w:tplc="E3F00B0E" w:tentative="1">
      <w:start w:val="1"/>
      <w:numFmt w:val="bullet"/>
      <w:lvlText w:val=""/>
      <w:lvlJc w:val="left"/>
      <w:pPr>
        <w:ind w:left="6570" w:hanging="360"/>
      </w:pPr>
      <w:rPr>
        <w:rFonts w:ascii="Symbol" w:hAnsi="Symbol" w:hint="default"/>
      </w:rPr>
    </w:lvl>
    <w:lvl w:ilvl="7" w:tplc="78FA8A96" w:tentative="1">
      <w:start w:val="1"/>
      <w:numFmt w:val="bullet"/>
      <w:lvlText w:val="o"/>
      <w:lvlJc w:val="left"/>
      <w:pPr>
        <w:ind w:left="7290" w:hanging="360"/>
      </w:pPr>
      <w:rPr>
        <w:rFonts w:ascii="Courier New" w:hAnsi="Courier New" w:cs="Courier New" w:hint="default"/>
      </w:rPr>
    </w:lvl>
    <w:lvl w:ilvl="8" w:tplc="33F8282E" w:tentative="1">
      <w:start w:val="1"/>
      <w:numFmt w:val="bullet"/>
      <w:lvlText w:val=""/>
      <w:lvlJc w:val="left"/>
      <w:pPr>
        <w:ind w:left="8010" w:hanging="360"/>
      </w:pPr>
      <w:rPr>
        <w:rFonts w:ascii="Wingdings" w:hAnsi="Wingdings" w:hint="default"/>
      </w:rPr>
    </w:lvl>
  </w:abstractNum>
  <w:abstractNum w:abstractNumId="10" w15:restartNumberingAfterBreak="0">
    <w:nsid w:val="3EC247EE"/>
    <w:multiLevelType w:val="multilevel"/>
    <w:tmpl w:val="D812B9BA"/>
    <w:lvl w:ilvl="0">
      <w:start w:val="1"/>
      <w:numFmt w:val="decimal"/>
      <w:lvlText w:val="%1."/>
      <w:lvlJc w:val="left"/>
      <w:pPr>
        <w:ind w:left="1080" w:hanging="360"/>
      </w:pPr>
      <w:rPr>
        <w:rFonts w:ascii="Arial" w:hAnsi="Arial" w:hint="default"/>
        <w:color w:val="auto"/>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11" w15:restartNumberingAfterBreak="0">
    <w:nsid w:val="41BA48AA"/>
    <w:multiLevelType w:val="hybridMultilevel"/>
    <w:tmpl w:val="D9506A0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42AC0B63"/>
    <w:multiLevelType w:val="hybridMultilevel"/>
    <w:tmpl w:val="15E8EE7A"/>
    <w:lvl w:ilvl="0" w:tplc="04090001">
      <w:start w:val="1"/>
      <w:numFmt w:val="bullet"/>
      <w:lvlText w:val=""/>
      <w:lvlJc w:val="left"/>
      <w:pPr>
        <w:ind w:left="2150" w:hanging="360"/>
      </w:pPr>
      <w:rPr>
        <w:rFonts w:ascii="Symbol" w:hAnsi="Symbol" w:hint="default"/>
      </w:rPr>
    </w:lvl>
    <w:lvl w:ilvl="1" w:tplc="04090003" w:tentative="1">
      <w:start w:val="1"/>
      <w:numFmt w:val="bullet"/>
      <w:lvlText w:val="o"/>
      <w:lvlJc w:val="left"/>
      <w:pPr>
        <w:ind w:left="2870" w:hanging="360"/>
      </w:pPr>
      <w:rPr>
        <w:rFonts w:ascii="Courier New" w:hAnsi="Courier New" w:cs="Courier New" w:hint="default"/>
      </w:rPr>
    </w:lvl>
    <w:lvl w:ilvl="2" w:tplc="04090005" w:tentative="1">
      <w:start w:val="1"/>
      <w:numFmt w:val="bullet"/>
      <w:lvlText w:val=""/>
      <w:lvlJc w:val="left"/>
      <w:pPr>
        <w:ind w:left="3590" w:hanging="360"/>
      </w:pPr>
      <w:rPr>
        <w:rFonts w:ascii="Wingdings" w:hAnsi="Wingdings" w:hint="default"/>
      </w:rPr>
    </w:lvl>
    <w:lvl w:ilvl="3" w:tplc="04090001" w:tentative="1">
      <w:start w:val="1"/>
      <w:numFmt w:val="bullet"/>
      <w:lvlText w:val=""/>
      <w:lvlJc w:val="left"/>
      <w:pPr>
        <w:ind w:left="4310" w:hanging="360"/>
      </w:pPr>
      <w:rPr>
        <w:rFonts w:ascii="Symbol" w:hAnsi="Symbol" w:hint="default"/>
      </w:rPr>
    </w:lvl>
    <w:lvl w:ilvl="4" w:tplc="04090003" w:tentative="1">
      <w:start w:val="1"/>
      <w:numFmt w:val="bullet"/>
      <w:lvlText w:val="o"/>
      <w:lvlJc w:val="left"/>
      <w:pPr>
        <w:ind w:left="5030" w:hanging="360"/>
      </w:pPr>
      <w:rPr>
        <w:rFonts w:ascii="Courier New" w:hAnsi="Courier New" w:cs="Courier New" w:hint="default"/>
      </w:rPr>
    </w:lvl>
    <w:lvl w:ilvl="5" w:tplc="04090005" w:tentative="1">
      <w:start w:val="1"/>
      <w:numFmt w:val="bullet"/>
      <w:lvlText w:val=""/>
      <w:lvlJc w:val="left"/>
      <w:pPr>
        <w:ind w:left="5750" w:hanging="360"/>
      </w:pPr>
      <w:rPr>
        <w:rFonts w:ascii="Wingdings" w:hAnsi="Wingdings" w:hint="default"/>
      </w:rPr>
    </w:lvl>
    <w:lvl w:ilvl="6" w:tplc="04090001" w:tentative="1">
      <w:start w:val="1"/>
      <w:numFmt w:val="bullet"/>
      <w:lvlText w:val=""/>
      <w:lvlJc w:val="left"/>
      <w:pPr>
        <w:ind w:left="6470" w:hanging="360"/>
      </w:pPr>
      <w:rPr>
        <w:rFonts w:ascii="Symbol" w:hAnsi="Symbol" w:hint="default"/>
      </w:rPr>
    </w:lvl>
    <w:lvl w:ilvl="7" w:tplc="04090003" w:tentative="1">
      <w:start w:val="1"/>
      <w:numFmt w:val="bullet"/>
      <w:lvlText w:val="o"/>
      <w:lvlJc w:val="left"/>
      <w:pPr>
        <w:ind w:left="7190" w:hanging="360"/>
      </w:pPr>
      <w:rPr>
        <w:rFonts w:ascii="Courier New" w:hAnsi="Courier New" w:cs="Courier New" w:hint="default"/>
      </w:rPr>
    </w:lvl>
    <w:lvl w:ilvl="8" w:tplc="04090005" w:tentative="1">
      <w:start w:val="1"/>
      <w:numFmt w:val="bullet"/>
      <w:lvlText w:val=""/>
      <w:lvlJc w:val="left"/>
      <w:pPr>
        <w:ind w:left="7910" w:hanging="360"/>
      </w:pPr>
      <w:rPr>
        <w:rFonts w:ascii="Wingdings" w:hAnsi="Wingdings" w:hint="default"/>
      </w:rPr>
    </w:lvl>
  </w:abstractNum>
  <w:abstractNum w:abstractNumId="13" w15:restartNumberingAfterBreak="0">
    <w:nsid w:val="4D950D7F"/>
    <w:multiLevelType w:val="multilevel"/>
    <w:tmpl w:val="0409001D"/>
    <w:styleLink w:val="HeadingListStyle2"/>
    <w:lvl w:ilvl="0">
      <w:start w:val="2"/>
      <w:numFmt w:val="decimal"/>
      <w:lvlText w:val="%1)"/>
      <w:lvlJc w:val="left"/>
      <w:pPr>
        <w:ind w:left="360" w:hanging="360"/>
      </w:pPr>
    </w:lvl>
    <w:lvl w:ilvl="1">
      <w:start w:val="2"/>
      <w:numFmt w:val="decimal"/>
      <w:lvlText w:val="%2)"/>
      <w:lvlJc w:val="left"/>
      <w:pPr>
        <w:ind w:left="720" w:hanging="360"/>
      </w:pPr>
      <w:rPr>
        <w:rFonts w:ascii="Arial" w:hAnsi="Arial"/>
        <w:b/>
        <w:color w:val="006699"/>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21B1337"/>
    <w:multiLevelType w:val="multilevel"/>
    <w:tmpl w:val="2AC29BB6"/>
    <w:lvl w:ilvl="0">
      <w:start w:val="1"/>
      <w:numFmt w:val="decimal"/>
      <w:lvlText w:val="%1."/>
      <w:lvlJc w:val="left"/>
      <w:pPr>
        <w:ind w:left="1080" w:hanging="360"/>
      </w:pPr>
      <w:rPr>
        <w:rFonts w:ascii="Arial" w:hAnsi="Arial"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15" w15:restartNumberingAfterBreak="0">
    <w:nsid w:val="546E3DEC"/>
    <w:multiLevelType w:val="multilevel"/>
    <w:tmpl w:val="EB18BBD0"/>
    <w:lvl w:ilvl="0">
      <w:start w:val="1"/>
      <w:numFmt w:val="decimal"/>
      <w:lvlText w:val="%1."/>
      <w:lvlJc w:val="left"/>
      <w:pPr>
        <w:ind w:left="1080" w:hanging="360"/>
      </w:pPr>
      <w:rPr>
        <w:rFonts w:ascii="Arial" w:hAnsi="Arial" w:cs="Times New Roman"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lowerLetter"/>
      <w:lvlText w:val="%4."/>
      <w:lvlJc w:val="left"/>
      <w:pPr>
        <w:ind w:left="2160" w:hanging="360"/>
      </w:pPr>
    </w:lvl>
    <w:lvl w:ilvl="4">
      <w:start w:val="1"/>
      <w:numFmt w:val="lowerLetter"/>
      <w:lvlText w:val="%5."/>
      <w:lvlJc w:val="left"/>
      <w:pPr>
        <w:ind w:left="2520" w:hanging="360"/>
      </w:pPr>
    </w:lvl>
    <w:lvl w:ilvl="5">
      <w:start w:val="1"/>
      <w:numFmt w:val="lowerRoman"/>
      <w:lvlText w:val="%6."/>
      <w:lvlJc w:val="righ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right"/>
      <w:pPr>
        <w:ind w:left="3960" w:hanging="360"/>
      </w:pPr>
    </w:lvl>
  </w:abstractNum>
  <w:abstractNum w:abstractNumId="16" w15:restartNumberingAfterBreak="0">
    <w:nsid w:val="5E0071E2"/>
    <w:multiLevelType w:val="multilevel"/>
    <w:tmpl w:val="4DD44356"/>
    <w:lvl w:ilvl="0">
      <w:start w:val="1"/>
      <w:numFmt w:val="decimal"/>
      <w:pStyle w:val="SOP1Heading"/>
      <w:lvlText w:val="%1.0"/>
      <w:lvlJc w:val="left"/>
      <w:pPr>
        <w:ind w:left="360" w:hanging="360"/>
      </w:pPr>
      <w:rPr>
        <w:rFonts w:hint="default"/>
      </w:rPr>
    </w:lvl>
    <w:lvl w:ilvl="1">
      <w:start w:val="1"/>
      <w:numFmt w:val="decimal"/>
      <w:pStyle w:val="SOP2Heading"/>
      <w:lvlText w:val="%1.%2"/>
      <w:lvlJc w:val="left"/>
      <w:pPr>
        <w:ind w:left="792" w:hanging="432"/>
      </w:pPr>
      <w:rPr>
        <w:rFonts w:hint="default"/>
      </w:rPr>
    </w:lvl>
    <w:lvl w:ilvl="2">
      <w:start w:val="1"/>
      <w:numFmt w:val="decimal"/>
      <w:pStyle w:val="SOP3Heading"/>
      <w:lvlText w:val="%1.%2.%3."/>
      <w:lvlJc w:val="left"/>
      <w:pPr>
        <w:ind w:left="1224" w:hanging="504"/>
      </w:pPr>
      <w:rPr>
        <w:rFonts w:hint="default"/>
      </w:rPr>
    </w:lvl>
    <w:lvl w:ilvl="3">
      <w:start w:val="1"/>
      <w:numFmt w:val="decimal"/>
      <w:pStyle w:val="SOP4Heading"/>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5DA1616"/>
    <w:multiLevelType w:val="hybridMultilevel"/>
    <w:tmpl w:val="F68040EE"/>
    <w:lvl w:ilvl="0" w:tplc="2A821CCE">
      <w:start w:val="1"/>
      <w:numFmt w:val="bullet"/>
      <w:pStyle w:val="SOP4BulletIndent"/>
      <w:lvlText w:val="o"/>
      <w:lvlJc w:val="left"/>
      <w:pPr>
        <w:ind w:left="3150" w:hanging="360"/>
      </w:pPr>
      <w:rPr>
        <w:rFonts w:ascii="Courier New" w:hAnsi="Courier New" w:cs="Courier New" w:hint="default"/>
      </w:rPr>
    </w:lvl>
    <w:lvl w:ilvl="1" w:tplc="8A3CCB40" w:tentative="1">
      <w:start w:val="1"/>
      <w:numFmt w:val="bullet"/>
      <w:lvlText w:val="o"/>
      <w:lvlJc w:val="left"/>
      <w:pPr>
        <w:ind w:left="3870" w:hanging="360"/>
      </w:pPr>
      <w:rPr>
        <w:rFonts w:ascii="Courier New" w:hAnsi="Courier New" w:cs="Courier New" w:hint="default"/>
      </w:rPr>
    </w:lvl>
    <w:lvl w:ilvl="2" w:tplc="0D9C5BA0" w:tentative="1">
      <w:start w:val="1"/>
      <w:numFmt w:val="bullet"/>
      <w:lvlText w:val=""/>
      <w:lvlJc w:val="left"/>
      <w:pPr>
        <w:ind w:left="4590" w:hanging="360"/>
      </w:pPr>
      <w:rPr>
        <w:rFonts w:ascii="Wingdings" w:hAnsi="Wingdings" w:hint="default"/>
      </w:rPr>
    </w:lvl>
    <w:lvl w:ilvl="3" w:tplc="65DE67DE" w:tentative="1">
      <w:start w:val="1"/>
      <w:numFmt w:val="bullet"/>
      <w:lvlText w:val=""/>
      <w:lvlJc w:val="left"/>
      <w:pPr>
        <w:ind w:left="5310" w:hanging="360"/>
      </w:pPr>
      <w:rPr>
        <w:rFonts w:ascii="Symbol" w:hAnsi="Symbol" w:hint="default"/>
      </w:rPr>
    </w:lvl>
    <w:lvl w:ilvl="4" w:tplc="3184F15E" w:tentative="1">
      <w:start w:val="1"/>
      <w:numFmt w:val="bullet"/>
      <w:lvlText w:val="o"/>
      <w:lvlJc w:val="left"/>
      <w:pPr>
        <w:ind w:left="6030" w:hanging="360"/>
      </w:pPr>
      <w:rPr>
        <w:rFonts w:ascii="Courier New" w:hAnsi="Courier New" w:cs="Courier New" w:hint="default"/>
      </w:rPr>
    </w:lvl>
    <w:lvl w:ilvl="5" w:tplc="3CDAF76A" w:tentative="1">
      <w:start w:val="1"/>
      <w:numFmt w:val="bullet"/>
      <w:lvlText w:val=""/>
      <w:lvlJc w:val="left"/>
      <w:pPr>
        <w:ind w:left="6750" w:hanging="360"/>
      </w:pPr>
      <w:rPr>
        <w:rFonts w:ascii="Wingdings" w:hAnsi="Wingdings" w:hint="default"/>
      </w:rPr>
    </w:lvl>
    <w:lvl w:ilvl="6" w:tplc="3216D024" w:tentative="1">
      <w:start w:val="1"/>
      <w:numFmt w:val="bullet"/>
      <w:lvlText w:val=""/>
      <w:lvlJc w:val="left"/>
      <w:pPr>
        <w:ind w:left="7470" w:hanging="360"/>
      </w:pPr>
      <w:rPr>
        <w:rFonts w:ascii="Symbol" w:hAnsi="Symbol" w:hint="default"/>
      </w:rPr>
    </w:lvl>
    <w:lvl w:ilvl="7" w:tplc="9BA6CC3A" w:tentative="1">
      <w:start w:val="1"/>
      <w:numFmt w:val="bullet"/>
      <w:lvlText w:val="o"/>
      <w:lvlJc w:val="left"/>
      <w:pPr>
        <w:ind w:left="8190" w:hanging="360"/>
      </w:pPr>
      <w:rPr>
        <w:rFonts w:ascii="Courier New" w:hAnsi="Courier New" w:cs="Courier New" w:hint="default"/>
      </w:rPr>
    </w:lvl>
    <w:lvl w:ilvl="8" w:tplc="75F4911C" w:tentative="1">
      <w:start w:val="1"/>
      <w:numFmt w:val="bullet"/>
      <w:lvlText w:val=""/>
      <w:lvlJc w:val="left"/>
      <w:pPr>
        <w:ind w:left="8910" w:hanging="360"/>
      </w:pPr>
      <w:rPr>
        <w:rFonts w:ascii="Wingdings" w:hAnsi="Wingdings" w:hint="default"/>
      </w:rPr>
    </w:lvl>
  </w:abstractNum>
  <w:abstractNum w:abstractNumId="18" w15:restartNumberingAfterBreak="0">
    <w:nsid w:val="669A7C5B"/>
    <w:multiLevelType w:val="hybridMultilevel"/>
    <w:tmpl w:val="215C0A2C"/>
    <w:lvl w:ilvl="0" w:tplc="E166A39C">
      <w:start w:val="1"/>
      <w:numFmt w:val="decimal"/>
      <w:lvlText w:val="%1."/>
      <w:lvlJc w:val="left"/>
      <w:pPr>
        <w:ind w:left="1620" w:hanging="360"/>
      </w:pPr>
      <w:rPr>
        <w:rFonts w:ascii="Arial" w:hAnsi="Arial" w:hint="default"/>
      </w:rPr>
    </w:lvl>
    <w:lvl w:ilvl="1" w:tplc="04090003">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696A5F56"/>
    <w:multiLevelType w:val="hybridMultilevel"/>
    <w:tmpl w:val="DC924CE4"/>
    <w:lvl w:ilvl="0" w:tplc="17986156">
      <w:start w:val="1"/>
      <w:numFmt w:val="decimal"/>
      <w:pStyle w:val="SOP2Numbered"/>
      <w:lvlText w:val="%1."/>
      <w:lvlJc w:val="left"/>
      <w:pPr>
        <w:ind w:left="-36" w:hanging="360"/>
      </w:pPr>
      <w:rPr>
        <w:rFonts w:ascii="Arial" w:hAnsi="Arial" w:hint="default"/>
      </w:rPr>
    </w:lvl>
    <w:lvl w:ilvl="1" w:tplc="33943EFE">
      <w:start w:val="1"/>
      <w:numFmt w:val="lowerLetter"/>
      <w:lvlText w:val="%2."/>
      <w:lvlJc w:val="left"/>
      <w:pPr>
        <w:ind w:left="1008" w:hanging="360"/>
      </w:pPr>
    </w:lvl>
    <w:lvl w:ilvl="2" w:tplc="18527BEC" w:tentative="1">
      <w:start w:val="1"/>
      <w:numFmt w:val="lowerRoman"/>
      <w:lvlText w:val="%3."/>
      <w:lvlJc w:val="right"/>
      <w:pPr>
        <w:ind w:left="1728" w:hanging="180"/>
      </w:pPr>
    </w:lvl>
    <w:lvl w:ilvl="3" w:tplc="80BE55B6" w:tentative="1">
      <w:start w:val="1"/>
      <w:numFmt w:val="decimal"/>
      <w:lvlText w:val="%4."/>
      <w:lvlJc w:val="left"/>
      <w:pPr>
        <w:ind w:left="2448" w:hanging="360"/>
      </w:pPr>
    </w:lvl>
    <w:lvl w:ilvl="4" w:tplc="9D1CE32A" w:tentative="1">
      <w:start w:val="1"/>
      <w:numFmt w:val="lowerLetter"/>
      <w:lvlText w:val="%5."/>
      <w:lvlJc w:val="left"/>
      <w:pPr>
        <w:ind w:left="3168" w:hanging="360"/>
      </w:pPr>
    </w:lvl>
    <w:lvl w:ilvl="5" w:tplc="6A5CE08A" w:tentative="1">
      <w:start w:val="1"/>
      <w:numFmt w:val="lowerRoman"/>
      <w:lvlText w:val="%6."/>
      <w:lvlJc w:val="right"/>
      <w:pPr>
        <w:ind w:left="3888" w:hanging="180"/>
      </w:pPr>
    </w:lvl>
    <w:lvl w:ilvl="6" w:tplc="9AAC1DA4" w:tentative="1">
      <w:start w:val="1"/>
      <w:numFmt w:val="decimal"/>
      <w:lvlText w:val="%7."/>
      <w:lvlJc w:val="left"/>
      <w:pPr>
        <w:ind w:left="4608" w:hanging="360"/>
      </w:pPr>
    </w:lvl>
    <w:lvl w:ilvl="7" w:tplc="67382A58" w:tentative="1">
      <w:start w:val="1"/>
      <w:numFmt w:val="lowerLetter"/>
      <w:lvlText w:val="%8."/>
      <w:lvlJc w:val="left"/>
      <w:pPr>
        <w:ind w:left="5328" w:hanging="360"/>
      </w:pPr>
    </w:lvl>
    <w:lvl w:ilvl="8" w:tplc="E2D6BB36" w:tentative="1">
      <w:start w:val="1"/>
      <w:numFmt w:val="lowerRoman"/>
      <w:lvlText w:val="%9."/>
      <w:lvlJc w:val="right"/>
      <w:pPr>
        <w:ind w:left="6048" w:hanging="180"/>
      </w:pPr>
    </w:lvl>
  </w:abstractNum>
  <w:abstractNum w:abstractNumId="20" w15:restartNumberingAfterBreak="0">
    <w:nsid w:val="723C37CA"/>
    <w:multiLevelType w:val="multilevel"/>
    <w:tmpl w:val="36A0EEC0"/>
    <w:styleLink w:val="CurrentList1"/>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864"/>
        </w:tabs>
        <w:ind w:left="432" w:firstLine="0"/>
      </w:pPr>
      <w:rPr>
        <w:rFonts w:ascii="Arial" w:hAnsi="Arial" w:cs="Arial" w:hint="default"/>
        <w:b/>
        <w:bCs w:val="0"/>
        <w:i w:val="0"/>
        <w:iCs w:val="0"/>
        <w:caps w:val="0"/>
        <w:smallCaps w:val="0"/>
        <w:strike w:val="0"/>
        <w:dstrike w:val="0"/>
        <w:noProof w:val="0"/>
        <w:snapToGrid w:val="0"/>
        <w:vanish w:val="0"/>
        <w:color w:val="B5121B"/>
        <w:spacing w:val="0"/>
        <w:w w:val="0"/>
        <w:kern w:val="0"/>
        <w:position w:val="0"/>
        <w:szCs w:val="0"/>
        <w:u w:val="none"/>
        <w:vertAlign w:val="baseline"/>
        <w14:shadow w14:blurRad="50800" w14:dist="38100" w14:dir="2700000" w14:sx="100000" w14:sy="100000" w14:kx="0" w14:ky="0" w14:algn="tl">
          <w14:srgbClr w14:val="000000">
            <w14:alpha w14:val="60000"/>
          </w14:srgbClr>
        </w14:shadow>
      </w:rPr>
    </w:lvl>
    <w:lvl w:ilvl="2">
      <w:start w:val="1"/>
      <w:numFmt w:val="decimal"/>
      <w:lvlText w:val="%1.%2.%3"/>
      <w:lvlJc w:val="left"/>
      <w:pPr>
        <w:tabs>
          <w:tab w:val="num" w:pos="1728"/>
        </w:tabs>
        <w:ind w:left="1296" w:hanging="432"/>
      </w:pPr>
      <w:rPr>
        <w:rFonts w:hint="default"/>
      </w:rPr>
    </w:lvl>
    <w:lvl w:ilvl="3">
      <w:start w:val="1"/>
      <w:numFmt w:val="decimal"/>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7709733E"/>
    <w:multiLevelType w:val="hybridMultilevel"/>
    <w:tmpl w:val="59BC0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C258A6"/>
    <w:multiLevelType w:val="multilevel"/>
    <w:tmpl w:val="2AC29BB6"/>
    <w:lvl w:ilvl="0">
      <w:start w:val="1"/>
      <w:numFmt w:val="decimal"/>
      <w:lvlText w:val="%1."/>
      <w:lvlJc w:val="left"/>
      <w:pPr>
        <w:ind w:left="1080" w:hanging="360"/>
      </w:pPr>
      <w:rPr>
        <w:rFonts w:ascii="Arial" w:hAnsi="Arial"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righ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right"/>
      <w:pPr>
        <w:ind w:left="3960" w:hanging="360"/>
      </w:pPr>
      <w:rPr>
        <w:rFonts w:hint="default"/>
      </w:rPr>
    </w:lvl>
  </w:abstractNum>
  <w:abstractNum w:abstractNumId="23" w15:restartNumberingAfterBreak="0">
    <w:nsid w:val="7D8240AF"/>
    <w:multiLevelType w:val="hybridMultilevel"/>
    <w:tmpl w:val="9EE8B1AA"/>
    <w:lvl w:ilvl="0" w:tplc="A71C8E2C">
      <w:start w:val="1"/>
      <w:numFmt w:val="bullet"/>
      <w:lvlText w:val=""/>
      <w:lvlJc w:val="left"/>
      <w:pPr>
        <w:tabs>
          <w:tab w:val="num" w:pos="1152"/>
        </w:tabs>
        <w:ind w:left="1152" w:hanging="288"/>
      </w:pPr>
      <w:rPr>
        <w:rFonts w:ascii="Symbol" w:hAnsi="Symbol" w:hint="default"/>
      </w:rPr>
    </w:lvl>
    <w:lvl w:ilvl="1" w:tplc="04090003" w:tentative="1">
      <w:start w:val="1"/>
      <w:numFmt w:val="bullet"/>
      <w:lvlText w:val="o"/>
      <w:lvlJc w:val="left"/>
      <w:pPr>
        <w:tabs>
          <w:tab w:val="num" w:pos="1584"/>
        </w:tabs>
        <w:ind w:left="1584" w:hanging="360"/>
      </w:pPr>
      <w:rPr>
        <w:rFonts w:ascii="Courier New" w:hAnsi="Courier New" w:cs="Courier New" w:hint="default"/>
      </w:rPr>
    </w:lvl>
    <w:lvl w:ilvl="2" w:tplc="04090005" w:tentative="1">
      <w:start w:val="1"/>
      <w:numFmt w:val="bullet"/>
      <w:lvlText w:val=""/>
      <w:lvlJc w:val="left"/>
      <w:pPr>
        <w:tabs>
          <w:tab w:val="num" w:pos="2304"/>
        </w:tabs>
        <w:ind w:left="2304" w:hanging="360"/>
      </w:pPr>
      <w:rPr>
        <w:rFonts w:ascii="Wingdings" w:hAnsi="Wingdings" w:hint="default"/>
      </w:rPr>
    </w:lvl>
    <w:lvl w:ilvl="3" w:tplc="04090001" w:tentative="1">
      <w:start w:val="1"/>
      <w:numFmt w:val="bullet"/>
      <w:lvlText w:val=""/>
      <w:lvlJc w:val="left"/>
      <w:pPr>
        <w:tabs>
          <w:tab w:val="num" w:pos="3024"/>
        </w:tabs>
        <w:ind w:left="3024" w:hanging="360"/>
      </w:pPr>
      <w:rPr>
        <w:rFonts w:ascii="Symbol" w:hAnsi="Symbol" w:hint="default"/>
      </w:rPr>
    </w:lvl>
    <w:lvl w:ilvl="4" w:tplc="04090003" w:tentative="1">
      <w:start w:val="1"/>
      <w:numFmt w:val="bullet"/>
      <w:lvlText w:val="o"/>
      <w:lvlJc w:val="left"/>
      <w:pPr>
        <w:tabs>
          <w:tab w:val="num" w:pos="3744"/>
        </w:tabs>
        <w:ind w:left="3744" w:hanging="360"/>
      </w:pPr>
      <w:rPr>
        <w:rFonts w:ascii="Courier New" w:hAnsi="Courier New" w:cs="Courier New" w:hint="default"/>
      </w:rPr>
    </w:lvl>
    <w:lvl w:ilvl="5" w:tplc="04090005" w:tentative="1">
      <w:start w:val="1"/>
      <w:numFmt w:val="bullet"/>
      <w:lvlText w:val=""/>
      <w:lvlJc w:val="left"/>
      <w:pPr>
        <w:tabs>
          <w:tab w:val="num" w:pos="4464"/>
        </w:tabs>
        <w:ind w:left="4464" w:hanging="360"/>
      </w:pPr>
      <w:rPr>
        <w:rFonts w:ascii="Wingdings" w:hAnsi="Wingdings" w:hint="default"/>
      </w:rPr>
    </w:lvl>
    <w:lvl w:ilvl="6" w:tplc="04090001" w:tentative="1">
      <w:start w:val="1"/>
      <w:numFmt w:val="bullet"/>
      <w:lvlText w:val=""/>
      <w:lvlJc w:val="left"/>
      <w:pPr>
        <w:tabs>
          <w:tab w:val="num" w:pos="5184"/>
        </w:tabs>
        <w:ind w:left="5184" w:hanging="360"/>
      </w:pPr>
      <w:rPr>
        <w:rFonts w:ascii="Symbol" w:hAnsi="Symbol" w:hint="default"/>
      </w:rPr>
    </w:lvl>
    <w:lvl w:ilvl="7" w:tplc="04090003" w:tentative="1">
      <w:start w:val="1"/>
      <w:numFmt w:val="bullet"/>
      <w:lvlText w:val="o"/>
      <w:lvlJc w:val="left"/>
      <w:pPr>
        <w:tabs>
          <w:tab w:val="num" w:pos="5904"/>
        </w:tabs>
        <w:ind w:left="5904" w:hanging="360"/>
      </w:pPr>
      <w:rPr>
        <w:rFonts w:ascii="Courier New" w:hAnsi="Courier New" w:cs="Courier New" w:hint="default"/>
      </w:rPr>
    </w:lvl>
    <w:lvl w:ilvl="8" w:tplc="04090005" w:tentative="1">
      <w:start w:val="1"/>
      <w:numFmt w:val="bullet"/>
      <w:lvlText w:val=""/>
      <w:lvlJc w:val="left"/>
      <w:pPr>
        <w:tabs>
          <w:tab w:val="num" w:pos="6624"/>
        </w:tabs>
        <w:ind w:left="6624" w:hanging="360"/>
      </w:pPr>
      <w:rPr>
        <w:rFonts w:ascii="Wingdings" w:hAnsi="Wingdings" w:hint="default"/>
      </w:rPr>
    </w:lvl>
  </w:abstractNum>
  <w:abstractNum w:abstractNumId="24" w15:restartNumberingAfterBreak="0">
    <w:nsid w:val="7D917621"/>
    <w:multiLevelType w:val="hybridMultilevel"/>
    <w:tmpl w:val="02003CD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num w:numId="1" w16cid:durableId="350422986">
    <w:abstractNumId w:val="5"/>
  </w:num>
  <w:num w:numId="2" w16cid:durableId="1303925762">
    <w:abstractNumId w:val="1"/>
  </w:num>
  <w:num w:numId="3" w16cid:durableId="2034453502">
    <w:abstractNumId w:val="9"/>
  </w:num>
  <w:num w:numId="4" w16cid:durableId="656886155">
    <w:abstractNumId w:val="17"/>
  </w:num>
  <w:num w:numId="5" w16cid:durableId="914821872">
    <w:abstractNumId w:val="0"/>
  </w:num>
  <w:num w:numId="6" w16cid:durableId="1532572574">
    <w:abstractNumId w:val="19"/>
  </w:num>
  <w:num w:numId="7" w16cid:durableId="675884088">
    <w:abstractNumId w:val="20"/>
  </w:num>
  <w:num w:numId="8" w16cid:durableId="286936386">
    <w:abstractNumId w:val="4"/>
  </w:num>
  <w:num w:numId="9" w16cid:durableId="818621146">
    <w:abstractNumId w:val="13"/>
  </w:num>
  <w:num w:numId="10" w16cid:durableId="1945843994">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11" w16cid:durableId="980500725">
    <w:abstractNumId w:val="10"/>
  </w:num>
  <w:num w:numId="12" w16cid:durableId="2122993006">
    <w:abstractNumId w:val="8"/>
  </w:num>
  <w:num w:numId="13" w16cid:durableId="2067289889">
    <w:abstractNumId w:val="18"/>
  </w:num>
  <w:num w:numId="14" w16cid:durableId="1094745618">
    <w:abstractNumId w:val="21"/>
  </w:num>
  <w:num w:numId="15" w16cid:durableId="928152937">
    <w:abstractNumId w:val="6"/>
  </w:num>
  <w:num w:numId="16" w16cid:durableId="341127356">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17" w16cid:durableId="285041695">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18" w16cid:durableId="66152228">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19" w16cid:durableId="702680887">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20" w16cid:durableId="430323314">
    <w:abstractNumId w:val="3"/>
  </w:num>
  <w:num w:numId="21" w16cid:durableId="1701977330">
    <w:abstractNumId w:val="14"/>
  </w:num>
  <w:num w:numId="22" w16cid:durableId="727071578">
    <w:abstractNumId w:val="23"/>
  </w:num>
  <w:num w:numId="23" w16cid:durableId="97529558">
    <w:abstractNumId w:val="2"/>
  </w:num>
  <w:num w:numId="24" w16cid:durableId="756558490">
    <w:abstractNumId w:val="16"/>
    <w:lvlOverride w:ilvl="0">
      <w:lvl w:ilvl="0">
        <w:start w:val="1"/>
        <w:numFmt w:val="decimal"/>
        <w:pStyle w:val="SOP1Heading"/>
        <w:lvlText w:val="%1.0"/>
        <w:lvlJc w:val="left"/>
        <w:pPr>
          <w:tabs>
            <w:tab w:val="num" w:pos="432"/>
          </w:tabs>
          <w:ind w:left="360" w:hanging="720"/>
        </w:pPr>
      </w:lvl>
    </w:lvlOverride>
    <w:lvlOverride w:ilvl="1">
      <w:lvl w:ilvl="1">
        <w:start w:val="1"/>
        <w:numFmt w:val="decimal"/>
        <w:pStyle w:val="SOP2Heading"/>
        <w:lvlText w:val="%1.%2"/>
        <w:lvlJc w:val="left"/>
        <w:pPr>
          <w:tabs>
            <w:tab w:val="num" w:pos="1152"/>
          </w:tabs>
          <w:snapToGrid w:val="0"/>
          <w:ind w:left="792" w:hanging="720"/>
        </w:pPr>
        <w:rPr>
          <w:rFonts w:ascii="Arial" w:hAnsi="Arial" w:cs="Arial" w:hint="default"/>
          <w:b/>
          <w:bCs w:val="0"/>
          <w:i w:val="0"/>
          <w:iCs w:val="0"/>
          <w:caps w:val="0"/>
          <w:smallCaps w:val="0"/>
          <w:strike w:val="0"/>
          <w:dstrike w:val="0"/>
          <w:vanish w:val="0"/>
          <w:webHidden w:val="0"/>
          <w:color w:val="006699"/>
          <w:spacing w:val="0"/>
          <w:w w:val="1"/>
          <w:kern w:val="0"/>
          <w:position w:val="0"/>
          <w:szCs w:val="2"/>
          <w:u w:val="none"/>
          <w:effect w:val="none"/>
          <w:vertAlign w:val="baseline"/>
          <w:specVanish w:val="0"/>
        </w:rPr>
      </w:lvl>
    </w:lvlOverride>
    <w:lvlOverride w:ilvl="2">
      <w:lvl w:ilvl="2">
        <w:start w:val="1"/>
        <w:numFmt w:val="decimal"/>
        <w:pStyle w:val="SOP3Heading"/>
        <w:lvlText w:val="%1.%2.%3"/>
        <w:lvlJc w:val="left"/>
        <w:pPr>
          <w:tabs>
            <w:tab w:val="num" w:pos="1872"/>
          </w:tabs>
          <w:ind w:left="1224" w:hanging="720"/>
        </w:pPr>
        <w:rPr>
          <w:color w:val="006699"/>
        </w:rPr>
      </w:lvl>
    </w:lvlOverride>
    <w:lvlOverride w:ilvl="3">
      <w:lvl w:ilvl="3">
        <w:start w:val="1"/>
        <w:numFmt w:val="decimal"/>
        <w:pStyle w:val="SOP4Heading"/>
        <w:lvlText w:val="%1.%2.%3.%4"/>
        <w:lvlJc w:val="left"/>
        <w:pPr>
          <w:tabs>
            <w:tab w:val="num" w:pos="2592"/>
          </w:tabs>
          <w:ind w:left="1728" w:hanging="720"/>
        </w:pPr>
      </w:lvl>
    </w:lvlOverride>
    <w:lvlOverride w:ilvl="4">
      <w:lvl w:ilvl="4">
        <w:start w:val="1"/>
        <w:numFmt w:val="decimal"/>
        <w:lvlText w:val="%1.%2.%3.%4.%5."/>
        <w:lvlJc w:val="left"/>
        <w:pPr>
          <w:tabs>
            <w:tab w:val="num" w:pos="3312"/>
          </w:tabs>
          <w:ind w:left="2232" w:hanging="720"/>
        </w:pPr>
      </w:lvl>
    </w:lvlOverride>
    <w:lvlOverride w:ilvl="5">
      <w:lvl w:ilvl="5">
        <w:start w:val="1"/>
        <w:numFmt w:val="decimal"/>
        <w:lvlText w:val="%1.%2.%3.%4.%5.%6."/>
        <w:lvlJc w:val="left"/>
        <w:pPr>
          <w:tabs>
            <w:tab w:val="num" w:pos="4032"/>
          </w:tabs>
          <w:ind w:left="2736" w:hanging="720"/>
        </w:pPr>
      </w:lvl>
    </w:lvlOverride>
    <w:lvlOverride w:ilvl="6">
      <w:lvl w:ilvl="6">
        <w:start w:val="1"/>
        <w:numFmt w:val="decimal"/>
        <w:lvlText w:val="%1.%2.%3.%4.%5.%6.%7."/>
        <w:lvlJc w:val="left"/>
        <w:pPr>
          <w:tabs>
            <w:tab w:val="num" w:pos="4752"/>
          </w:tabs>
          <w:ind w:left="3240" w:hanging="720"/>
        </w:pPr>
      </w:lvl>
    </w:lvlOverride>
    <w:lvlOverride w:ilvl="7">
      <w:lvl w:ilvl="7">
        <w:start w:val="1"/>
        <w:numFmt w:val="decimal"/>
        <w:lvlText w:val="%1.%2.%3.%4.%5.%6.%7.%8."/>
        <w:lvlJc w:val="left"/>
        <w:pPr>
          <w:tabs>
            <w:tab w:val="num" w:pos="5472"/>
          </w:tabs>
          <w:ind w:left="3744" w:hanging="720"/>
        </w:pPr>
      </w:lvl>
    </w:lvlOverride>
    <w:lvlOverride w:ilvl="8">
      <w:lvl w:ilvl="8">
        <w:start w:val="1"/>
        <w:numFmt w:val="decimal"/>
        <w:lvlText w:val="%1.%2.%3.%4.%5.%6.%7.%8.%9."/>
        <w:lvlJc w:val="left"/>
        <w:pPr>
          <w:tabs>
            <w:tab w:val="num" w:pos="6192"/>
          </w:tabs>
          <w:ind w:left="4320" w:hanging="720"/>
        </w:pPr>
      </w:lvl>
    </w:lvlOverride>
  </w:num>
  <w:num w:numId="25" w16cid:durableId="826745455">
    <w:abstractNumId w:val="11"/>
  </w:num>
  <w:num w:numId="26" w16cid:durableId="1403599601">
    <w:abstractNumId w:val="15"/>
  </w:num>
  <w:num w:numId="27" w16cid:durableId="792752155">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 w:numId="28" w16cid:durableId="1450540722">
    <w:abstractNumId w:val="11"/>
  </w:num>
  <w:num w:numId="29" w16cid:durableId="883712433">
    <w:abstractNumId w:val="7"/>
  </w:num>
  <w:num w:numId="30" w16cid:durableId="509106153">
    <w:abstractNumId w:val="22"/>
  </w:num>
  <w:num w:numId="31" w16cid:durableId="942497456">
    <w:abstractNumId w:val="12"/>
  </w:num>
  <w:num w:numId="32" w16cid:durableId="1830823855">
    <w:abstractNumId w:val="24"/>
  </w:num>
  <w:num w:numId="33" w16cid:durableId="2093306410">
    <w:abstractNumId w:val="16"/>
    <w:lvlOverride w:ilvl="0">
      <w:lvl w:ilvl="0">
        <w:start w:val="1"/>
        <w:numFmt w:val="decimal"/>
        <w:pStyle w:val="SOP1Heading"/>
        <w:lvlText w:val="%1.0"/>
        <w:lvlJc w:val="left"/>
        <w:pPr>
          <w:tabs>
            <w:tab w:val="num" w:pos="432"/>
          </w:tabs>
          <w:ind w:left="720" w:hanging="720"/>
        </w:pPr>
        <w:rPr>
          <w:rFonts w:hint="default"/>
        </w:rPr>
      </w:lvl>
    </w:lvlOverride>
    <w:lvlOverride w:ilvl="1">
      <w:lvl w:ilvl="1">
        <w:start w:val="1"/>
        <w:numFmt w:val="decimal"/>
        <w:pStyle w:val="SOP2Heading"/>
        <w:lvlText w:val="%1.%2"/>
        <w:lvlJc w:val="left"/>
        <w:pPr>
          <w:tabs>
            <w:tab w:val="num" w:pos="1152"/>
          </w:tabs>
          <w:ind w:left="1440" w:hanging="720"/>
        </w:pPr>
        <w:rPr>
          <w:rFonts w:ascii="Arial" w:hAnsi="Arial" w:cs="Arial" w:hint="default"/>
          <w:b/>
          <w:bCs w:val="0"/>
          <w:i w:val="0"/>
          <w:iCs w:val="0"/>
          <w:caps w:val="0"/>
          <w:smallCaps w:val="0"/>
          <w:strike w:val="0"/>
          <w:dstrike w:val="0"/>
          <w:snapToGrid w:val="0"/>
          <w:vanish w:val="0"/>
          <w:color w:val="006699"/>
          <w:spacing w:val="0"/>
          <w:w w:val="0"/>
          <w:kern w:val="0"/>
          <w:position w:val="0"/>
          <w:szCs w:val="0"/>
          <w:u w:val="none"/>
          <w:vertAlign w:val="baseline"/>
        </w:rPr>
      </w:lvl>
    </w:lvlOverride>
    <w:lvlOverride w:ilvl="2">
      <w:lvl w:ilvl="2">
        <w:start w:val="1"/>
        <w:numFmt w:val="decimal"/>
        <w:pStyle w:val="SOP3Heading"/>
        <w:lvlText w:val="%1.%2.%3"/>
        <w:lvlJc w:val="left"/>
        <w:pPr>
          <w:tabs>
            <w:tab w:val="num" w:pos="1872"/>
          </w:tabs>
          <w:ind w:left="2160" w:hanging="720"/>
        </w:pPr>
        <w:rPr>
          <w:rFonts w:hint="default"/>
          <w:color w:val="006699"/>
        </w:rPr>
      </w:lvl>
    </w:lvlOverride>
    <w:lvlOverride w:ilvl="3">
      <w:lvl w:ilvl="3">
        <w:start w:val="1"/>
        <w:numFmt w:val="decimal"/>
        <w:pStyle w:val="SOP4Heading"/>
        <w:lvlText w:val="%1.%2.%3.%4"/>
        <w:lvlJc w:val="left"/>
        <w:pPr>
          <w:tabs>
            <w:tab w:val="num" w:pos="2592"/>
          </w:tabs>
          <w:ind w:left="2880" w:hanging="720"/>
        </w:pPr>
        <w:rPr>
          <w:rFonts w:hint="default"/>
        </w:rPr>
      </w:lvl>
    </w:lvlOverride>
    <w:lvlOverride w:ilvl="4">
      <w:lvl w:ilvl="4">
        <w:start w:val="1"/>
        <w:numFmt w:val="decimal"/>
        <w:lvlText w:val="%1.%2.%3.%4.%5."/>
        <w:lvlJc w:val="left"/>
        <w:pPr>
          <w:tabs>
            <w:tab w:val="num" w:pos="3312"/>
          </w:tabs>
          <w:ind w:left="3600" w:hanging="720"/>
        </w:pPr>
        <w:rPr>
          <w:rFonts w:hint="default"/>
        </w:rPr>
      </w:lvl>
    </w:lvlOverride>
    <w:lvlOverride w:ilvl="5">
      <w:lvl w:ilvl="5">
        <w:start w:val="1"/>
        <w:numFmt w:val="decimal"/>
        <w:lvlText w:val="%1.%2.%3.%4.%5.%6."/>
        <w:lvlJc w:val="left"/>
        <w:pPr>
          <w:tabs>
            <w:tab w:val="num" w:pos="4032"/>
          </w:tabs>
          <w:ind w:left="4320" w:hanging="720"/>
        </w:pPr>
        <w:rPr>
          <w:rFonts w:hint="default"/>
        </w:rPr>
      </w:lvl>
    </w:lvlOverride>
    <w:lvlOverride w:ilvl="6">
      <w:lvl w:ilvl="6">
        <w:start w:val="1"/>
        <w:numFmt w:val="decimal"/>
        <w:lvlText w:val="%1.%2.%3.%4.%5.%6.%7."/>
        <w:lvlJc w:val="left"/>
        <w:pPr>
          <w:tabs>
            <w:tab w:val="num" w:pos="4752"/>
          </w:tabs>
          <w:ind w:left="5040" w:hanging="720"/>
        </w:pPr>
        <w:rPr>
          <w:rFonts w:hint="default"/>
        </w:rPr>
      </w:lvl>
    </w:lvlOverride>
    <w:lvlOverride w:ilvl="7">
      <w:lvl w:ilvl="7">
        <w:start w:val="1"/>
        <w:numFmt w:val="decimal"/>
        <w:lvlText w:val="%1.%2.%3.%4.%5.%6.%7.%8."/>
        <w:lvlJc w:val="left"/>
        <w:pPr>
          <w:tabs>
            <w:tab w:val="num" w:pos="5472"/>
          </w:tabs>
          <w:ind w:left="5760" w:hanging="720"/>
        </w:pPr>
        <w:rPr>
          <w:rFonts w:hint="default"/>
        </w:rPr>
      </w:lvl>
    </w:lvlOverride>
    <w:lvlOverride w:ilvl="8">
      <w:lvl w:ilvl="8">
        <w:start w:val="1"/>
        <w:numFmt w:val="decimal"/>
        <w:lvlText w:val="%1.%2.%3.%4.%5.%6.%7.%8.%9."/>
        <w:lvlJc w:val="left"/>
        <w:pPr>
          <w:tabs>
            <w:tab w:val="num" w:pos="6192"/>
          </w:tabs>
          <w:ind w:left="6480" w:hanging="720"/>
        </w:pPr>
        <w:rPr>
          <w:rFonts w:hint="default"/>
        </w:rPr>
      </w:lvl>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 SG-15891">
    <w15:presenceInfo w15:providerId="None" w15:userId="Sid SG-15891"/>
  </w15:person>
  <w15:person w15:author="Jacqueline Johnson">
    <w15:presenceInfo w15:providerId="None" w15:userId="Jacqueline John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87"/>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 All users Both" w:val="Marpes, Grayson (QMS Manager), Nielsen, Kirk (QMS Engineer), Shinn, Lee (Senior Manager, Development)"/>
    <w:docVar w:name="AP All users Department" w:val="Development"/>
    <w:docVar w:name="AP All users Full Name" w:val="Grayson Marpes, Kirk Nielsen, Lee Shinn"/>
    <w:docVar w:name="AP All users Job Title" w:val="QMS Engineer, QMS Manager, Senior Manager, Development"/>
    <w:docVar w:name="AP All users LNFN" w:val="Marpes, Grayson, Nielsen, Kirk, Shinn, Lee"/>
    <w:docVar w:name="AP Both" w:val="Marpes, Grayson (QMS Manager), Nielsen, Kirk (QMS Engineer), Shinn, Lee (Senior Manager, Development)"/>
    <w:docVar w:name="AP Department" w:val="Development"/>
    <w:docVar w:name="AP Full Name" w:val="Grayson Marpes, Kirk Nielsen, Lee Shinn"/>
    <w:docVar w:name="AP Groupname" w:val="Not Assigned"/>
    <w:docVar w:name="AP GroupNames and All users Both" w:val="Not Assigned; Marpes, Grayson (QMS Manager); Nielsen, Kirk (QMS Engineer); Shinn, Lee (Senior Manager, Development)"/>
    <w:docVar w:name="AP GroupNames and All users Department" w:val="Development"/>
    <w:docVar w:name="AP GroupNames and All users Full Name" w:val="Not Assigned; Grayson Marpes; Kirk Nielsen; Lee Shinn"/>
    <w:docVar w:name="AP GroupNames and All users Job Title" w:val="QMS Engineer, QMS Manager, Senior Manager, Development"/>
    <w:docVar w:name="AP GroupNames and All users LNFN" w:val="Not Assigned; Marpes, Grayson; Nielsen, Kirk; Shinn, Lee"/>
    <w:docVar w:name="AP Job Title" w:val="QMS Engineer, QMS Manager, Senior Manager, Development"/>
    <w:docVar w:name="AP LNFN" w:val="Marpes, Grayson, Nielsen, Kirk, Shinn, Lee"/>
    <w:docVar w:name="AV All users Both" w:val="Not Assigned"/>
    <w:docVar w:name="AV All users Department" w:val="Not Assigned"/>
    <w:docVar w:name="AV All users Full Name" w:val="Not Assigned"/>
    <w:docVar w:name="AV All users Job Title" w:val="Not Assigned"/>
    <w:docVar w:name="AV All users LNFN" w:val="Not Assigned"/>
    <w:docVar w:name="AV Both" w:val="Not Assigned"/>
    <w:docVar w:name="AV Department" w:val="Not Assigned"/>
    <w:docVar w:name="AV Full Name" w:val="Not Assigned"/>
    <w:docVar w:name="AV Groupname" w:val="Not Assigned"/>
    <w:docVar w:name="AV GroupNames and All users Both" w:val="Not Assigned; Not Assigned"/>
    <w:docVar w:name="AV GroupNames and All users Department" w:val="Not Assigned"/>
    <w:docVar w:name="AV GroupNames and All users Full Name" w:val="Not Assigned; Not Assigned"/>
    <w:docVar w:name="AV GroupNames and All users Job Title" w:val="Not Assigned"/>
    <w:docVar w:name="AV GroupNames and All users LNFN" w:val="Not Assigned; Not Assigned"/>
    <w:docVar w:name="AV Job Title" w:val="Not Assigned"/>
    <w:docVar w:name="AV LNFN" w:val="Not Assigned"/>
    <w:docVar w:name="Business Title" w:val="Infor"/>
    <w:docVar w:name="CA AccountAddress" w:val="N/A"/>
    <w:docVar w:name="CA AccountCity" w:val="N/A"/>
    <w:docVar w:name="CA AccountCountry" w:val="N/A"/>
    <w:docVar w:name="CA AccountName" w:val="N/A"/>
    <w:docVar w:name="CA AccountPostalCode" w:val="N/A"/>
    <w:docVar w:name="CA AccountState" w:val="N/A"/>
    <w:docVar w:name="CA All users Both" w:val="Not Assigned"/>
    <w:docVar w:name="CA All users Department" w:val="Not Assigned"/>
    <w:docVar w:name="CA All users Full Name" w:val="Not Assigned"/>
    <w:docVar w:name="CA All users Job Title" w:val="Not Assigned"/>
    <w:docVar w:name="CA All users LNFN" w:val="Not Assigned"/>
    <w:docVar w:name="CA Both" w:val="Not Assigned"/>
    <w:docVar w:name="CA Department" w:val="Not Assigned"/>
    <w:docVar w:name="CA Full Name" w:val="Not Assigned"/>
    <w:docVar w:name="CA Groupname" w:val="Not Assigned"/>
    <w:docVar w:name="CA GroupNames and All users Both" w:val="Not Assigned; Not Assigned"/>
    <w:docVar w:name="CA GroupNames and All users Department" w:val="Not Assigned"/>
    <w:docVar w:name="CA GroupNames and All users Full Name" w:val="Not Assigned; Not Assigned"/>
    <w:docVar w:name="CA GroupNames and All users Job Title" w:val="Not Assigned"/>
    <w:docVar w:name="CA GroupNames and All users LNFN" w:val="Not Assigned; Not Assigned"/>
    <w:docVar w:name="CA Job Title" w:val="Not Assigned"/>
    <w:docVar w:name="CA LNFN" w:val="Not Assigned"/>
    <w:docVar w:name="Category Titles" w:val="SOP Type"/>
    <w:docVar w:name="Current Major Version Changes" w:val="New Version"/>
    <w:docVar w:name="Date Approved" w:val="Not Approved Yet"/>
    <w:docVar w:name="Date Archived" w:val="Not Archived Yet"/>
    <w:docVar w:name="Date Created" w:val="28-08-2012"/>
    <w:docVar w:name="Date Expires" w:val="No Review Date"/>
    <w:docVar w:name="Date Last Reviewed" w:val="N/A"/>
    <w:docVar w:name="Date Submitted" w:val="Not Submitted Yet"/>
    <w:docVar w:name="DC Both" w:val="Marpes, Grayson (QMS Manager)"/>
    <w:docVar w:name="DC Department" w:val="Development"/>
    <w:docVar w:name="DC Full Name" w:val="Grayson Marpes"/>
    <w:docVar w:name="DC Job Title" w:val="QMS Manager"/>
    <w:docVar w:name="DC LNFN" w:val="Marpes, Grayson"/>
    <w:docVar w:name="Department(s)" w:val="EAM"/>
    <w:docVar w:name="Document Title" w:val="DEV-REQ-TEMP-EAM Requirement Template"/>
    <w:docVar w:name="Effective Date" w:val="Not Approved Yet"/>
    <w:docVar w:name="Full Year" w:val="2012"/>
    <w:docVar w:name="Keywords" w:val="N/A"/>
    <w:docVar w:name="Last Periodic Review Date" w:val="Not Approved Yet"/>
    <w:docVar w:name="Long Day" w:val="Tuesday"/>
    <w:docVar w:name="Long Month" w:val="August"/>
    <w:docVar w:name="Next Periodic Review Date" w:val="No Review Date"/>
    <w:docVar w:name="Next Review Date" w:val="No Review Date"/>
    <w:docVar w:name="NoInsertedVariables" w:val="NoInsertedVariables"/>
    <w:docVar w:name="OPT_2076" w:val="Requirements"/>
    <w:docVar w:name="OPT_2099" w:val="Sub-Categories of ISO 9001:2008 not selected."/>
    <w:docVar w:name="OPT_2100" w:val="Sub-Categories of ISO 13485 not selected."/>
    <w:docVar w:name="OPT_Descr_2076" w:val="Sub-Categories of SOP Type not selected, or no descriptions were entered."/>
    <w:docVar w:name="OPT_Descr_2099" w:val="Sub-Categories of ISO 9001:2008 not selected, or no descriptions were entered."/>
    <w:docVar w:name="OPT_Descr_2100" w:val="Sub-Categories of ISO 13485 not selected, or no descriptions were entered."/>
    <w:docVar w:name="OPT_HRt_2076" w:val="Requirements"/>
    <w:docVar w:name="OPT_HRt_2099" w:val="Sub-Categories of ISO 9001:2008 not selected."/>
    <w:docVar w:name="OPT_HRt_2100" w:val="Sub-Categories of ISO 13485 not selected."/>
    <w:docVar w:name="OPT_Title_2076" w:val="SOP Type"/>
    <w:docVar w:name="OPT_Title_2099" w:val="Sub-Categories of ISO 9001:2008 not selected."/>
    <w:docVar w:name="OPT_Title_2100" w:val="Sub-Categories of ISO 13485 not selected."/>
    <w:docVar w:name="OPT_ValueDescr_2076" w:val="Requirements:"/>
    <w:docVar w:name="OPT_ValueDescr_2099" w:val="Sub-Categories of ISO 9001:2008 not selected."/>
    <w:docVar w:name="OPT_ValueDescr_2100" w:val="Sub-Categories of ISO 13485 not selected."/>
    <w:docVar w:name="Option" w:val="N/A"/>
    <w:docVar w:name="Original Creation Date" w:val="No Date Set"/>
    <w:docVar w:name="Originating Department" w:val="N/A"/>
    <w:docVar w:name="PO Both" w:val="Shinn, Lee (Senior Manager, Development)"/>
    <w:docVar w:name="PO Department" w:val="Development"/>
    <w:docVar w:name="PO Full Name" w:val="Lee Shinn"/>
    <w:docVar w:name="PO Job Title" w:val="Senior Manager, Development"/>
    <w:docVar w:name="PO LNFN" w:val="Shinn, Lee"/>
    <w:docVar w:name="PPMDB" w:val="N/A"/>
    <w:docVar w:name="RD All users Both" w:val="Heinz, Bob (Business Analyst), Shinn, James (Business Analyst), Shinn, Lee (Senior Manager, Development), Suresh, Sidharth (Associate Business Analyst), Swindoll, Steve (Senior Business Analyst), Weinberger, Mary (Business Analyst)"/>
    <w:docVar w:name="RD All users Department" w:val="Not Assigned"/>
    <w:docVar w:name="RD All users Full Name" w:val="Bob Heinz, James Shinn, Lee Shinn, Mary Weinberger, Sidharth Suresh, Steve Swindoll"/>
    <w:docVar w:name="RD All users Job Title" w:val="Not Assigned"/>
    <w:docVar w:name="RD All users LNFN" w:val="Heinz, Bob, Shinn, James, Shinn, Lee, Suresh, Sidharth, Swindoll, Steve, Weinberger, Mary"/>
    <w:docVar w:name="RD Both" w:val="EAM BA"/>
    <w:docVar w:name="RD Department" w:val="Not Assigned"/>
    <w:docVar w:name="RD Full Name" w:val="EAM BA"/>
    <w:docVar w:name="RD Groupname" w:val="EAM BA"/>
    <w:docVar w:name="RD GroupNames and All users Both" w:val="EAM BA; Heinz, Bob (Business Analyst); Shinn, James (Business Analyst); Shinn, Lee (Senior Manager, Development); Suresh, Sidharth (Associate Business Analyst); Swindoll, Steve (Senior Business Analyst); Weinberger, Mary (Business Analyst)"/>
    <w:docVar w:name="RD GroupNames and All users Department" w:val="Not Assigned"/>
    <w:docVar w:name="RD GroupNames and All users Full Name" w:val="EAM BA; Bob Heinz; James Shinn; Lee Shinn; Mary Weinberger; Sidharth Suresh; Steve Swindoll"/>
    <w:docVar w:name="RD GroupNames and All users Job Title" w:val="Not Assigned"/>
    <w:docVar w:name="RD GroupNames and All users LNFN" w:val="EAM BA; Heinz, Bob; Shinn, James; Shinn, Lee; Suresh, Sidharth; Swindoll, Steve; Weinberger, Mary"/>
    <w:docVar w:name="RD Job Title" w:val="Not Assigned"/>
    <w:docVar w:name="RD LNFN" w:val="EAM BA"/>
    <w:docVar w:name="Reference #" w:val="17"/>
    <w:docVar w:name="Required Readers" w:val="EAM BA"/>
    <w:docVar w:name="RV All users Both" w:val="Not Assigned"/>
    <w:docVar w:name="RV All users Department" w:val="Not Assigned"/>
    <w:docVar w:name="RV All users Full Name" w:val="Not Assigned"/>
    <w:docVar w:name="RV All users Job Title" w:val="Not Assigned"/>
    <w:docVar w:name="RV All users LNFN" w:val="Not Assigned"/>
    <w:docVar w:name="RV Both" w:val="Not Assigned"/>
    <w:docVar w:name="RV Department" w:val="Not Assigned"/>
    <w:docVar w:name="RV Full Name" w:val="Not Assigned"/>
    <w:docVar w:name="RV Groupname" w:val="Not Assigned"/>
    <w:docVar w:name="RV GroupNames and All users Both" w:val="Not Assigned; Not Assigned"/>
    <w:docVar w:name="RV GroupNames and All users Department" w:val="Not Assigned"/>
    <w:docVar w:name="RV GroupNames and All users Full Name" w:val="Not Assigned; Not Assigned"/>
    <w:docVar w:name="RV GroupNames and All users Job Title" w:val="Not Assigned"/>
    <w:docVar w:name="RV GroupNames and All users LNFN" w:val="Not Assigned; Not Assigned"/>
    <w:docVar w:name="RV Job Title" w:val="Not Assigned"/>
    <w:docVar w:name="RV LNFN" w:val="Not Assigned"/>
    <w:docVar w:name="Short Day" w:val="28"/>
    <w:docVar w:name="Short Month" w:val="08"/>
    <w:docVar w:name="site Name" w:val="All Products"/>
    <w:docVar w:name="Supersedes" w:val="v.9 DEV-REQ-TEMP-EAM Requirement Template"/>
    <w:docVar w:name="Two Digit Year" w:val="12"/>
    <w:docVar w:name="Undefined" w:val="N/A"/>
    <w:docVar w:name="Version" w:val="10"/>
    <w:docVar w:name="WR All users Both" w:val="Not Assigned"/>
    <w:docVar w:name="WR All users Department" w:val="Not Assigned"/>
    <w:docVar w:name="WR All users Full Name" w:val="Not Assigned"/>
    <w:docVar w:name="WR All users Job Title" w:val="Not Assigned"/>
    <w:docVar w:name="WR All users LNFN" w:val="Not Assigned"/>
    <w:docVar w:name="WR Both" w:val="Not Assigned"/>
    <w:docVar w:name="WR Department" w:val="Not Assigned"/>
    <w:docVar w:name="WR Full Name" w:val="Not Assigned"/>
    <w:docVar w:name="WR Groupname" w:val="Not Assigned"/>
    <w:docVar w:name="WR GroupNames and All users Both" w:val="Not Assigned; Not Assigned"/>
    <w:docVar w:name="WR GroupNames and All users Department" w:val="Not Assigned"/>
    <w:docVar w:name="WR GroupNames and All users Full Name" w:val="Not Assigned; Not Assigned"/>
    <w:docVar w:name="WR GroupNames and All users Job Title" w:val="Not Assigned"/>
    <w:docVar w:name="WR GroupNames and All users LNFN" w:val="Not Assigned; Not Assigned"/>
    <w:docVar w:name="WR Job Title" w:val="Not Assigned"/>
    <w:docVar w:name="WR LNFN" w:val="Not Assigned"/>
  </w:docVars>
  <w:rsids>
    <w:rsidRoot w:val="000D6C06"/>
    <w:rsid w:val="000134E4"/>
    <w:rsid w:val="00013FF1"/>
    <w:rsid w:val="0001531D"/>
    <w:rsid w:val="0002039F"/>
    <w:rsid w:val="00021B00"/>
    <w:rsid w:val="000254A4"/>
    <w:rsid w:val="00032950"/>
    <w:rsid w:val="00035D40"/>
    <w:rsid w:val="0004386F"/>
    <w:rsid w:val="00053885"/>
    <w:rsid w:val="00053DB1"/>
    <w:rsid w:val="000609B3"/>
    <w:rsid w:val="00070400"/>
    <w:rsid w:val="000721F9"/>
    <w:rsid w:val="0007491C"/>
    <w:rsid w:val="000764C7"/>
    <w:rsid w:val="00080FBB"/>
    <w:rsid w:val="000905E7"/>
    <w:rsid w:val="000A32A4"/>
    <w:rsid w:val="000A3578"/>
    <w:rsid w:val="000A7967"/>
    <w:rsid w:val="000B11BF"/>
    <w:rsid w:val="000B7B53"/>
    <w:rsid w:val="000B7E65"/>
    <w:rsid w:val="000C1090"/>
    <w:rsid w:val="000C43EE"/>
    <w:rsid w:val="000D1189"/>
    <w:rsid w:val="000D5078"/>
    <w:rsid w:val="000D5201"/>
    <w:rsid w:val="000D6C06"/>
    <w:rsid w:val="000E0169"/>
    <w:rsid w:val="000E0955"/>
    <w:rsid w:val="000E26B8"/>
    <w:rsid w:val="000F4051"/>
    <w:rsid w:val="000F6ECE"/>
    <w:rsid w:val="00103650"/>
    <w:rsid w:val="00111FE7"/>
    <w:rsid w:val="001144D1"/>
    <w:rsid w:val="001157A3"/>
    <w:rsid w:val="0011747B"/>
    <w:rsid w:val="00127696"/>
    <w:rsid w:val="0013122E"/>
    <w:rsid w:val="0013262C"/>
    <w:rsid w:val="001429F0"/>
    <w:rsid w:val="0014364B"/>
    <w:rsid w:val="00147BB3"/>
    <w:rsid w:val="0015006E"/>
    <w:rsid w:val="001546D6"/>
    <w:rsid w:val="00170B20"/>
    <w:rsid w:val="00171BD0"/>
    <w:rsid w:val="00185AEE"/>
    <w:rsid w:val="00186C56"/>
    <w:rsid w:val="00190E15"/>
    <w:rsid w:val="00191DD6"/>
    <w:rsid w:val="00194542"/>
    <w:rsid w:val="001B1BAF"/>
    <w:rsid w:val="001B4A22"/>
    <w:rsid w:val="001B5FF9"/>
    <w:rsid w:val="001B6F34"/>
    <w:rsid w:val="001C1B69"/>
    <w:rsid w:val="001C26C5"/>
    <w:rsid w:val="001C31EA"/>
    <w:rsid w:val="001D33BB"/>
    <w:rsid w:val="001E124D"/>
    <w:rsid w:val="001E7A00"/>
    <w:rsid w:val="001F1825"/>
    <w:rsid w:val="001F2423"/>
    <w:rsid w:val="001F4584"/>
    <w:rsid w:val="00200771"/>
    <w:rsid w:val="002038F8"/>
    <w:rsid w:val="002070E0"/>
    <w:rsid w:val="0020730E"/>
    <w:rsid w:val="0020753E"/>
    <w:rsid w:val="002077AE"/>
    <w:rsid w:val="00221334"/>
    <w:rsid w:val="002313EA"/>
    <w:rsid w:val="0023598E"/>
    <w:rsid w:val="002527FE"/>
    <w:rsid w:val="0025696C"/>
    <w:rsid w:val="00256CF9"/>
    <w:rsid w:val="002615C3"/>
    <w:rsid w:val="002718EA"/>
    <w:rsid w:val="00272320"/>
    <w:rsid w:val="00295180"/>
    <w:rsid w:val="002A0569"/>
    <w:rsid w:val="002A2787"/>
    <w:rsid w:val="002B32A1"/>
    <w:rsid w:val="002C1AA4"/>
    <w:rsid w:val="002C57D6"/>
    <w:rsid w:val="002C627F"/>
    <w:rsid w:val="002D39A2"/>
    <w:rsid w:val="002D765D"/>
    <w:rsid w:val="002D79B4"/>
    <w:rsid w:val="002E1A20"/>
    <w:rsid w:val="002E3CB6"/>
    <w:rsid w:val="002E6FA7"/>
    <w:rsid w:val="002F455A"/>
    <w:rsid w:val="002F58A1"/>
    <w:rsid w:val="002F68E4"/>
    <w:rsid w:val="002F6B3F"/>
    <w:rsid w:val="002F72B5"/>
    <w:rsid w:val="00301DDB"/>
    <w:rsid w:val="00302A76"/>
    <w:rsid w:val="00305E75"/>
    <w:rsid w:val="00310862"/>
    <w:rsid w:val="00312278"/>
    <w:rsid w:val="00322F0C"/>
    <w:rsid w:val="003457D8"/>
    <w:rsid w:val="00346E63"/>
    <w:rsid w:val="00354436"/>
    <w:rsid w:val="00360D79"/>
    <w:rsid w:val="00364B15"/>
    <w:rsid w:val="00364C49"/>
    <w:rsid w:val="00370ADF"/>
    <w:rsid w:val="00371B23"/>
    <w:rsid w:val="003727D9"/>
    <w:rsid w:val="00373998"/>
    <w:rsid w:val="003749BD"/>
    <w:rsid w:val="00386371"/>
    <w:rsid w:val="00391764"/>
    <w:rsid w:val="003B202D"/>
    <w:rsid w:val="003B3F5A"/>
    <w:rsid w:val="003D2574"/>
    <w:rsid w:val="003D5802"/>
    <w:rsid w:val="003E5476"/>
    <w:rsid w:val="003F0FF4"/>
    <w:rsid w:val="003F75D6"/>
    <w:rsid w:val="00401BAA"/>
    <w:rsid w:val="00403770"/>
    <w:rsid w:val="00405E65"/>
    <w:rsid w:val="00413F2E"/>
    <w:rsid w:val="0042111B"/>
    <w:rsid w:val="00444628"/>
    <w:rsid w:val="00447462"/>
    <w:rsid w:val="00452C2F"/>
    <w:rsid w:val="0047066C"/>
    <w:rsid w:val="004756F0"/>
    <w:rsid w:val="00477534"/>
    <w:rsid w:val="00480CEB"/>
    <w:rsid w:val="0048741D"/>
    <w:rsid w:val="00487E7D"/>
    <w:rsid w:val="004A5215"/>
    <w:rsid w:val="004A755C"/>
    <w:rsid w:val="004B0F89"/>
    <w:rsid w:val="004B4624"/>
    <w:rsid w:val="004C496F"/>
    <w:rsid w:val="004C67E1"/>
    <w:rsid w:val="004D017B"/>
    <w:rsid w:val="004F1CF5"/>
    <w:rsid w:val="004F2CEF"/>
    <w:rsid w:val="00502DC8"/>
    <w:rsid w:val="00503421"/>
    <w:rsid w:val="00504D25"/>
    <w:rsid w:val="00504EE9"/>
    <w:rsid w:val="005058E6"/>
    <w:rsid w:val="005165DB"/>
    <w:rsid w:val="005359C3"/>
    <w:rsid w:val="00540AE7"/>
    <w:rsid w:val="005459CF"/>
    <w:rsid w:val="00545F96"/>
    <w:rsid w:val="005711D9"/>
    <w:rsid w:val="0057526F"/>
    <w:rsid w:val="00577699"/>
    <w:rsid w:val="00586F6D"/>
    <w:rsid w:val="005A0CA5"/>
    <w:rsid w:val="005A7091"/>
    <w:rsid w:val="005B1C0C"/>
    <w:rsid w:val="005B2F72"/>
    <w:rsid w:val="005B48C4"/>
    <w:rsid w:val="005C36DD"/>
    <w:rsid w:val="005C425E"/>
    <w:rsid w:val="005C51AA"/>
    <w:rsid w:val="005D569F"/>
    <w:rsid w:val="005E5998"/>
    <w:rsid w:val="005F4726"/>
    <w:rsid w:val="00600108"/>
    <w:rsid w:val="006008AD"/>
    <w:rsid w:val="00602F0C"/>
    <w:rsid w:val="00603BFF"/>
    <w:rsid w:val="00617207"/>
    <w:rsid w:val="006238ED"/>
    <w:rsid w:val="006334E5"/>
    <w:rsid w:val="00633FE4"/>
    <w:rsid w:val="00636A90"/>
    <w:rsid w:val="00642D3A"/>
    <w:rsid w:val="00647F76"/>
    <w:rsid w:val="00651DBC"/>
    <w:rsid w:val="00657E40"/>
    <w:rsid w:val="00660B79"/>
    <w:rsid w:val="00662736"/>
    <w:rsid w:val="00663DC3"/>
    <w:rsid w:val="0066763E"/>
    <w:rsid w:val="006738F5"/>
    <w:rsid w:val="00673BD4"/>
    <w:rsid w:val="00674CDE"/>
    <w:rsid w:val="0067553C"/>
    <w:rsid w:val="00682F1C"/>
    <w:rsid w:val="0068742B"/>
    <w:rsid w:val="006A1958"/>
    <w:rsid w:val="006B0102"/>
    <w:rsid w:val="006B5E26"/>
    <w:rsid w:val="006D4B80"/>
    <w:rsid w:val="006D5588"/>
    <w:rsid w:val="006E0B6F"/>
    <w:rsid w:val="006F64D5"/>
    <w:rsid w:val="00701C8B"/>
    <w:rsid w:val="00705D16"/>
    <w:rsid w:val="007209C7"/>
    <w:rsid w:val="00720B3F"/>
    <w:rsid w:val="00720ED9"/>
    <w:rsid w:val="00722B8C"/>
    <w:rsid w:val="0072547B"/>
    <w:rsid w:val="0073772B"/>
    <w:rsid w:val="0074568F"/>
    <w:rsid w:val="00764B37"/>
    <w:rsid w:val="00774832"/>
    <w:rsid w:val="00782177"/>
    <w:rsid w:val="00794D05"/>
    <w:rsid w:val="007A026C"/>
    <w:rsid w:val="007A7096"/>
    <w:rsid w:val="007B111C"/>
    <w:rsid w:val="007B523E"/>
    <w:rsid w:val="007B7A2D"/>
    <w:rsid w:val="007B7F12"/>
    <w:rsid w:val="007C1F8A"/>
    <w:rsid w:val="007E4531"/>
    <w:rsid w:val="007E473B"/>
    <w:rsid w:val="007E4854"/>
    <w:rsid w:val="007E4F5F"/>
    <w:rsid w:val="007E748A"/>
    <w:rsid w:val="007F0D06"/>
    <w:rsid w:val="00801B95"/>
    <w:rsid w:val="0081579A"/>
    <w:rsid w:val="00821029"/>
    <w:rsid w:val="00824B21"/>
    <w:rsid w:val="00827585"/>
    <w:rsid w:val="00835704"/>
    <w:rsid w:val="00844F91"/>
    <w:rsid w:val="00851293"/>
    <w:rsid w:val="00852591"/>
    <w:rsid w:val="00853515"/>
    <w:rsid w:val="00863738"/>
    <w:rsid w:val="00864538"/>
    <w:rsid w:val="00871B1A"/>
    <w:rsid w:val="008761BD"/>
    <w:rsid w:val="0087759A"/>
    <w:rsid w:val="00882AD0"/>
    <w:rsid w:val="0089077E"/>
    <w:rsid w:val="00891FB0"/>
    <w:rsid w:val="00895C2C"/>
    <w:rsid w:val="008965F4"/>
    <w:rsid w:val="008967ED"/>
    <w:rsid w:val="008A0364"/>
    <w:rsid w:val="008A2BCA"/>
    <w:rsid w:val="008A6D1B"/>
    <w:rsid w:val="008C13AA"/>
    <w:rsid w:val="008D1217"/>
    <w:rsid w:val="008D3BFD"/>
    <w:rsid w:val="008D4835"/>
    <w:rsid w:val="008E347B"/>
    <w:rsid w:val="008E34EA"/>
    <w:rsid w:val="008E622B"/>
    <w:rsid w:val="008F00EB"/>
    <w:rsid w:val="008F21D3"/>
    <w:rsid w:val="008F4C85"/>
    <w:rsid w:val="0090472F"/>
    <w:rsid w:val="009101A5"/>
    <w:rsid w:val="00914D91"/>
    <w:rsid w:val="00915542"/>
    <w:rsid w:val="00915F1A"/>
    <w:rsid w:val="00916980"/>
    <w:rsid w:val="0092221F"/>
    <w:rsid w:val="009224C3"/>
    <w:rsid w:val="00922A08"/>
    <w:rsid w:val="0093233A"/>
    <w:rsid w:val="009565CD"/>
    <w:rsid w:val="00957276"/>
    <w:rsid w:val="00961CD0"/>
    <w:rsid w:val="00967A01"/>
    <w:rsid w:val="009713E8"/>
    <w:rsid w:val="00972EB9"/>
    <w:rsid w:val="009732B9"/>
    <w:rsid w:val="00982999"/>
    <w:rsid w:val="00990020"/>
    <w:rsid w:val="00993D86"/>
    <w:rsid w:val="00996ECE"/>
    <w:rsid w:val="009A0DA0"/>
    <w:rsid w:val="009A7B78"/>
    <w:rsid w:val="009B7190"/>
    <w:rsid w:val="009C0609"/>
    <w:rsid w:val="009C156F"/>
    <w:rsid w:val="009C1F53"/>
    <w:rsid w:val="009C5C47"/>
    <w:rsid w:val="009E7A09"/>
    <w:rsid w:val="009F07DC"/>
    <w:rsid w:val="009F6204"/>
    <w:rsid w:val="00A005D2"/>
    <w:rsid w:val="00A047DF"/>
    <w:rsid w:val="00A074CE"/>
    <w:rsid w:val="00A1017A"/>
    <w:rsid w:val="00A13015"/>
    <w:rsid w:val="00A145D7"/>
    <w:rsid w:val="00A152C5"/>
    <w:rsid w:val="00A15495"/>
    <w:rsid w:val="00A157CD"/>
    <w:rsid w:val="00A16A91"/>
    <w:rsid w:val="00A27FF2"/>
    <w:rsid w:val="00A6415A"/>
    <w:rsid w:val="00A66F37"/>
    <w:rsid w:val="00A67EB8"/>
    <w:rsid w:val="00A71C47"/>
    <w:rsid w:val="00A72986"/>
    <w:rsid w:val="00A805ED"/>
    <w:rsid w:val="00A81B6C"/>
    <w:rsid w:val="00A90B9A"/>
    <w:rsid w:val="00AA0895"/>
    <w:rsid w:val="00AA4BEC"/>
    <w:rsid w:val="00AB3AAC"/>
    <w:rsid w:val="00AC1458"/>
    <w:rsid w:val="00AC159B"/>
    <w:rsid w:val="00AC6F10"/>
    <w:rsid w:val="00AD5F91"/>
    <w:rsid w:val="00AD6A35"/>
    <w:rsid w:val="00AE0679"/>
    <w:rsid w:val="00AE075D"/>
    <w:rsid w:val="00AE09C6"/>
    <w:rsid w:val="00AE7810"/>
    <w:rsid w:val="00AF3B0B"/>
    <w:rsid w:val="00AF3D21"/>
    <w:rsid w:val="00B00159"/>
    <w:rsid w:val="00B153C9"/>
    <w:rsid w:val="00B1753D"/>
    <w:rsid w:val="00B20488"/>
    <w:rsid w:val="00B27A82"/>
    <w:rsid w:val="00B30984"/>
    <w:rsid w:val="00B33D29"/>
    <w:rsid w:val="00B3441F"/>
    <w:rsid w:val="00B34EF1"/>
    <w:rsid w:val="00B35041"/>
    <w:rsid w:val="00B3700C"/>
    <w:rsid w:val="00B44149"/>
    <w:rsid w:val="00B521EE"/>
    <w:rsid w:val="00B5291E"/>
    <w:rsid w:val="00B5524A"/>
    <w:rsid w:val="00B62A4B"/>
    <w:rsid w:val="00B673F4"/>
    <w:rsid w:val="00B71FC2"/>
    <w:rsid w:val="00B73774"/>
    <w:rsid w:val="00B7743F"/>
    <w:rsid w:val="00B95BAA"/>
    <w:rsid w:val="00BA77EE"/>
    <w:rsid w:val="00BC6569"/>
    <w:rsid w:val="00BD1221"/>
    <w:rsid w:val="00BF2927"/>
    <w:rsid w:val="00BF32F2"/>
    <w:rsid w:val="00BF4A5A"/>
    <w:rsid w:val="00BF5188"/>
    <w:rsid w:val="00C009BB"/>
    <w:rsid w:val="00C035D1"/>
    <w:rsid w:val="00C26130"/>
    <w:rsid w:val="00C264DE"/>
    <w:rsid w:val="00C2654C"/>
    <w:rsid w:val="00C32D03"/>
    <w:rsid w:val="00C330C7"/>
    <w:rsid w:val="00C3365E"/>
    <w:rsid w:val="00C42756"/>
    <w:rsid w:val="00C51B4D"/>
    <w:rsid w:val="00C56AB1"/>
    <w:rsid w:val="00C6305F"/>
    <w:rsid w:val="00C67ED2"/>
    <w:rsid w:val="00C714FC"/>
    <w:rsid w:val="00C7500D"/>
    <w:rsid w:val="00C7657C"/>
    <w:rsid w:val="00C765CA"/>
    <w:rsid w:val="00C7739C"/>
    <w:rsid w:val="00C77400"/>
    <w:rsid w:val="00C93F04"/>
    <w:rsid w:val="00CA195A"/>
    <w:rsid w:val="00CB62AD"/>
    <w:rsid w:val="00CC12EC"/>
    <w:rsid w:val="00CD5317"/>
    <w:rsid w:val="00CE3578"/>
    <w:rsid w:val="00CE72EB"/>
    <w:rsid w:val="00CF1D3B"/>
    <w:rsid w:val="00D16BE4"/>
    <w:rsid w:val="00D20273"/>
    <w:rsid w:val="00D25EC3"/>
    <w:rsid w:val="00D272BA"/>
    <w:rsid w:val="00D5304D"/>
    <w:rsid w:val="00D5536D"/>
    <w:rsid w:val="00D55A34"/>
    <w:rsid w:val="00D57D18"/>
    <w:rsid w:val="00D629A1"/>
    <w:rsid w:val="00D63E77"/>
    <w:rsid w:val="00D67305"/>
    <w:rsid w:val="00D70CA9"/>
    <w:rsid w:val="00D72A60"/>
    <w:rsid w:val="00D7535A"/>
    <w:rsid w:val="00D80C6B"/>
    <w:rsid w:val="00D839A4"/>
    <w:rsid w:val="00D86DD8"/>
    <w:rsid w:val="00D92A87"/>
    <w:rsid w:val="00DA09C0"/>
    <w:rsid w:val="00DA3FA0"/>
    <w:rsid w:val="00DD287F"/>
    <w:rsid w:val="00DE3084"/>
    <w:rsid w:val="00DF7989"/>
    <w:rsid w:val="00E00DED"/>
    <w:rsid w:val="00E04F68"/>
    <w:rsid w:val="00E07938"/>
    <w:rsid w:val="00E10BC1"/>
    <w:rsid w:val="00E13595"/>
    <w:rsid w:val="00E33B73"/>
    <w:rsid w:val="00E501F9"/>
    <w:rsid w:val="00E53F0D"/>
    <w:rsid w:val="00E6798C"/>
    <w:rsid w:val="00E71EDD"/>
    <w:rsid w:val="00E7336D"/>
    <w:rsid w:val="00E74242"/>
    <w:rsid w:val="00E86E09"/>
    <w:rsid w:val="00E9154A"/>
    <w:rsid w:val="00EA3AA3"/>
    <w:rsid w:val="00EA44EB"/>
    <w:rsid w:val="00EA5979"/>
    <w:rsid w:val="00EA74F7"/>
    <w:rsid w:val="00EB3C25"/>
    <w:rsid w:val="00EB520A"/>
    <w:rsid w:val="00EB63D1"/>
    <w:rsid w:val="00EB7C50"/>
    <w:rsid w:val="00EE0F49"/>
    <w:rsid w:val="00EE31F9"/>
    <w:rsid w:val="00EE7F61"/>
    <w:rsid w:val="00EF423E"/>
    <w:rsid w:val="00EF5803"/>
    <w:rsid w:val="00EF6FE9"/>
    <w:rsid w:val="00F0132B"/>
    <w:rsid w:val="00F0340C"/>
    <w:rsid w:val="00F073A4"/>
    <w:rsid w:val="00F1343C"/>
    <w:rsid w:val="00F13CB4"/>
    <w:rsid w:val="00F26408"/>
    <w:rsid w:val="00F31112"/>
    <w:rsid w:val="00F40A91"/>
    <w:rsid w:val="00F45BD0"/>
    <w:rsid w:val="00F63325"/>
    <w:rsid w:val="00F66D47"/>
    <w:rsid w:val="00F724A9"/>
    <w:rsid w:val="00F731A1"/>
    <w:rsid w:val="00F75B45"/>
    <w:rsid w:val="00F82A29"/>
    <w:rsid w:val="00F91FCE"/>
    <w:rsid w:val="00F97377"/>
    <w:rsid w:val="00FB55AA"/>
    <w:rsid w:val="00FC0A55"/>
    <w:rsid w:val="00FD2B21"/>
    <w:rsid w:val="00FD73DC"/>
    <w:rsid w:val="00FE3058"/>
    <w:rsid w:val="00FE52F9"/>
    <w:rsid w:val="00FF68F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7A207"/>
  <w15:chartTrackingRefBased/>
  <w15:docId w15:val="{053C6B79-60BC-4188-80DE-99320BB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W1)" w:eastAsia="Times New Roman" w:hAnsi="Times New (W1)"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uiPriority="99" w:qFormat="1"/>
    <w:lsdException w:name="heading 2" w:locked="1" w:uiPriority="99" w:qFormat="1"/>
    <w:lsdException w:name="heading 3" w:locked="1" w:uiPriority="99"/>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footnote text" w:uiPriority="99"/>
    <w:lsdException w:name="annotation text" w:locked="1" w:uiPriority="99"/>
    <w:lsdException w:name="header" w:locked="1" w:uiPriority="99"/>
    <w:lsdException w:name="footer" w:locked="1" w:uiPriority="99"/>
    <w:lsdException w:name="index heading" w:uiPriority="95"/>
    <w:lsdException w:name="caption" w:semiHidden="1" w:uiPriority="94" w:unhideWhenUsed="1" w:qFormat="1"/>
    <w:lsdException w:name="envelope address" w:uiPriority="99"/>
    <w:lsdException w:name="envelope return" w:uiPriority="99"/>
    <w:lsdException w:name="footnote reference" w:uiPriority="99"/>
    <w:lsdException w:name="annotation reference" w:locked="1" w:uiPriority="94"/>
    <w:lsdException w:name="line number" w:uiPriority="95"/>
    <w:lsdException w:name="page number" w:uiPriority="99"/>
    <w:lsdException w:name="endnote reference" w:uiPriority="99"/>
    <w:lsdException w:name="endnote text" w:uiPriority="99"/>
    <w:lsdException w:name="macro" w:uiPriority="99"/>
    <w:lsdException w:name="Title" w:qFormat="1"/>
    <w:lsdException w:name="Closing" w:locked="1" w:uiPriority="99"/>
    <w:lsdException w:name="Default Paragraph Font" w:uiPriority="1"/>
    <w:lsdException w:name="Body Text" w:locked="1" w:uiPriority="1"/>
    <w:lsdException w:name="Body Text Indent" w:locked="1" w:uiPriority="99"/>
    <w:lsdException w:name="Message Header" w:uiPriority="99"/>
    <w:lsdException w:name="Subtitle" w:qFormat="1"/>
    <w:lsdException w:name="Salutation" w:uiPriority="99"/>
    <w:lsdException w:name="Body Text First Indent" w:locked="1" w:uiPriority="99"/>
    <w:lsdException w:name="Body Text First Indent 2" w:locked="1" w:uiPriority="99"/>
    <w:lsdException w:name="Body Text 2" w:locked="1" w:uiPriority="99"/>
    <w:lsdException w:name="Body Text 3" w:locked="1" w:uiPriority="99"/>
    <w:lsdException w:name="Body Text Indent 2" w:locked="1" w:uiPriority="99"/>
    <w:lsdException w:name="Body Text Indent 3" w:locked="1" w:uiPriority="99"/>
    <w:lsdException w:name="Block Text" w:uiPriority="99"/>
    <w:lsdException w:name="Hyperlink" w:uiPriority="99"/>
    <w:lsdException w:name="FollowedHyperlink" w:locked="1" w:uiPriority="99"/>
    <w:lsdException w:name="Strong" w:uiPriority="22" w:qFormat="1"/>
    <w:lsdException w:name="Emphasis" w:qFormat="1"/>
    <w:lsdException w:name="Document Map"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nhideWhenUsed="1"/>
    <w:lsdException w:name="annotation subject" w:locked="1" w:uiPriority="94"/>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4"/>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locked="1"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Copy)"/>
    <w:qFormat/>
    <w:rsid w:val="0013122E"/>
    <w:rPr>
      <w:rFonts w:ascii="Arial" w:hAnsi="Arial"/>
      <w:szCs w:val="24"/>
    </w:rPr>
  </w:style>
  <w:style w:type="paragraph" w:styleId="Heading1">
    <w:name w:val="heading 1"/>
    <w:aliases w:val="Heading 1-Subhead"/>
    <w:basedOn w:val="Normal"/>
    <w:next w:val="Normal"/>
    <w:link w:val="Heading1Char"/>
    <w:uiPriority w:val="99"/>
    <w:qFormat/>
    <w:locked/>
    <w:rsid w:val="00633FE4"/>
    <w:pPr>
      <w:keepNext/>
      <w:tabs>
        <w:tab w:val="left" w:pos="2003"/>
      </w:tabs>
      <w:spacing w:before="360" w:after="60"/>
      <w:ind w:left="-403"/>
      <w:outlineLvl w:val="0"/>
    </w:pPr>
    <w:rPr>
      <w:rFonts w:cs="Arial"/>
      <w:bCs/>
      <w:color w:val="B5121B"/>
      <w:kern w:val="32"/>
      <w:sz w:val="28"/>
      <w:szCs w:val="32"/>
    </w:rPr>
  </w:style>
  <w:style w:type="paragraph" w:styleId="Heading2">
    <w:name w:val="heading 2"/>
    <w:aliases w:val="Subheader"/>
    <w:basedOn w:val="Normal"/>
    <w:next w:val="Normal"/>
    <w:uiPriority w:val="99"/>
    <w:qFormat/>
    <w:locked/>
    <w:rsid w:val="006A095D"/>
    <w:pPr>
      <w:keepNext/>
      <w:spacing w:before="240" w:after="60"/>
      <w:outlineLvl w:val="1"/>
    </w:pPr>
    <w:rPr>
      <w:rFonts w:cs="Arial"/>
      <w:b/>
      <w:bCs/>
      <w:iCs/>
      <w:sz w:val="22"/>
      <w:szCs w:val="28"/>
    </w:rPr>
  </w:style>
  <w:style w:type="paragraph" w:styleId="Heading3">
    <w:name w:val="heading 3"/>
    <w:basedOn w:val="Normal"/>
    <w:next w:val="Normal"/>
    <w:uiPriority w:val="99"/>
    <w:locked/>
    <w:rsid w:val="0077336A"/>
    <w:pPr>
      <w:keepNext/>
      <w:spacing w:before="240" w:after="60"/>
      <w:outlineLvl w:val="2"/>
    </w:pPr>
    <w:rPr>
      <w:rFonts w:cs="Arial"/>
      <w:b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P1TextChar">
    <w:name w:val="SOP 1 Text Char"/>
    <w:link w:val="SOP1Text"/>
    <w:rsid w:val="00C77400"/>
    <w:rPr>
      <w:rFonts w:ascii="Arial" w:hAnsi="Arial"/>
    </w:rPr>
  </w:style>
  <w:style w:type="paragraph" w:customStyle="1" w:styleId="SOP1Text">
    <w:name w:val="SOP 1 Text"/>
    <w:basedOn w:val="Normal"/>
    <w:link w:val="SOP1TextChar"/>
    <w:rsid w:val="00C77400"/>
    <w:pPr>
      <w:ind w:left="540"/>
    </w:pPr>
    <w:rPr>
      <w:szCs w:val="20"/>
    </w:rPr>
  </w:style>
  <w:style w:type="paragraph" w:customStyle="1" w:styleId="SOP4Bullet">
    <w:name w:val="SOP 4 Bullet"/>
    <w:basedOn w:val="SOP4Text"/>
    <w:rsid w:val="008A1945"/>
    <w:pPr>
      <w:numPr>
        <w:numId w:val="1"/>
      </w:numPr>
      <w:spacing w:after="60"/>
      <w:ind w:firstLine="1116"/>
    </w:pPr>
    <w:rPr>
      <w:rFonts w:cs="Arial"/>
      <w:szCs w:val="20"/>
    </w:rPr>
  </w:style>
  <w:style w:type="paragraph" w:customStyle="1" w:styleId="ControlNumber">
    <w:name w:val="Control Number"/>
    <w:rsid w:val="00C56AB1"/>
    <w:rPr>
      <w:rFonts w:ascii="Arial (W1)" w:hAnsi="Arial (W1)"/>
      <w:sz w:val="28"/>
      <w:szCs w:val="24"/>
      <w:lang w:val="ru-RU"/>
    </w:rPr>
  </w:style>
  <w:style w:type="paragraph" w:styleId="TOC3">
    <w:name w:val="toc 3"/>
    <w:basedOn w:val="Normal"/>
    <w:next w:val="Normal"/>
    <w:autoRedefine/>
    <w:semiHidden/>
    <w:rsid w:val="00592409"/>
    <w:pPr>
      <w:ind w:left="400"/>
    </w:pPr>
  </w:style>
  <w:style w:type="numbering" w:customStyle="1" w:styleId="SOP3TaskBullet">
    <w:name w:val="SOP 3 Task Bullet"/>
    <w:basedOn w:val="NoList"/>
    <w:rsid w:val="00CF51E1"/>
    <w:pPr>
      <w:numPr>
        <w:numId w:val="2"/>
      </w:numPr>
    </w:pPr>
  </w:style>
  <w:style w:type="paragraph" w:customStyle="1" w:styleId="SOP1BulletIndent">
    <w:name w:val="SOP 1 Bullet Indent"/>
    <w:basedOn w:val="SOP1Text"/>
    <w:qFormat/>
    <w:rsid w:val="008A1945"/>
    <w:pPr>
      <w:ind w:left="0"/>
    </w:pPr>
  </w:style>
  <w:style w:type="paragraph" w:styleId="TOC2">
    <w:name w:val="toc 2"/>
    <w:basedOn w:val="Normal"/>
    <w:next w:val="Normal"/>
    <w:autoRedefine/>
    <w:semiHidden/>
    <w:rsid w:val="00ED727D"/>
    <w:pPr>
      <w:tabs>
        <w:tab w:val="left" w:pos="1000"/>
        <w:tab w:val="right" w:leader="dot" w:pos="8600"/>
      </w:tabs>
      <w:ind w:left="300"/>
    </w:pPr>
  </w:style>
  <w:style w:type="paragraph" w:styleId="TOC1">
    <w:name w:val="toc 1"/>
    <w:basedOn w:val="Normal"/>
    <w:next w:val="Normal"/>
    <w:autoRedefine/>
    <w:semiHidden/>
    <w:rsid w:val="00ED727D"/>
    <w:pPr>
      <w:tabs>
        <w:tab w:val="left" w:pos="720"/>
        <w:tab w:val="right" w:pos="8600"/>
      </w:tabs>
    </w:pPr>
  </w:style>
  <w:style w:type="paragraph" w:customStyle="1" w:styleId="SOP1Heading">
    <w:name w:val="SOP 1 Heading"/>
    <w:basedOn w:val="Normal"/>
    <w:next w:val="SOP1Text"/>
    <w:rsid w:val="00C77400"/>
    <w:pPr>
      <w:numPr>
        <w:numId w:val="10"/>
      </w:numPr>
      <w:spacing w:before="120" w:after="60"/>
      <w:outlineLvl w:val="0"/>
    </w:pPr>
    <w:rPr>
      <w:b/>
      <w:color w:val="006699"/>
    </w:rPr>
  </w:style>
  <w:style w:type="paragraph" w:customStyle="1" w:styleId="SOP2Heading">
    <w:name w:val="SOP 2 Heading"/>
    <w:basedOn w:val="SOP1Heading"/>
    <w:next w:val="SOP2Text"/>
    <w:rsid w:val="00B00159"/>
    <w:pPr>
      <w:numPr>
        <w:ilvl w:val="1"/>
      </w:numPr>
      <w:tabs>
        <w:tab w:val="left" w:pos="1080"/>
      </w:tabs>
      <w:outlineLvl w:val="1"/>
    </w:pPr>
  </w:style>
  <w:style w:type="paragraph" w:customStyle="1" w:styleId="SOP2Text">
    <w:name w:val="SOP 2 Text"/>
    <w:link w:val="SOP2TextChar"/>
    <w:rsid w:val="00C3365E"/>
    <w:pPr>
      <w:ind w:left="1080"/>
    </w:pPr>
    <w:rPr>
      <w:rFonts w:ascii="Arial" w:hAnsi="Arial"/>
    </w:rPr>
  </w:style>
  <w:style w:type="character" w:customStyle="1" w:styleId="SOP2TextChar">
    <w:name w:val="SOP 2 Text Char"/>
    <w:link w:val="SOP2Text"/>
    <w:rsid w:val="00C3365E"/>
    <w:rPr>
      <w:rFonts w:ascii="Arial" w:hAnsi="Arial"/>
    </w:rPr>
  </w:style>
  <w:style w:type="paragraph" w:customStyle="1" w:styleId="SOP1Bullet">
    <w:name w:val="SOP 1 Bullet"/>
    <w:basedOn w:val="SOP1Text"/>
    <w:rsid w:val="00B00159"/>
    <w:pPr>
      <w:tabs>
        <w:tab w:val="left" w:pos="1260"/>
      </w:tabs>
      <w:spacing w:before="60" w:after="60"/>
      <w:ind w:left="0"/>
      <w:contextualSpacing/>
    </w:pPr>
  </w:style>
  <w:style w:type="paragraph" w:customStyle="1" w:styleId="SOPTableHeader">
    <w:name w:val="SOP Table Header"/>
    <w:basedOn w:val="Normal"/>
    <w:rsid w:val="002077AE"/>
    <w:rPr>
      <w:rFonts w:cs="Arial"/>
      <w:b/>
      <w:szCs w:val="18"/>
    </w:rPr>
  </w:style>
  <w:style w:type="paragraph" w:customStyle="1" w:styleId="SOPTableTitle">
    <w:name w:val="SOP Table Title"/>
    <w:basedOn w:val="Heading1"/>
    <w:link w:val="SOPTableTitleChar"/>
    <w:rsid w:val="00633FE4"/>
    <w:pPr>
      <w:ind w:left="-400"/>
    </w:pPr>
    <w:rPr>
      <w:b/>
    </w:rPr>
  </w:style>
  <w:style w:type="paragraph" w:customStyle="1" w:styleId="SOP3Heading">
    <w:name w:val="SOP 3 Heading"/>
    <w:basedOn w:val="Normal"/>
    <w:next w:val="SOP4Text"/>
    <w:rsid w:val="00972EB9"/>
    <w:pPr>
      <w:numPr>
        <w:ilvl w:val="2"/>
        <w:numId w:val="10"/>
      </w:numPr>
      <w:tabs>
        <w:tab w:val="clear" w:pos="1872"/>
        <w:tab w:val="num" w:pos="360"/>
        <w:tab w:val="num" w:pos="1620"/>
      </w:tabs>
      <w:spacing w:before="120" w:after="60"/>
      <w:ind w:left="1620" w:hanging="540"/>
      <w:outlineLvl w:val="2"/>
    </w:pPr>
    <w:rPr>
      <w:b/>
      <w:color w:val="006699"/>
    </w:rPr>
  </w:style>
  <w:style w:type="paragraph" w:customStyle="1" w:styleId="SOP3Text">
    <w:name w:val="SOP 3 Text"/>
    <w:basedOn w:val="SOP2Text"/>
    <w:rsid w:val="008A1945"/>
    <w:pPr>
      <w:ind w:left="1530"/>
    </w:pPr>
  </w:style>
  <w:style w:type="paragraph" w:customStyle="1" w:styleId="SOP3Bullet">
    <w:name w:val="SOP 3 Bullet"/>
    <w:basedOn w:val="SOP3Text"/>
    <w:rsid w:val="00785C58"/>
    <w:pPr>
      <w:numPr>
        <w:numId w:val="3"/>
      </w:numPr>
      <w:ind w:left="1800" w:hanging="274"/>
    </w:pPr>
  </w:style>
  <w:style w:type="paragraph" w:customStyle="1" w:styleId="SOP2Bullet">
    <w:name w:val="SOP 2 Bullet"/>
    <w:basedOn w:val="SOP4Bullet"/>
    <w:rsid w:val="00B00159"/>
    <w:pPr>
      <w:tabs>
        <w:tab w:val="left" w:pos="1440"/>
      </w:tabs>
      <w:spacing w:before="60"/>
      <w:ind w:hanging="360"/>
      <w:contextualSpacing/>
    </w:pPr>
  </w:style>
  <w:style w:type="paragraph" w:customStyle="1" w:styleId="SOP4Heading">
    <w:name w:val="SOP 4 Heading"/>
    <w:basedOn w:val="SOP3Heading"/>
    <w:rsid w:val="00C77400"/>
    <w:pPr>
      <w:numPr>
        <w:ilvl w:val="3"/>
      </w:numPr>
      <w:tabs>
        <w:tab w:val="clear" w:pos="2592"/>
        <w:tab w:val="num" w:pos="360"/>
        <w:tab w:val="num" w:pos="1620"/>
        <w:tab w:val="num" w:pos="1872"/>
        <w:tab w:val="left" w:pos="2340"/>
      </w:tabs>
      <w:ind w:left="1620" w:hanging="540"/>
      <w:outlineLvl w:val="3"/>
    </w:pPr>
  </w:style>
  <w:style w:type="paragraph" w:customStyle="1" w:styleId="SOP4Text">
    <w:name w:val="SOP 4 Text"/>
    <w:basedOn w:val="Normal"/>
    <w:rsid w:val="008A1945"/>
    <w:pPr>
      <w:ind w:left="2340"/>
    </w:pPr>
  </w:style>
  <w:style w:type="paragraph" w:customStyle="1" w:styleId="SOPCoverHeader">
    <w:name w:val="SOP Cover Header"/>
    <w:basedOn w:val="Normal"/>
    <w:rsid w:val="00CF51E1"/>
    <w:rPr>
      <w:rFonts w:cs="Arial"/>
      <w:b/>
      <w:bCs/>
      <w:color w:val="B5121B"/>
      <w:kern w:val="32"/>
      <w:sz w:val="32"/>
      <w:szCs w:val="48"/>
    </w:rPr>
  </w:style>
  <w:style w:type="paragraph" w:customStyle="1" w:styleId="SOPCoverSubheader">
    <w:name w:val="SOP Cover Subheader"/>
    <w:basedOn w:val="Normal"/>
    <w:rsid w:val="00600C17"/>
    <w:pPr>
      <w:spacing w:before="240"/>
    </w:pPr>
    <w:rPr>
      <w:rFonts w:cs="Arial"/>
      <w:bCs/>
      <w:kern w:val="32"/>
      <w:sz w:val="28"/>
      <w:szCs w:val="28"/>
    </w:rPr>
  </w:style>
  <w:style w:type="table" w:styleId="TableGrid">
    <w:name w:val="Table Grid"/>
    <w:basedOn w:val="TableNormal"/>
    <w:rsid w:val="00953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P2BulletIndent">
    <w:name w:val="SOP 2 Bullet Indent"/>
    <w:basedOn w:val="SOP2Bullet"/>
    <w:qFormat/>
    <w:rsid w:val="008A1945"/>
    <w:pPr>
      <w:numPr>
        <w:ilvl w:val="1"/>
      </w:numPr>
      <w:tabs>
        <w:tab w:val="clear" w:pos="1944"/>
        <w:tab w:val="num" w:pos="1530"/>
      </w:tabs>
      <w:ind w:left="1530"/>
    </w:pPr>
  </w:style>
  <w:style w:type="paragraph" w:customStyle="1" w:styleId="ChangeHistory">
    <w:name w:val="Change History"/>
    <w:basedOn w:val="SOPTableTitle"/>
    <w:link w:val="ChangeHistoryChar"/>
    <w:rsid w:val="0007491C"/>
    <w:pPr>
      <w:ind w:left="0"/>
    </w:pPr>
    <w:rPr>
      <w:color w:val="006699"/>
      <w:sz w:val="20"/>
    </w:rPr>
  </w:style>
  <w:style w:type="paragraph" w:customStyle="1" w:styleId="Approvals">
    <w:name w:val="Approvals"/>
    <w:basedOn w:val="Normal"/>
    <w:rsid w:val="00D30359"/>
    <w:pPr>
      <w:spacing w:before="120" w:after="60"/>
      <w:ind w:left="-403"/>
    </w:pPr>
    <w:rPr>
      <w:b/>
      <w:color w:val="B5121B"/>
    </w:rPr>
  </w:style>
  <w:style w:type="paragraph" w:customStyle="1" w:styleId="SOP3BulletIndent">
    <w:name w:val="SOP 3 Bullet Indent"/>
    <w:basedOn w:val="SOP3Bullet"/>
    <w:qFormat/>
    <w:rsid w:val="00785C58"/>
    <w:pPr>
      <w:numPr>
        <w:ilvl w:val="1"/>
      </w:numPr>
      <w:ind w:left="2160" w:hanging="270"/>
    </w:pPr>
  </w:style>
  <w:style w:type="paragraph" w:customStyle="1" w:styleId="SOP4BulletIndent">
    <w:name w:val="SOP 4 Bullet Indent"/>
    <w:basedOn w:val="SOP2BulletIndent"/>
    <w:qFormat/>
    <w:rsid w:val="008A1945"/>
    <w:pPr>
      <w:numPr>
        <w:ilvl w:val="0"/>
        <w:numId w:val="4"/>
      </w:numPr>
      <w:ind w:left="2970"/>
    </w:pPr>
  </w:style>
  <w:style w:type="character" w:customStyle="1" w:styleId="Heading1Char">
    <w:name w:val="Heading 1 Char"/>
    <w:aliases w:val="Heading 1-Subhead Char"/>
    <w:link w:val="Heading1"/>
    <w:uiPriority w:val="99"/>
    <w:rsid w:val="00160D49"/>
    <w:rPr>
      <w:rFonts w:ascii="Arial" w:hAnsi="Arial" w:cs="Arial"/>
      <w:bCs/>
      <w:color w:val="B5121B"/>
      <w:kern w:val="32"/>
      <w:sz w:val="28"/>
      <w:szCs w:val="32"/>
    </w:rPr>
  </w:style>
  <w:style w:type="character" w:customStyle="1" w:styleId="SOPTableTitleChar">
    <w:name w:val="SOP Table Title Char"/>
    <w:link w:val="SOPTableTitle"/>
    <w:rsid w:val="00812178"/>
    <w:rPr>
      <w:rFonts w:ascii="Arial" w:hAnsi="Arial" w:cs="Arial"/>
      <w:b/>
      <w:bCs/>
      <w:color w:val="B5121B"/>
      <w:kern w:val="32"/>
      <w:sz w:val="28"/>
      <w:szCs w:val="32"/>
    </w:rPr>
  </w:style>
  <w:style w:type="character" w:customStyle="1" w:styleId="ChangeHistoryChar">
    <w:name w:val="Change History Char"/>
    <w:link w:val="ChangeHistory"/>
    <w:rsid w:val="0007491C"/>
    <w:rPr>
      <w:rFonts w:ascii="Arial" w:hAnsi="Arial" w:cs="Arial"/>
      <w:b/>
      <w:bCs/>
      <w:color w:val="006699"/>
      <w:kern w:val="32"/>
      <w:szCs w:val="32"/>
    </w:rPr>
  </w:style>
  <w:style w:type="paragraph" w:customStyle="1" w:styleId="ReferenceAF">
    <w:name w:val="Reference AF"/>
    <w:basedOn w:val="Normal"/>
    <w:qFormat/>
    <w:rsid w:val="00FD73DC"/>
    <w:pPr>
      <w:ind w:left="1260"/>
    </w:pPr>
    <w:rPr>
      <w:i/>
      <w:color w:val="0000FF"/>
      <w:szCs w:val="20"/>
    </w:rPr>
  </w:style>
  <w:style w:type="paragraph" w:customStyle="1" w:styleId="ReferenceUC">
    <w:name w:val="Reference UC"/>
    <w:basedOn w:val="SOP2Text"/>
    <w:qFormat/>
    <w:rsid w:val="00C064A3"/>
    <w:rPr>
      <w:b/>
      <w:bCs/>
      <w:color w:val="0000FF"/>
    </w:rPr>
  </w:style>
  <w:style w:type="paragraph" w:customStyle="1" w:styleId="StyleHeading1CustomColorRGB1811827">
    <w:name w:val="Style Heading 1 + Custom Color(RGB(1811827))"/>
    <w:basedOn w:val="Heading1"/>
    <w:rsid w:val="00746766"/>
    <w:pPr>
      <w:numPr>
        <w:numId w:val="5"/>
      </w:numPr>
      <w:tabs>
        <w:tab w:val="clear" w:pos="2003"/>
        <w:tab w:val="left" w:pos="576"/>
      </w:tabs>
      <w:spacing w:before="240" w:after="0"/>
    </w:pPr>
    <w:rPr>
      <w:rFonts w:ascii="Arial Bold" w:hAnsi="Arial Bold" w:cs="Times New Roman"/>
      <w:b/>
      <w:color w:val="000000"/>
      <w:sz w:val="20"/>
      <w:szCs w:val="20"/>
    </w:rPr>
  </w:style>
  <w:style w:type="paragraph" w:customStyle="1" w:styleId="SOP1Numbered">
    <w:name w:val="SOP 1 Numbered"/>
    <w:basedOn w:val="Normal"/>
    <w:qFormat/>
    <w:rsid w:val="00B00159"/>
    <w:pPr>
      <w:spacing w:after="120"/>
    </w:pPr>
    <w:rPr>
      <w:rFonts w:eastAsiaTheme="minorEastAsia" w:cs="Arial"/>
      <w:bCs/>
      <w:szCs w:val="20"/>
      <w:lang w:eastAsia="ko-KR"/>
    </w:rPr>
  </w:style>
  <w:style w:type="paragraph" w:customStyle="1" w:styleId="SOP2Numbered">
    <w:name w:val="SOP 2 Numbered"/>
    <w:rsid w:val="00B33D29"/>
    <w:pPr>
      <w:numPr>
        <w:numId w:val="6"/>
      </w:numPr>
      <w:tabs>
        <w:tab w:val="left" w:pos="1440"/>
      </w:tabs>
      <w:ind w:left="1440"/>
    </w:pPr>
    <w:rPr>
      <w:rFonts w:ascii="Arial" w:hAnsi="Arial"/>
    </w:rPr>
  </w:style>
  <w:style w:type="paragraph" w:customStyle="1" w:styleId="ViewHeader">
    <w:name w:val="View Header"/>
    <w:basedOn w:val="SOP2Text"/>
    <w:qFormat/>
    <w:rsid w:val="002077AE"/>
    <w:pPr>
      <w:spacing w:after="60"/>
    </w:pPr>
    <w:rPr>
      <w:b/>
      <w:bCs/>
    </w:rPr>
  </w:style>
  <w:style w:type="paragraph" w:styleId="Header">
    <w:name w:val="header"/>
    <w:basedOn w:val="Normal"/>
    <w:link w:val="HeaderChar"/>
    <w:uiPriority w:val="99"/>
    <w:locked/>
    <w:rsid w:val="00F41F35"/>
    <w:pPr>
      <w:tabs>
        <w:tab w:val="center" w:pos="4680"/>
        <w:tab w:val="right" w:pos="9360"/>
      </w:tabs>
    </w:pPr>
  </w:style>
  <w:style w:type="character" w:customStyle="1" w:styleId="HeaderChar">
    <w:name w:val="Header Char"/>
    <w:link w:val="Header"/>
    <w:uiPriority w:val="99"/>
    <w:rsid w:val="00F41F35"/>
    <w:rPr>
      <w:rFonts w:ascii="Arial" w:hAnsi="Arial"/>
      <w:szCs w:val="24"/>
    </w:rPr>
  </w:style>
  <w:style w:type="paragraph" w:styleId="Footer">
    <w:name w:val="footer"/>
    <w:basedOn w:val="Normal"/>
    <w:link w:val="FooterChar"/>
    <w:uiPriority w:val="99"/>
    <w:locked/>
    <w:rsid w:val="00F41F35"/>
    <w:pPr>
      <w:tabs>
        <w:tab w:val="center" w:pos="4680"/>
        <w:tab w:val="right" w:pos="9360"/>
      </w:tabs>
    </w:pPr>
  </w:style>
  <w:style w:type="character" w:customStyle="1" w:styleId="FooterChar">
    <w:name w:val="Footer Char"/>
    <w:link w:val="Footer"/>
    <w:uiPriority w:val="99"/>
    <w:rsid w:val="00F41F35"/>
    <w:rPr>
      <w:rFonts w:ascii="Arial" w:hAnsi="Arial"/>
      <w:szCs w:val="24"/>
    </w:rPr>
  </w:style>
  <w:style w:type="paragraph" w:styleId="BalloonText">
    <w:name w:val="Balloon Text"/>
    <w:basedOn w:val="Normal"/>
    <w:link w:val="BalloonTextChar"/>
    <w:uiPriority w:val="94"/>
    <w:rsid w:val="009235B3"/>
    <w:rPr>
      <w:rFonts w:ascii="Tahoma" w:hAnsi="Tahoma" w:cs="Tahoma"/>
      <w:sz w:val="16"/>
      <w:szCs w:val="16"/>
    </w:rPr>
  </w:style>
  <w:style w:type="character" w:customStyle="1" w:styleId="BalloonTextChar">
    <w:name w:val="Balloon Text Char"/>
    <w:link w:val="BalloonText"/>
    <w:uiPriority w:val="94"/>
    <w:rsid w:val="009235B3"/>
    <w:rPr>
      <w:rFonts w:ascii="Tahoma" w:hAnsi="Tahoma" w:cs="Tahoma"/>
      <w:sz w:val="16"/>
      <w:szCs w:val="16"/>
    </w:rPr>
  </w:style>
  <w:style w:type="numbering" w:customStyle="1" w:styleId="CurrentList1">
    <w:name w:val="Current List1"/>
    <w:uiPriority w:val="99"/>
    <w:rsid w:val="007B7A2D"/>
    <w:pPr>
      <w:numPr>
        <w:numId w:val="7"/>
      </w:numPr>
    </w:pPr>
  </w:style>
  <w:style w:type="paragraph" w:styleId="ListParagraph">
    <w:name w:val="List Paragraph"/>
    <w:basedOn w:val="Normal"/>
    <w:uiPriority w:val="34"/>
    <w:qFormat/>
    <w:rsid w:val="00674CDE"/>
    <w:pPr>
      <w:ind w:left="720"/>
      <w:contextualSpacing/>
    </w:pPr>
  </w:style>
  <w:style w:type="numbering" w:customStyle="1" w:styleId="HeadingListStyle">
    <w:name w:val="HeadingListStyle"/>
    <w:uiPriority w:val="99"/>
    <w:rsid w:val="003D5802"/>
    <w:pPr>
      <w:numPr>
        <w:numId w:val="8"/>
      </w:numPr>
    </w:pPr>
  </w:style>
  <w:style w:type="numbering" w:customStyle="1" w:styleId="HeadingListStyle2">
    <w:name w:val="HeadingListStyle2"/>
    <w:uiPriority w:val="99"/>
    <w:rsid w:val="003D5802"/>
    <w:pPr>
      <w:numPr>
        <w:numId w:val="9"/>
      </w:numPr>
    </w:pPr>
  </w:style>
  <w:style w:type="paragraph" w:styleId="Revision">
    <w:name w:val="Revision"/>
    <w:hidden/>
    <w:uiPriority w:val="99"/>
    <w:semiHidden/>
    <w:rsid w:val="003E5476"/>
    <w:rPr>
      <w:rFonts w:ascii="Arial" w:hAnsi="Arial"/>
      <w:szCs w:val="24"/>
    </w:rPr>
  </w:style>
  <w:style w:type="character" w:styleId="Strong">
    <w:name w:val="Strong"/>
    <w:basedOn w:val="DefaultParagraphFont"/>
    <w:uiPriority w:val="22"/>
    <w:qFormat/>
    <w:rsid w:val="00967A01"/>
    <w:rPr>
      <w:b/>
      <w:bCs/>
    </w:rPr>
  </w:style>
  <w:style w:type="paragraph" w:styleId="NormalWeb">
    <w:name w:val="Normal (Web)"/>
    <w:basedOn w:val="Normal"/>
    <w:uiPriority w:val="99"/>
    <w:unhideWhenUsed/>
    <w:rsid w:val="00170B20"/>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06709">
      <w:bodyDiv w:val="1"/>
      <w:marLeft w:val="0"/>
      <w:marRight w:val="0"/>
      <w:marTop w:val="0"/>
      <w:marBottom w:val="0"/>
      <w:divBdr>
        <w:top w:val="none" w:sz="0" w:space="0" w:color="auto"/>
        <w:left w:val="none" w:sz="0" w:space="0" w:color="auto"/>
        <w:bottom w:val="none" w:sz="0" w:space="0" w:color="auto"/>
        <w:right w:val="none" w:sz="0" w:space="0" w:color="auto"/>
      </w:divBdr>
    </w:div>
    <w:div w:id="1215042965">
      <w:bodyDiv w:val="1"/>
      <w:marLeft w:val="0"/>
      <w:marRight w:val="0"/>
      <w:marTop w:val="0"/>
      <w:marBottom w:val="0"/>
      <w:divBdr>
        <w:top w:val="none" w:sz="0" w:space="0" w:color="auto"/>
        <w:left w:val="none" w:sz="0" w:space="0" w:color="auto"/>
        <w:bottom w:val="none" w:sz="0" w:space="0" w:color="auto"/>
        <w:right w:val="none" w:sz="0" w:space="0" w:color="auto"/>
      </w:divBdr>
    </w:div>
    <w:div w:id="1654676779">
      <w:bodyDiv w:val="1"/>
      <w:marLeft w:val="0"/>
      <w:marRight w:val="0"/>
      <w:marTop w:val="0"/>
      <w:marBottom w:val="0"/>
      <w:divBdr>
        <w:top w:val="none" w:sz="0" w:space="0" w:color="auto"/>
        <w:left w:val="none" w:sz="0" w:space="0" w:color="auto"/>
        <w:bottom w:val="none" w:sz="0" w:space="0" w:color="auto"/>
        <w:right w:val="none" w:sz="0" w:space="0" w:color="auto"/>
      </w:divBdr>
    </w:div>
    <w:div w:id="184301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94486800EB0245AC4644576517090B" ma:contentTypeVersion="19" ma:contentTypeDescription="Create a new document." ma:contentTypeScope="" ma:versionID="430a6d41e4c077c4440a08a9ea47bb71">
  <xsd:schema xmlns:xsd="http://www.w3.org/2001/XMLSchema" xmlns:xs="http://www.w3.org/2001/XMLSchema" xmlns:p="http://schemas.microsoft.com/office/2006/metadata/properties" xmlns:ns1="http://schemas.microsoft.com/sharepoint/v3" xmlns:ns2="68489490-EB00-4502-AC46-44576517090B" xmlns:ns3="5ff7b644-9728-4d0d-aada-89d01480fc2c" targetNamespace="http://schemas.microsoft.com/office/2006/metadata/properties" ma:root="true" ma:fieldsID="a1ed95c29d4bb198558133f51d7c70e8" ns1:_="" ns2:_="" ns3:_="">
    <xsd:import namespace="http://schemas.microsoft.com/sharepoint/v3"/>
    <xsd:import namespace="68489490-EB00-4502-AC46-44576517090B"/>
    <xsd:import namespace="5ff7b644-9728-4d0d-aada-89d01480fc2c"/>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2:Infor_x0020_U_x0020_Version" minOccurs="0"/>
                <xsd:element ref="ns2:Status" minOccurs="0"/>
                <xsd:element ref="ns2:Current_x0020_Version" minOccurs="0"/>
                <xsd:element ref="ns2:Notes0" minOccurs="0"/>
                <xsd:element ref="ns1:ContentTypeId" minOccurs="0"/>
                <xsd:element ref="ns1:TemplateUrl" minOccurs="0"/>
                <xsd:element ref="ns1:xd_ProgID" minOccurs="0"/>
                <xsd:element ref="ns1:xd_Signature" minOccurs="0"/>
                <xsd:element ref="ns1:Editor" minOccurs="0"/>
                <xsd:element ref="ns1:ID" minOccurs="0"/>
                <xsd:element ref="ns1:Auth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3:Approval_x0020_Date" minOccurs="0"/>
                <xsd:element ref="ns3:Active_x0020_Date" minOccurs="0"/>
                <xsd:element ref="ns3:Review_x0020_Date" minOccurs="0"/>
                <xsd:element ref="ns3:_x0023_" minOccurs="0"/>
                <xsd:element ref="ns3:Phase" minOccurs="0"/>
                <xsd:element ref="ns3:Product" minOccurs="0"/>
                <xsd:element ref="ns3:Needs_x0020_Wo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13" nillable="true" ma:displayName="Content Type ID" ma:hidden="true" ma:internalName="ContentTypeId" ma:readOnly="true">
      <xsd:simpleType>
        <xsd:restriction base="dms:Unknown"/>
      </xsd:simpleType>
    </xsd:element>
    <xsd:element name="TemplateUrl" ma:index="14" nillable="true" ma:displayName="Template Link" ma:hidden="true" ma:internalName="TemplateUrl">
      <xsd:simpleType>
        <xsd:restriction base="dms:Text"/>
      </xsd:simpleType>
    </xsd:element>
    <xsd:element name="xd_ProgID" ma:index="15" nillable="true" ma:displayName="Html File Link" ma:hidden="true" ma:internalName="xd_ProgID">
      <xsd:simpleType>
        <xsd:restriction base="dms:Text"/>
      </xsd:simpleType>
    </xsd:element>
    <xsd:element name="xd_Signature" ma:index="16" nillable="true" ma:displayName="Is Signed" ma:hidden="true" ma:internalName="xd_Signature" ma:readOnly="true">
      <xsd:simpleType>
        <xsd:restriction base="dms:Boolean"/>
      </xsd:simpleType>
    </xsd:element>
    <xsd:element name="Editor" ma:index="17" nillable="true" ma:displayName="Modified By" ma:list="UserInfo" ma:internalName="Editor" ma:readOnly="fals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3" nillable="true" ma:displayName="Has Copy Destinations" ma:hidden="true" ma:internalName="_HasCopyDestinations" ma:readOnly="true">
      <xsd:simpleType>
        <xsd:restriction base="dms:Boolean"/>
      </xsd:simpleType>
    </xsd:element>
    <xsd:element name="_CopySource" ma:index="24" nillable="true" ma:displayName="Copy Source" ma:internalName="_CopySource" ma:readOnly="true">
      <xsd:simpleType>
        <xsd:restriction base="dms:Text"/>
      </xsd:simpleType>
    </xsd:element>
    <xsd:element name="_ModerationStatus" ma:index="25" nillable="true" ma:displayName="Approval Status" ma:default="0" ma:hidden="true" ma:internalName="_ModerationStatus" ma:readOnly="true">
      <xsd:simpleType>
        <xsd:restriction base="dms:Unknown"/>
      </xsd:simpleType>
    </xsd:element>
    <xsd:element name="FileRef" ma:index="26" nillable="true" ma:displayName="URL Path" ma:hidden="true" ma:list="Docs" ma:internalName="FileRef" ma:readOnly="true" ma:showField="FullUrl">
      <xsd:simpleType>
        <xsd:restriction base="dms:Lookup"/>
      </xsd:simpleType>
    </xsd:element>
    <xsd:element name="FileDirRef" ma:index="27" nillable="true" ma:displayName="Path" ma:hidden="true" ma:list="Docs" ma:internalName="FileDirRef" ma:readOnly="true" ma:showField="DirName">
      <xsd:simpleType>
        <xsd:restriction base="dms:Lookup"/>
      </xsd:simpleType>
    </xsd:element>
    <xsd:element name="Last_x0020_Modified" ma:index="28" nillable="true" ma:displayName="Modified" ma:format="TRUE" ma:hidden="true" ma:list="Docs" ma:internalName="Last_x0020_Modified" ma:readOnly="true" ma:showField="TimeLastModified">
      <xsd:simpleType>
        <xsd:restriction base="dms:Lookup"/>
      </xsd:simpleType>
    </xsd:element>
    <xsd:element name="Created_x0020_Date" ma:index="29" nillable="true" ma:displayName="Created" ma:format="TRUE" ma:hidden="true" ma:list="Docs" ma:internalName="Created_x0020_Date" ma:readOnly="true" ma:showField="TimeCreated">
      <xsd:simpleType>
        <xsd:restriction base="dms:Lookup"/>
      </xsd:simpleType>
    </xsd:element>
    <xsd:element name="File_x0020_Size" ma:index="30" nillable="true" ma:displayName="File Size" ma:format="TRUE" ma:hidden="true" ma:list="Docs" ma:internalName="File_x0020_Size" ma:readOnly="true" ma:showField="SizeInKB">
      <xsd:simpleType>
        <xsd:restriction base="dms:Lookup"/>
      </xsd:simpleType>
    </xsd:element>
    <xsd:element name="FSObjType" ma:index="31" nillable="true" ma:displayName="Item Type" ma:hidden="true" ma:list="Docs" ma:internalName="FSObjType" ma:readOnly="true" ma:showField="FSType">
      <xsd:simpleType>
        <xsd:restriction base="dms:Lookup"/>
      </xsd:simpleType>
    </xsd:element>
    <xsd:element name="CheckedOutUserId" ma:index="33" nillable="true" ma:displayName="ID of the User who has the item Checked Out" ma:hidden="true" ma:list="Docs" ma:internalName="CheckedOutUserId" ma:readOnly="true" ma:showField="CheckoutUserId">
      <xsd:simpleType>
        <xsd:restriction base="dms:Lookup"/>
      </xsd:simpleType>
    </xsd:element>
    <xsd:element name="IsCheckedoutToLocal" ma:index="34" nillable="true" ma:displayName="Is Checked out to local" ma:hidden="true" ma:list="Docs" ma:internalName="IsCheckedoutToLocal" ma:readOnly="true" ma:showField="IsCheckoutToLocal">
      <xsd:simpleType>
        <xsd:restriction base="dms:Lookup"/>
      </xsd:simpleType>
    </xsd:element>
    <xsd:element name="CheckoutUser" ma:index="35" nillable="true" ma:displayName="Checked Out To" ma:list="UserInfo" ma:internalName="CheckoutUse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6" nillable="true" ma:displayName="Unique Id" ma:hidden="true" ma:list="Docs" ma:internalName="UniqueId" ma:readOnly="true" ma:showField="UniqueId">
      <xsd:simpleType>
        <xsd:restriction base="dms:Lookup"/>
      </xsd:simpleType>
    </xsd:element>
    <xsd:element name="ProgId" ma:index="37" nillable="true" ma:displayName="ProgId" ma:hidden="true" ma:list="Docs" ma:internalName="ProgId" ma:readOnly="true" ma:showField="ProgId">
      <xsd:simpleType>
        <xsd:restriction base="dms:Lookup"/>
      </xsd:simpleType>
    </xsd:element>
    <xsd:element name="ScopeId" ma:index="38" nillable="true" ma:displayName="ScopeId" ma:hidden="true" ma:list="Docs" ma:internalName="ScopeId" ma:readOnly="true" ma:showField="ScopeId">
      <xsd:simpleType>
        <xsd:restriction base="dms:Lookup"/>
      </xsd:simpleType>
    </xsd:element>
    <xsd:element name="VirusStatus" ma:index="39" nillable="true" ma:displayName="Virus Status" ma:format="TRUE" ma:hidden="true" ma:list="Docs" ma:internalName="VirusStatus" ma:readOnly="true" ma:showField="Size">
      <xsd:simpleType>
        <xsd:restriction base="dms:Lookup"/>
      </xsd:simpleType>
    </xsd:element>
    <xsd:element name="CheckedOutTitle" ma:index="40" nillable="true" ma:displayName="Checked Out To" ma:format="TRUE" ma:hidden="true" ma:list="Docs" ma:internalName="CheckedOutTitle" ma:readOnly="true" ma:showField="CheckedOutTitle">
      <xsd:simpleType>
        <xsd:restriction base="dms:Lookup"/>
      </xsd:simpleType>
    </xsd:element>
    <xsd:element name="_CheckinComment" ma:index="41" nillable="true" ma:displayName="Check In Comment" ma:format="TRUE" ma:list="Docs" ma:internalName="_CheckinComment" ma:readOnly="true" ma:showField="CheckinComment">
      <xsd:simpleType>
        <xsd:restriction base="dms:Lookup"/>
      </xsd:simpleType>
    </xsd:element>
    <xsd:element name="MetaInfo" ma:index="52" nillable="true" ma:displayName="Property Bag" ma:hidden="true" ma:list="Docs" ma:internalName="MetaInfo" ma:showField="MetaInfo">
      <xsd:simpleType>
        <xsd:restriction base="dms:Lookup"/>
      </xsd:simpleType>
    </xsd:element>
    <xsd:element name="_Level" ma:index="53" nillable="true" ma:displayName="Level" ma:hidden="true" ma:internalName="_Level" ma:readOnly="true">
      <xsd:simpleType>
        <xsd:restriction base="dms:Unknown"/>
      </xsd:simpleType>
    </xsd:element>
    <xsd:element name="_IsCurrentVersion" ma:index="54" nillable="true" ma:displayName="Is Current Version" ma:hidden="true" ma:internalName="_IsCurrentVersion" ma:readOnly="true">
      <xsd:simpleType>
        <xsd:restriction base="dms:Boolean"/>
      </xsd:simpleType>
    </xsd:element>
    <xsd:element name="owshiddenversion" ma:index="58" nillable="true" ma:displayName="owshiddenversion" ma:hidden="true" ma:internalName="owshiddenversion" ma:readOnly="true">
      <xsd:simpleType>
        <xsd:restriction base="dms:Unknown"/>
      </xsd:simpleType>
    </xsd:element>
    <xsd:element name="_UIVersion" ma:index="59" nillable="true" ma:displayName="UI Version" ma:hidden="true" ma:internalName="_UIVersion" ma:readOnly="true">
      <xsd:simpleType>
        <xsd:restriction base="dms:Unknown"/>
      </xsd:simpleType>
    </xsd:element>
    <xsd:element name="_UIVersionString" ma:index="60" nillable="true" ma:displayName="Version" ma:internalName="_UIVersionString" ma:readOnly="true">
      <xsd:simpleType>
        <xsd:restriction base="dms:Text"/>
      </xsd:simpleType>
    </xsd:element>
    <xsd:element name="InstanceID" ma:index="61" nillable="true" ma:displayName="Instance ID" ma:hidden="true" ma:internalName="InstanceID" ma:readOnly="true">
      <xsd:simpleType>
        <xsd:restriction base="dms:Unknown"/>
      </xsd:simpleType>
    </xsd:element>
    <xsd:element name="Order" ma:index="62" nillable="true" ma:displayName="Order" ma:hidden="true" ma:internalName="Order">
      <xsd:simpleType>
        <xsd:restriction base="dms:Number"/>
      </xsd:simpleType>
    </xsd:element>
    <xsd:element name="GUID" ma:index="63" nillable="true" ma:displayName="GUID" ma:hidden="true" ma:internalName="GUID" ma:readOnly="true">
      <xsd:simpleType>
        <xsd:restriction base="dms:Unknown"/>
      </xsd:simpleType>
    </xsd:element>
    <xsd:element name="WorkflowVersion" ma:index="64" nillable="true" ma:displayName="Workflow Version" ma:hidden="true" ma:internalName="WorkflowVersion" ma:readOnly="true">
      <xsd:simpleType>
        <xsd:restriction base="dms:Unknown"/>
      </xsd:simpleType>
    </xsd:element>
    <xsd:element name="WorkflowInstanceID" ma:index="65" nillable="true" ma:displayName="Workflow Instance ID" ma:hidden="true" ma:internalName="WorkflowInstanceID" ma:readOnly="true">
      <xsd:simpleType>
        <xsd:restriction base="dms:Unknown"/>
      </xsd:simpleType>
    </xsd:element>
    <xsd:element name="ParentVersionString" ma:index="66" nillable="true" ma:displayName="Source Version (Converted Document)" ma:hidden="true" ma:list="Docs" ma:internalName="ParentVersionString" ma:readOnly="true" ma:showField="ParentVersionString">
      <xsd:simpleType>
        <xsd:restriction base="dms:Lookup"/>
      </xsd:simpleType>
    </xsd:element>
    <xsd:element name="ParentLeafName" ma:index="67"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68489490-EB00-4502-AC46-44576517090B" elementFormDefault="qualified">
    <xsd:import namespace="http://schemas.microsoft.com/office/2006/documentManagement/types"/>
    <xsd:import namespace="http://schemas.microsoft.com/office/infopath/2007/PartnerControls"/>
    <xsd:element name="Infor_x0020_U_x0020_Version" ma:index="9" nillable="true" ma:displayName="Infor U" ma:internalName="Infor_x0020_U_x0020_Version">
      <xsd:simpleType>
        <xsd:restriction base="dms:Text">
          <xsd:maxLength value="5"/>
        </xsd:restriction>
      </xsd:simpleType>
    </xsd:element>
    <xsd:element name="Status" ma:index="10" nillable="true" ma:displayName="Status" ma:default="Draft" ma:format="Dropdown" ma:internalName="Status">
      <xsd:simpleType>
        <xsd:restriction base="dms:Choice">
          <xsd:enumeration value="Word 2003 (Old)"/>
          <xsd:enumeration value="Draft"/>
          <xsd:enumeration value="To Be Approved"/>
          <xsd:enumeration value="Approval Requested"/>
          <xsd:enumeration value="Approved"/>
        </xsd:restriction>
      </xsd:simpleType>
    </xsd:element>
    <xsd:element name="Current_x0020_Version" ma:index="11" nillable="true" ma:displayName="Newest" ma:internalName="Current_x0020_Version">
      <xsd:simpleType>
        <xsd:restriction base="dms:Text">
          <xsd:maxLength value="5"/>
        </xsd:restriction>
      </xsd:simpleType>
    </xsd:element>
    <xsd:element name="Notes0" ma:index="12" nillable="true" ma:displayName="Notes" ma:internalName="Notes0">
      <xsd:simpleType>
        <xsd:restriction base="dms:Text">
          <xsd:maxLength value="50"/>
        </xsd:restriction>
      </xsd:simpleType>
    </xsd:element>
  </xsd:schema>
  <xsd:schema xmlns:xsd="http://www.w3.org/2001/XMLSchema" xmlns:xs="http://www.w3.org/2001/XMLSchema" xmlns:dms="http://schemas.microsoft.com/office/2006/documentManagement/types" xmlns:pc="http://schemas.microsoft.com/office/infopath/2007/PartnerControls" targetNamespace="5ff7b644-9728-4d0d-aada-89d01480fc2c" elementFormDefault="qualified">
    <xsd:import namespace="http://schemas.microsoft.com/office/2006/documentManagement/types"/>
    <xsd:import namespace="http://schemas.microsoft.com/office/infopath/2007/PartnerControls"/>
    <xsd:element name="Approval_x0020_Date" ma:index="70" nillable="true" ma:displayName="Approval" ma:format="DateOnly" ma:internalName="Approval_x0020_Date">
      <xsd:simpleType>
        <xsd:restriction base="dms:DateTime"/>
      </xsd:simpleType>
    </xsd:element>
    <xsd:element name="Active_x0020_Date" ma:index="71" nillable="true" ma:displayName="Active" ma:format="DateOnly" ma:internalName="Active_x0020_Date">
      <xsd:simpleType>
        <xsd:restriction base="dms:DateTime"/>
      </xsd:simpleType>
    </xsd:element>
    <xsd:element name="Review_x0020_Date" ma:index="72" nillable="true" ma:displayName="Review" ma:format="DateOnly" ma:internalName="Review_x0020_Date">
      <xsd:simpleType>
        <xsd:restriction base="dms:DateTime"/>
      </xsd:simpleType>
    </xsd:element>
    <xsd:element name="_x0023_" ma:index="73" nillable="true" ma:displayName="#" ma:decimals="0" ma:internalName="_x0023_">
      <xsd:simpleType>
        <xsd:restriction base="dms:Number"/>
      </xsd:simpleType>
    </xsd:element>
    <xsd:element name="Phase" ma:index="74" nillable="true" ma:displayName="Category" ma:default="Corporate Policies" ma:format="Dropdown" ma:internalName="Phase">
      <xsd:simpleType>
        <xsd:restriction base="dms:Choice">
          <xsd:enumeration value="Corporate Policies"/>
          <xsd:enumeration value="Internal Audit"/>
          <xsd:enumeration value="Document Control"/>
          <xsd:enumeration value="SDLC Top Level"/>
          <xsd:enumeration value="Change Control"/>
          <xsd:enumeration value="Planning"/>
          <xsd:enumeration value="Requirements"/>
          <xsd:enumeration value="Design"/>
          <xsd:enumeration value="Code"/>
          <xsd:enumeration value="QA Testing"/>
          <xsd:enumeration value="QA Automation"/>
          <xsd:enumeration value="Release"/>
          <xsd:enumeration value="Maintenance"/>
          <xsd:enumeration value="Documentation"/>
          <xsd:enumeration value="IT"/>
          <xsd:enumeration value="Support"/>
          <xsd:enumeration value="Internal Audit"/>
          <xsd:enumeration value="SAAS"/>
          <xsd:enumeration value="PSO"/>
          <xsd:enumeration value="Training"/>
          <xsd:enumeration value="Building Security"/>
        </xsd:restriction>
      </xsd:simpleType>
    </xsd:element>
    <xsd:element name="Product" ma:index="75" nillable="true" ma:displayName="Product" ma:default="All" ma:format="Dropdown" ma:internalName="Product">
      <xsd:simpleType>
        <xsd:restriction base="dms:Choice">
          <xsd:enumeration value="All"/>
          <xsd:enumeration value="Companion"/>
          <xsd:enumeration value="CRM"/>
          <xsd:enumeration value="EAM"/>
          <xsd:enumeration value="ERP Adage"/>
          <xsd:enumeration value="ERP LX"/>
          <xsd:enumeration value="ERP LN"/>
          <xsd:enumeration value="ERP Syteline"/>
          <xsd:enumeration value="ERP Visual"/>
          <xsd:enumeration value="ERP XA"/>
          <xsd:enumeration value="Hansen"/>
          <xsd:enumeration value="HMS"/>
          <xsd:enumeration value="HCM WM"/>
          <xsd:enumeration value="Lawson"/>
          <xsd:enumeration value="MP2"/>
          <xsd:enumeration value="PLM8"/>
          <xsd:enumeration value="PLM Optiva"/>
          <xsd:enumeration value="SCM"/>
          <xsd:enumeration value="XM"/>
        </xsd:restriction>
      </xsd:simpleType>
    </xsd:element>
    <xsd:element name="Needs_x0020_Work" ma:index="76" nillable="true" ma:displayName="Needs Work" ma:internalName="Needs_x0020_Work">
      <xsd:simpleType>
        <xsd:restriction base="dms:Boolean">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ma:readOnly="tru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Notes0 xmlns="68489490-EB00-4502-AC46-44576517090B" xsi:nil="true"/>
    <TemplateUrl xmlns="http://schemas.microsoft.com/sharepoint/v3" xsi:nil="true"/>
    <Phase xmlns="5ff7b644-9728-4d0d-aada-89d01480fc2c">Requirements</Phase>
    <Approval_x0020_Date xmlns="5ff7b644-9728-4d0d-aada-89d01480fc2c">2011-02-25T00:00:00</Approval_x0020_Date>
    <Infor_x0020_U_x0020_Version xmlns="68489490-EB00-4502-AC46-44576517090B">8.3</Infor_x0020_U_x0020_Version>
    <_SourceUrl xmlns="http://schemas.microsoft.com/sharepoint/v3" xsi:nil="true"/>
    <Active_x0020_Date xmlns="5ff7b644-9728-4d0d-aada-89d01480fc2c">2011-02-25T00:00:00</Active_x0020_Date>
    <Status xmlns="68489490-EB00-4502-AC46-44576517090B">Approved</Status>
    <_x0023_ xmlns="5ff7b644-9728-4d0d-aada-89d01480fc2c" xsi:nil="true"/>
    <Editor xmlns="http://schemas.microsoft.com/sharepoint/v3">
      <UserInfo xmlns="http://schemas.microsoft.com/sharepoint/v3">
        <DisplayName xmlns="http://schemas.microsoft.com/sharepoint/v3"/>
        <AccountId xmlns="http://schemas.microsoft.com/sharepoint/v3" xsi:nil="true"/>
        <AccountType xmlns="http://schemas.microsoft.com/sharepoint/v3"/>
      </UserInfo>
    </Editor>
    <Current_x0020_Version xmlns="68489490-EB00-4502-AC46-44576517090B">8.3</Current_x0020_Version>
    <xd_ProgID xmlns="http://schemas.microsoft.com/sharepoint/v3" xsi:nil="true"/>
    <Order xmlns="http://schemas.microsoft.com/sharepoint/v3">9700</Order>
    <_SharedFileIndex xmlns="http://schemas.microsoft.com/sharepoint/v3" xsi:nil="true"/>
    <MetaInfo xmlns="http://schemas.microsoft.com/sharepoint/v3" xsi:nil="true"/>
    <Review_x0020_Date xmlns="5ff7b644-9728-4d0d-aada-89d01480fc2c" xsi:nil="true"/>
    <Product xmlns="5ff7b644-9728-4d0d-aada-89d01480fc2c">EAM</Produc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F5855A-9EFB-48CA-8142-97121CC0F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489490-EB00-4502-AC46-44576517090B"/>
    <ds:schemaRef ds:uri="5ff7b644-9728-4d0d-aada-89d01480f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C293E0-ECB3-4F08-9BC4-382B121D4D3D}">
  <ds:schemaRefs>
    <ds:schemaRef ds:uri="http://schemas.microsoft.com/office/2006/metadata/longProperties"/>
  </ds:schemaRefs>
</ds:datastoreItem>
</file>

<file path=customXml/itemProps3.xml><?xml version="1.0" encoding="utf-8"?>
<ds:datastoreItem xmlns:ds="http://schemas.openxmlformats.org/officeDocument/2006/customXml" ds:itemID="{9FBEE5F2-9E50-4FED-8113-4DD392066A59}">
  <ds:schemaRefs>
    <ds:schemaRef ds:uri="http://schemas.openxmlformats.org/officeDocument/2006/bibliography"/>
  </ds:schemaRefs>
</ds:datastoreItem>
</file>

<file path=customXml/itemProps4.xml><?xml version="1.0" encoding="utf-8"?>
<ds:datastoreItem xmlns:ds="http://schemas.openxmlformats.org/officeDocument/2006/customXml" ds:itemID="{61765D1F-CD62-48D1-BDB5-109841A42785}">
  <ds:schemaRefs>
    <ds:schemaRef ds:uri="http://schemas.microsoft.com/office/2006/metadata/properties"/>
    <ds:schemaRef ds:uri="68489490-EB00-4502-AC46-44576517090B"/>
    <ds:schemaRef ds:uri="http://schemas.microsoft.com/sharepoint/v3"/>
    <ds:schemaRef ds:uri="5ff7b644-9728-4d0d-aada-89d01480fc2c"/>
  </ds:schemaRefs>
</ds:datastoreItem>
</file>

<file path=customXml/itemProps5.xml><?xml version="1.0" encoding="utf-8"?>
<ds:datastoreItem xmlns:ds="http://schemas.openxmlformats.org/officeDocument/2006/customXml" ds:itemID="{8A248452-6EC9-4808-A416-F9EF87AB9E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2236</TotalTime>
  <Pages>4</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Use Case Template</vt:lpstr>
    </vt:vector>
  </TitlesOfParts>
  <Company>Infor</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Template</dc:title>
  <dc:creator>gmarpes</dc:creator>
  <dc:description>v3.0</dc:description>
  <cp:lastModifiedBy>Jacqueline Johnson</cp:lastModifiedBy>
  <cp:revision>192</cp:revision>
  <cp:lastPrinted>2022-04-27T20:52:00Z</cp:lastPrinted>
  <dcterms:created xsi:type="dcterms:W3CDTF">2022-04-28T19:03:00Z</dcterms:created>
  <dcterms:modified xsi:type="dcterms:W3CDTF">2025-05-19T23:50:00Z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ontentType">
    <vt:lpwstr>Document</vt:lpwstr>
  </property>
  <property fmtid="{D5CDD505-2E9C-101B-9397-08002B2CF9AE}" pid="6" name="ContentTypeId">
    <vt:lpwstr>0x0101009094486800EB0245AC4644576517090B</vt:lpwstr>
  </property>
  <property fmtid="{D5CDD505-2E9C-101B-9397-08002B2CF9AE}" pid="7" name="display_urn:schemas-microsoft-com:office:office#Author">
    <vt:lpwstr>Grayson Marpes</vt:lpwstr>
  </property>
  <property fmtid="{D5CDD505-2E9C-101B-9397-08002B2CF9AE}" pid="8" name="display_urn:schemas-microsoft-com:office:office#Editor">
    <vt:lpwstr>Mandy Draper</vt:lpwstr>
  </property>
  <property fmtid="{D5CDD505-2E9C-101B-9397-08002B2CF9AE}" pid="9" name="Group">
    <vt:lpwstr>Corporate Quality</vt:lpwstr>
  </property>
  <property fmtid="{D5CDD505-2E9C-101B-9397-08002B2CF9AE}" pid="10" name="Keywords">
    <vt:lpwstr/>
  </property>
  <property fmtid="{D5CDD505-2E9C-101B-9397-08002B2CF9AE}" pid="11" name="Process">
    <vt:lpwstr/>
  </property>
  <property fmtid="{D5CDD505-2E9C-101B-9397-08002B2CF9AE}" pid="12" name="SDLC">
    <vt:lpwstr>0</vt:lpwstr>
  </property>
  <property fmtid="{D5CDD505-2E9C-101B-9397-08002B2CF9AE}" pid="13" name="Subject">
    <vt:lpwstr/>
  </property>
  <property fmtid="{D5CDD505-2E9C-101B-9397-08002B2CF9AE}" pid="14" name="xd_Signature">
    <vt:lpwstr/>
  </property>
  <property fmtid="{D5CDD505-2E9C-101B-9397-08002B2CF9AE}" pid="15" name="_Author">
    <vt:lpwstr>Tim Howard</vt:lpwstr>
  </property>
  <property fmtid="{D5CDD505-2E9C-101B-9397-08002B2CF9AE}" pid="16" name="_Category">
    <vt:lpwstr>Form</vt:lpwstr>
  </property>
  <property fmtid="{D5CDD505-2E9C-101B-9397-08002B2CF9AE}" pid="17" name="_Comments">
    <vt:lpwstr>v3.0</vt:lpwstr>
  </property>
  <property fmtid="{D5CDD505-2E9C-101B-9397-08002B2CF9AE}" pid="18" name="GrammarlyDocumentId">
    <vt:lpwstr>f157d70eab2e824f30358c3193589d5a15704c77ed53691506b1d7c48fcc4eeb</vt:lpwstr>
  </property>
</Properties>
</file>