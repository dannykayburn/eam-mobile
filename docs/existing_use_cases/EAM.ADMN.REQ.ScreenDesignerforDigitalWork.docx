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970"/>
        <w:gridCol w:w="6930"/>
      </w:tblGrid>
      <w:tr w:rsidR="00DC345F" w:rsidRPr="00B73774" w14:paraId="667D0513" w14:textId="77777777" w:rsidTr="005922D6">
        <w:trPr>
          <w:trHeight w:hRule="exact" w:val="719"/>
        </w:trPr>
        <w:tc>
          <w:tcPr>
            <w:tcW w:w="2970" w:type="dxa"/>
            <w:tcMar>
              <w:top w:w="0" w:type="dxa"/>
              <w:left w:w="0" w:type="dxa"/>
              <w:bottom w:w="0" w:type="dxa"/>
              <w:right w:w="0" w:type="dxa"/>
            </w:tcMar>
            <w:hideMark/>
          </w:tcPr>
          <w:p w14:paraId="352B5807" w14:textId="7DC8ACB8" w:rsidR="00DC345F" w:rsidRPr="00586F6D" w:rsidRDefault="00DC345F" w:rsidP="005922D6">
            <w:pPr>
              <w:rPr>
                <w:sz w:val="2"/>
                <w:szCs w:val="2"/>
              </w:rPr>
            </w:pPr>
            <w:r w:rsidRPr="00EA74F7">
              <w:rPr>
                <w:noProof/>
                <w:sz w:val="12"/>
                <w:szCs w:val="12"/>
              </w:rPr>
              <w:drawing>
                <wp:anchor distT="0" distB="0" distL="114300" distR="114300" simplePos="0" relativeHeight="251659264" behindDoc="0" locked="0" layoutInCell="1" allowOverlap="1" wp14:anchorId="4CE4CF95" wp14:editId="00FC5A61">
                  <wp:simplePos x="0" y="0"/>
                  <wp:positionH relativeFrom="column">
                    <wp:posOffset>0</wp:posOffset>
                  </wp:positionH>
                  <wp:positionV relativeFrom="paragraph">
                    <wp:posOffset>2540</wp:posOffset>
                  </wp:positionV>
                  <wp:extent cx="1600200" cy="493395"/>
                  <wp:effectExtent l="0" t="0" r="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00200" cy="493395"/>
                          </a:xfrm>
                          <a:prstGeom prst="rect">
                            <a:avLst/>
                          </a:prstGeom>
                          <a:noFill/>
                          <a:ln>
                            <a:noFill/>
                          </a:ln>
                        </pic:spPr>
                      </pic:pic>
                    </a:graphicData>
                  </a:graphic>
                </wp:anchor>
              </w:drawing>
            </w:r>
            <w:r w:rsidR="00892175">
              <w:rPr>
                <w:sz w:val="2"/>
                <w:szCs w:val="2"/>
              </w:rPr>
              <w:t>8</w:t>
            </w:r>
          </w:p>
        </w:tc>
        <w:tc>
          <w:tcPr>
            <w:tcW w:w="6930" w:type="dxa"/>
            <w:tcMar>
              <w:top w:w="0" w:type="dxa"/>
              <w:left w:w="0" w:type="dxa"/>
              <w:bottom w:w="0" w:type="dxa"/>
              <w:right w:w="0" w:type="dxa"/>
            </w:tcMar>
            <w:vAlign w:val="center"/>
            <w:hideMark/>
          </w:tcPr>
          <w:p w14:paraId="5ADCDFA8" w14:textId="77777777" w:rsidR="00DC345F" w:rsidRPr="00B73774" w:rsidRDefault="00DC345F" w:rsidP="005922D6">
            <w:pPr>
              <w:rPr>
                <w:rFonts w:ascii="Open Sans" w:hAnsi="Open Sans" w:cs="Open Sans"/>
                <w:b/>
                <w:sz w:val="28"/>
                <w:szCs w:val="12"/>
              </w:rPr>
            </w:pPr>
            <w:r w:rsidRPr="00B73774">
              <w:rPr>
                <w:rFonts w:ascii="Open Sans" w:hAnsi="Open Sans" w:cs="Open Sans"/>
                <w:b/>
                <w:sz w:val="36"/>
                <w:szCs w:val="16"/>
              </w:rPr>
              <w:t>HxGN EAM</w:t>
            </w:r>
          </w:p>
        </w:tc>
      </w:tr>
      <w:tr w:rsidR="00DC345F" w:rsidRPr="00801B95" w14:paraId="4A0D97FA" w14:textId="77777777" w:rsidTr="005922D6">
        <w:trPr>
          <w:trHeight w:hRule="exact" w:val="899"/>
        </w:trPr>
        <w:tc>
          <w:tcPr>
            <w:tcW w:w="9900" w:type="dxa"/>
            <w:gridSpan w:val="2"/>
            <w:tcMar>
              <w:top w:w="0" w:type="dxa"/>
              <w:left w:w="0" w:type="dxa"/>
              <w:bottom w:w="0" w:type="dxa"/>
              <w:right w:w="0" w:type="dxa"/>
            </w:tcMar>
          </w:tcPr>
          <w:p w14:paraId="653889F5" w14:textId="0E6FF535" w:rsidR="00DC345F" w:rsidRDefault="00DC345F" w:rsidP="005922D6">
            <w:pPr>
              <w:spacing w:before="120"/>
              <w:rPr>
                <w:b/>
                <w:color w:val="006699"/>
                <w:sz w:val="28"/>
                <w:szCs w:val="12"/>
              </w:rPr>
            </w:pPr>
            <w:r>
              <w:rPr>
                <w:b/>
                <w:color w:val="006699"/>
                <w:sz w:val="28"/>
                <w:szCs w:val="12"/>
              </w:rPr>
              <w:t>EAM.ADMN.REQ</w:t>
            </w:r>
          </w:p>
          <w:p w14:paraId="451176F6" w14:textId="20343F27" w:rsidR="00DC345F" w:rsidRPr="00801B95" w:rsidRDefault="00DC345F" w:rsidP="005922D6">
            <w:pPr>
              <w:spacing w:before="120"/>
              <w:rPr>
                <w:b/>
                <w:sz w:val="28"/>
                <w:szCs w:val="12"/>
              </w:rPr>
            </w:pPr>
            <w:r>
              <w:rPr>
                <w:b/>
                <w:sz w:val="28"/>
                <w:szCs w:val="12"/>
              </w:rPr>
              <w:t>ScreenDesignerforDigitalWork</w:t>
            </w:r>
          </w:p>
        </w:tc>
      </w:tr>
    </w:tbl>
    <w:p w14:paraId="4BE78920" w14:textId="2B0DC67E" w:rsidR="00EF3D9B" w:rsidRDefault="00EF3D9B">
      <w:pPr>
        <w:pStyle w:val="BodyText"/>
        <w:spacing w:before="5"/>
        <w:rPr>
          <w:rFonts w:ascii="Times New Roman"/>
          <w:sz w:val="18"/>
        </w:rPr>
      </w:pPr>
    </w:p>
    <w:p w14:paraId="4BE78922" w14:textId="77777777" w:rsidR="00EF3D9B" w:rsidRPr="003E3B8B" w:rsidRDefault="00EF3D9B">
      <w:pPr>
        <w:pStyle w:val="BodyText"/>
        <w:rPr>
          <w:b/>
        </w:rPr>
      </w:pPr>
    </w:p>
    <w:p w14:paraId="4BE78923" w14:textId="77777777" w:rsidR="00EF3D9B" w:rsidRPr="003E3B8B" w:rsidRDefault="00EF3D9B">
      <w:pPr>
        <w:pStyle w:val="BodyText"/>
        <w:rPr>
          <w:b/>
        </w:rPr>
      </w:pPr>
    </w:p>
    <w:p w14:paraId="4BE78924" w14:textId="77777777" w:rsidR="00EF3D9B" w:rsidRPr="003E3B8B" w:rsidRDefault="00EF3D9B">
      <w:pPr>
        <w:pStyle w:val="BodyText"/>
        <w:rPr>
          <w:b/>
        </w:rPr>
      </w:pPr>
    </w:p>
    <w:p w14:paraId="4BE78925" w14:textId="77777777" w:rsidR="00EF3D9B" w:rsidRPr="003E3B8B" w:rsidRDefault="00EF3D9B">
      <w:pPr>
        <w:pStyle w:val="BodyText"/>
        <w:rPr>
          <w:b/>
        </w:rPr>
      </w:pPr>
    </w:p>
    <w:p w14:paraId="4BE78926" w14:textId="77777777" w:rsidR="00EF3D9B" w:rsidRPr="003E3B8B" w:rsidRDefault="00EF3D9B">
      <w:pPr>
        <w:pStyle w:val="BodyText"/>
        <w:rPr>
          <w:b/>
        </w:rPr>
      </w:pPr>
    </w:p>
    <w:p w14:paraId="4BE78927" w14:textId="77777777" w:rsidR="00EF3D9B" w:rsidRPr="003E3B8B" w:rsidRDefault="00EF3D9B">
      <w:pPr>
        <w:pStyle w:val="BodyText"/>
        <w:rPr>
          <w:b/>
        </w:rPr>
      </w:pPr>
    </w:p>
    <w:p w14:paraId="4BE78928" w14:textId="77777777" w:rsidR="00EF3D9B" w:rsidRPr="003E3B8B" w:rsidRDefault="00EF3D9B">
      <w:pPr>
        <w:pStyle w:val="BodyText"/>
        <w:rPr>
          <w:b/>
        </w:rPr>
      </w:pPr>
    </w:p>
    <w:p w14:paraId="4BE78929" w14:textId="77777777" w:rsidR="00EF3D9B" w:rsidRPr="003E3B8B" w:rsidRDefault="00EF3D9B">
      <w:pPr>
        <w:pStyle w:val="BodyText"/>
        <w:rPr>
          <w:b/>
        </w:rPr>
      </w:pPr>
    </w:p>
    <w:p w14:paraId="4BE7892A" w14:textId="77777777" w:rsidR="00EF3D9B" w:rsidRPr="003E3B8B" w:rsidRDefault="00EF3D9B">
      <w:pPr>
        <w:pStyle w:val="BodyText"/>
        <w:rPr>
          <w:b/>
        </w:rPr>
      </w:pPr>
    </w:p>
    <w:p w14:paraId="4BE7892B" w14:textId="77777777" w:rsidR="00EF3D9B" w:rsidRPr="003E3B8B" w:rsidRDefault="00EF3D9B">
      <w:pPr>
        <w:pStyle w:val="BodyText"/>
        <w:rPr>
          <w:b/>
        </w:rPr>
      </w:pPr>
    </w:p>
    <w:p w14:paraId="4BE7892C" w14:textId="77777777" w:rsidR="00EF3D9B" w:rsidRPr="003E3B8B" w:rsidRDefault="00EF3D9B">
      <w:pPr>
        <w:pStyle w:val="BodyText"/>
        <w:rPr>
          <w:b/>
        </w:rPr>
      </w:pPr>
    </w:p>
    <w:p w14:paraId="4BE7892D" w14:textId="77777777" w:rsidR="00EF3D9B" w:rsidRPr="003E3B8B" w:rsidRDefault="00EF3D9B">
      <w:pPr>
        <w:pStyle w:val="BodyText"/>
        <w:rPr>
          <w:b/>
        </w:rPr>
      </w:pPr>
    </w:p>
    <w:p w14:paraId="4BE7892E" w14:textId="77777777" w:rsidR="00EF3D9B" w:rsidRPr="003E3B8B" w:rsidRDefault="00EF3D9B">
      <w:pPr>
        <w:pStyle w:val="BodyText"/>
        <w:rPr>
          <w:b/>
        </w:rPr>
      </w:pPr>
    </w:p>
    <w:p w14:paraId="4BE7892F" w14:textId="77777777" w:rsidR="00EF3D9B" w:rsidRPr="003E3B8B" w:rsidRDefault="00EF3D9B">
      <w:pPr>
        <w:pStyle w:val="BodyText"/>
        <w:rPr>
          <w:b/>
        </w:rPr>
      </w:pPr>
    </w:p>
    <w:p w14:paraId="4BE78930" w14:textId="77777777" w:rsidR="00EF3D9B" w:rsidRPr="003E3B8B" w:rsidRDefault="00EF3D9B">
      <w:pPr>
        <w:pStyle w:val="BodyText"/>
        <w:spacing w:before="5"/>
        <w:rPr>
          <w:b/>
          <w:sz w:val="18"/>
        </w:rPr>
      </w:pPr>
    </w:p>
    <w:p w14:paraId="4BE78934" w14:textId="77777777" w:rsidR="00EF3D9B" w:rsidRPr="003E3B8B" w:rsidRDefault="007A09E7">
      <w:pPr>
        <w:pStyle w:val="Heading1"/>
        <w:spacing w:before="1"/>
        <w:ind w:left="171" w:firstLine="0"/>
      </w:pPr>
      <w:bookmarkStart w:id="0" w:name="Change_History"/>
      <w:bookmarkEnd w:id="0"/>
      <w:r w:rsidRPr="003E3B8B">
        <w:rPr>
          <w:color w:val="B5121B"/>
        </w:rPr>
        <w:t>Change History</w:t>
      </w:r>
    </w:p>
    <w:p w14:paraId="4BE78935" w14:textId="77777777" w:rsidR="00EF3D9B" w:rsidRPr="003E3B8B" w:rsidRDefault="00EF3D9B">
      <w:pPr>
        <w:pStyle w:val="BodyText"/>
        <w:spacing w:before="5"/>
        <w:rPr>
          <w:b/>
          <w:sz w:val="5"/>
        </w:rPr>
      </w:pPr>
    </w:p>
    <w:tbl>
      <w:tblPr>
        <w:tblW w:w="0" w:type="auto"/>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1"/>
        <w:gridCol w:w="1531"/>
        <w:gridCol w:w="1889"/>
        <w:gridCol w:w="5960"/>
      </w:tblGrid>
      <w:tr w:rsidR="00EF3D9B" w:rsidRPr="003E3B8B" w14:paraId="4BE7893A" w14:textId="77777777">
        <w:trPr>
          <w:trHeight w:val="229"/>
        </w:trPr>
        <w:tc>
          <w:tcPr>
            <w:tcW w:w="1121" w:type="dxa"/>
            <w:shd w:val="clear" w:color="auto" w:fill="CCCCCC"/>
          </w:tcPr>
          <w:p w14:paraId="4BE78936" w14:textId="77777777" w:rsidR="00EF3D9B" w:rsidRPr="003E3B8B" w:rsidRDefault="007A09E7">
            <w:pPr>
              <w:pStyle w:val="TableParagraph"/>
              <w:spacing w:line="210" w:lineRule="exact"/>
              <w:ind w:left="107"/>
              <w:rPr>
                <w:b/>
                <w:sz w:val="20"/>
              </w:rPr>
            </w:pPr>
            <w:r w:rsidRPr="003E3B8B">
              <w:rPr>
                <w:b/>
                <w:sz w:val="20"/>
              </w:rPr>
              <w:t>Revision</w:t>
            </w:r>
          </w:p>
        </w:tc>
        <w:tc>
          <w:tcPr>
            <w:tcW w:w="1531" w:type="dxa"/>
            <w:shd w:val="clear" w:color="auto" w:fill="CCCCCC"/>
          </w:tcPr>
          <w:p w14:paraId="4BE78937" w14:textId="77777777" w:rsidR="00EF3D9B" w:rsidRPr="003E3B8B" w:rsidRDefault="007A09E7">
            <w:pPr>
              <w:pStyle w:val="TableParagraph"/>
              <w:spacing w:line="210" w:lineRule="exact"/>
              <w:ind w:left="107"/>
              <w:rPr>
                <w:b/>
                <w:sz w:val="20"/>
              </w:rPr>
            </w:pPr>
            <w:r w:rsidRPr="003E3B8B">
              <w:rPr>
                <w:b/>
                <w:sz w:val="20"/>
              </w:rPr>
              <w:t>Date</w:t>
            </w:r>
          </w:p>
        </w:tc>
        <w:tc>
          <w:tcPr>
            <w:tcW w:w="1889" w:type="dxa"/>
            <w:shd w:val="clear" w:color="auto" w:fill="CCCCCC"/>
          </w:tcPr>
          <w:p w14:paraId="4BE78938" w14:textId="77777777" w:rsidR="00EF3D9B" w:rsidRPr="003E3B8B" w:rsidRDefault="007A09E7">
            <w:pPr>
              <w:pStyle w:val="TableParagraph"/>
              <w:spacing w:line="210" w:lineRule="exact"/>
              <w:ind w:left="108"/>
              <w:rPr>
                <w:b/>
                <w:sz w:val="20"/>
              </w:rPr>
            </w:pPr>
            <w:r w:rsidRPr="003E3B8B">
              <w:rPr>
                <w:b/>
                <w:sz w:val="20"/>
              </w:rPr>
              <w:t>Author</w:t>
            </w:r>
          </w:p>
        </w:tc>
        <w:tc>
          <w:tcPr>
            <w:tcW w:w="5960" w:type="dxa"/>
            <w:shd w:val="clear" w:color="auto" w:fill="CCCCCC"/>
          </w:tcPr>
          <w:p w14:paraId="4BE78939" w14:textId="77777777" w:rsidR="00EF3D9B" w:rsidRPr="003E3B8B" w:rsidRDefault="007A09E7">
            <w:pPr>
              <w:pStyle w:val="TableParagraph"/>
              <w:spacing w:line="210" w:lineRule="exact"/>
              <w:ind w:left="108"/>
              <w:rPr>
                <w:b/>
                <w:sz w:val="20"/>
              </w:rPr>
            </w:pPr>
            <w:r w:rsidRPr="003E3B8B">
              <w:rPr>
                <w:b/>
                <w:sz w:val="20"/>
              </w:rPr>
              <w:t>Change Reference</w:t>
            </w:r>
          </w:p>
        </w:tc>
      </w:tr>
      <w:tr w:rsidR="00EF3D9B" w:rsidRPr="003E3B8B" w14:paraId="4BE7893F" w14:textId="77777777">
        <w:trPr>
          <w:trHeight w:val="229"/>
        </w:trPr>
        <w:tc>
          <w:tcPr>
            <w:tcW w:w="1121" w:type="dxa"/>
          </w:tcPr>
          <w:p w14:paraId="4BE7893B" w14:textId="43C292A5" w:rsidR="00EF3D9B" w:rsidRPr="003E3B8B" w:rsidRDefault="00DB6C1E">
            <w:pPr>
              <w:pStyle w:val="TableParagraph"/>
              <w:spacing w:line="210" w:lineRule="exact"/>
              <w:ind w:left="107"/>
              <w:rPr>
                <w:sz w:val="20"/>
              </w:rPr>
            </w:pPr>
            <w:r>
              <w:rPr>
                <w:sz w:val="20"/>
              </w:rPr>
              <w:t>1</w:t>
            </w:r>
          </w:p>
        </w:tc>
        <w:tc>
          <w:tcPr>
            <w:tcW w:w="1531" w:type="dxa"/>
          </w:tcPr>
          <w:p w14:paraId="4BE7893C" w14:textId="51E17E18" w:rsidR="00EF3D9B" w:rsidRPr="003E3B8B" w:rsidRDefault="00DB0F95" w:rsidP="00671CD4">
            <w:pPr>
              <w:pStyle w:val="TableParagraph"/>
              <w:spacing w:line="210" w:lineRule="exact"/>
              <w:rPr>
                <w:sz w:val="20"/>
              </w:rPr>
            </w:pPr>
            <w:r>
              <w:rPr>
                <w:sz w:val="20"/>
              </w:rPr>
              <w:t>29</w:t>
            </w:r>
            <w:r w:rsidR="00772894">
              <w:rPr>
                <w:sz w:val="20"/>
              </w:rPr>
              <w:t>-</w:t>
            </w:r>
            <w:r>
              <w:rPr>
                <w:sz w:val="20"/>
              </w:rPr>
              <w:t>Jun</w:t>
            </w:r>
            <w:r w:rsidR="00772894">
              <w:rPr>
                <w:sz w:val="20"/>
              </w:rPr>
              <w:t>-202</w:t>
            </w:r>
            <w:r>
              <w:rPr>
                <w:sz w:val="20"/>
              </w:rPr>
              <w:t>6</w:t>
            </w:r>
          </w:p>
        </w:tc>
        <w:tc>
          <w:tcPr>
            <w:tcW w:w="1889" w:type="dxa"/>
          </w:tcPr>
          <w:p w14:paraId="4BE7893D" w14:textId="40C572BC" w:rsidR="00EF3D9B" w:rsidRPr="003E3B8B" w:rsidRDefault="00DB0F95" w:rsidP="00671CD4">
            <w:pPr>
              <w:pStyle w:val="TableParagraph"/>
              <w:spacing w:line="210" w:lineRule="exact"/>
              <w:rPr>
                <w:sz w:val="20"/>
              </w:rPr>
            </w:pPr>
            <w:r>
              <w:rPr>
                <w:sz w:val="20"/>
              </w:rPr>
              <w:t>Sidharth Suresh</w:t>
            </w:r>
          </w:p>
        </w:tc>
        <w:tc>
          <w:tcPr>
            <w:tcW w:w="5960" w:type="dxa"/>
          </w:tcPr>
          <w:p w14:paraId="4BE7893E" w14:textId="3EC0E1B9" w:rsidR="00EF3D9B" w:rsidRPr="003E3B8B" w:rsidRDefault="00DB6C1E" w:rsidP="00275736">
            <w:pPr>
              <w:pStyle w:val="TableParagraph"/>
              <w:spacing w:line="210" w:lineRule="exact"/>
              <w:ind w:left="107"/>
              <w:rPr>
                <w:sz w:val="20"/>
              </w:rPr>
            </w:pPr>
            <w:r>
              <w:rPr>
                <w:sz w:val="20"/>
              </w:rPr>
              <w:t xml:space="preserve">Refreshed for </w:t>
            </w:r>
            <w:r w:rsidR="00772894">
              <w:rPr>
                <w:sz w:val="20"/>
              </w:rPr>
              <w:t>v</w:t>
            </w:r>
            <w:r>
              <w:rPr>
                <w:sz w:val="20"/>
              </w:rPr>
              <w:t>12.</w:t>
            </w:r>
            <w:r w:rsidR="00057204">
              <w:rPr>
                <w:sz w:val="20"/>
              </w:rPr>
              <w:t>4</w:t>
            </w:r>
          </w:p>
        </w:tc>
      </w:tr>
      <w:tr w:rsidR="00E14B8F" w:rsidRPr="003E3B8B" w14:paraId="4BE78944" w14:textId="77777777">
        <w:trPr>
          <w:trHeight w:val="229"/>
        </w:trPr>
        <w:tc>
          <w:tcPr>
            <w:tcW w:w="1121" w:type="dxa"/>
          </w:tcPr>
          <w:p w14:paraId="4BE78940" w14:textId="5AC3D453" w:rsidR="00E14B8F" w:rsidRPr="003E3B8B" w:rsidRDefault="00D93554" w:rsidP="00E14B8F">
            <w:pPr>
              <w:pStyle w:val="TableParagraph"/>
              <w:spacing w:line="210" w:lineRule="exact"/>
              <w:ind w:left="107"/>
              <w:rPr>
                <w:sz w:val="20"/>
              </w:rPr>
            </w:pPr>
            <w:ins w:id="1" w:author="Sid SG-21531" w:date="2026-06-29T14:54:00Z" w16du:dateUtc="2026-06-29T18:54:00Z">
              <w:r>
                <w:rPr>
                  <w:sz w:val="20"/>
                </w:rPr>
                <w:t>2</w:t>
              </w:r>
            </w:ins>
          </w:p>
        </w:tc>
        <w:tc>
          <w:tcPr>
            <w:tcW w:w="1531" w:type="dxa"/>
          </w:tcPr>
          <w:p w14:paraId="4BE78941" w14:textId="26338B3B" w:rsidR="00E14B8F" w:rsidRPr="003E3B8B" w:rsidRDefault="00D93554" w:rsidP="00DE48EF">
            <w:pPr>
              <w:pStyle w:val="TableParagraph"/>
              <w:spacing w:line="210" w:lineRule="exact"/>
              <w:rPr>
                <w:sz w:val="20"/>
              </w:rPr>
            </w:pPr>
            <w:ins w:id="2" w:author="Sid SG-21531" w:date="2026-06-29T14:54:00Z" w16du:dateUtc="2026-06-29T18:54:00Z">
              <w:r>
                <w:rPr>
                  <w:sz w:val="20"/>
                </w:rPr>
                <w:t>29-Jun-2026</w:t>
              </w:r>
            </w:ins>
          </w:p>
        </w:tc>
        <w:tc>
          <w:tcPr>
            <w:tcW w:w="1889" w:type="dxa"/>
          </w:tcPr>
          <w:p w14:paraId="4BE78942" w14:textId="7A911FED" w:rsidR="00E14B8F" w:rsidRPr="003E3B8B" w:rsidRDefault="00D93554" w:rsidP="00DE48EF">
            <w:pPr>
              <w:pStyle w:val="TableParagraph"/>
              <w:spacing w:line="210" w:lineRule="exact"/>
              <w:rPr>
                <w:sz w:val="20"/>
              </w:rPr>
            </w:pPr>
            <w:ins w:id="3" w:author="Sid SG-21531" w:date="2026-06-29T14:54:00Z" w16du:dateUtc="2026-06-29T18:54:00Z">
              <w:r>
                <w:rPr>
                  <w:sz w:val="20"/>
                </w:rPr>
                <w:t>Sidharth Suresh</w:t>
              </w:r>
            </w:ins>
          </w:p>
        </w:tc>
        <w:tc>
          <w:tcPr>
            <w:tcW w:w="5960" w:type="dxa"/>
          </w:tcPr>
          <w:p w14:paraId="4BE78943" w14:textId="4670535D" w:rsidR="00E14B8F" w:rsidRPr="003E3B8B" w:rsidRDefault="00D93554" w:rsidP="009B3D01">
            <w:pPr>
              <w:pStyle w:val="TableParagraph"/>
              <w:spacing w:line="210" w:lineRule="exact"/>
              <w:rPr>
                <w:sz w:val="20"/>
              </w:rPr>
            </w:pPr>
            <w:ins w:id="4" w:author="Sid SG-21531" w:date="2026-06-29T14:54:00Z" w16du:dateUtc="2026-06-29T18:54:00Z">
              <w:r>
                <w:rPr>
                  <w:sz w:val="20"/>
                </w:rPr>
                <w:t xml:space="preserve">SG-21531: Added the list of protected fields which can have default values set </w:t>
              </w:r>
            </w:ins>
          </w:p>
        </w:tc>
      </w:tr>
      <w:tr w:rsidR="00E14B8F" w:rsidRPr="003E3B8B" w14:paraId="4BE78949" w14:textId="77777777">
        <w:trPr>
          <w:trHeight w:val="229"/>
        </w:trPr>
        <w:tc>
          <w:tcPr>
            <w:tcW w:w="1121" w:type="dxa"/>
          </w:tcPr>
          <w:p w14:paraId="4BE78945" w14:textId="2572CF55" w:rsidR="00E14B8F" w:rsidRPr="00613678" w:rsidRDefault="00E14B8F" w:rsidP="00E14B8F">
            <w:pPr>
              <w:pStyle w:val="TableParagraph"/>
              <w:spacing w:line="210" w:lineRule="exact"/>
              <w:ind w:left="108"/>
              <w:rPr>
                <w:sz w:val="20"/>
                <w:szCs w:val="20"/>
              </w:rPr>
            </w:pPr>
          </w:p>
        </w:tc>
        <w:tc>
          <w:tcPr>
            <w:tcW w:w="1531" w:type="dxa"/>
          </w:tcPr>
          <w:p w14:paraId="4BE78946" w14:textId="1AAE229E" w:rsidR="00E14B8F" w:rsidRPr="00613678" w:rsidRDefault="00E14B8F" w:rsidP="00E14B8F">
            <w:pPr>
              <w:pStyle w:val="TableParagraph"/>
              <w:spacing w:line="210" w:lineRule="exact"/>
              <w:rPr>
                <w:sz w:val="20"/>
                <w:szCs w:val="20"/>
              </w:rPr>
            </w:pPr>
          </w:p>
        </w:tc>
        <w:tc>
          <w:tcPr>
            <w:tcW w:w="1889" w:type="dxa"/>
          </w:tcPr>
          <w:p w14:paraId="4BE78947" w14:textId="01C91819" w:rsidR="00E14B8F" w:rsidRPr="00613678" w:rsidRDefault="00E14B8F" w:rsidP="00E14B8F">
            <w:pPr>
              <w:pStyle w:val="TableParagraph"/>
              <w:spacing w:line="210" w:lineRule="exact"/>
              <w:rPr>
                <w:sz w:val="20"/>
                <w:szCs w:val="20"/>
              </w:rPr>
            </w:pPr>
          </w:p>
        </w:tc>
        <w:tc>
          <w:tcPr>
            <w:tcW w:w="5960" w:type="dxa"/>
          </w:tcPr>
          <w:p w14:paraId="4BE78948" w14:textId="07848403" w:rsidR="00E14B8F" w:rsidRPr="009B3D01" w:rsidRDefault="00E14B8F" w:rsidP="00760667">
            <w:pPr>
              <w:pStyle w:val="TableParagraph"/>
              <w:spacing w:line="210" w:lineRule="exact"/>
              <w:rPr>
                <w:sz w:val="20"/>
                <w:szCs w:val="20"/>
              </w:rPr>
            </w:pPr>
          </w:p>
        </w:tc>
      </w:tr>
      <w:tr w:rsidR="00455182" w:rsidRPr="003E3B8B" w14:paraId="4BE7894E" w14:textId="77777777">
        <w:trPr>
          <w:trHeight w:val="229"/>
        </w:trPr>
        <w:tc>
          <w:tcPr>
            <w:tcW w:w="1121" w:type="dxa"/>
          </w:tcPr>
          <w:p w14:paraId="4BE7894A" w14:textId="2E38D98F" w:rsidR="00455182" w:rsidRPr="00455182" w:rsidRDefault="00455182" w:rsidP="00455182">
            <w:pPr>
              <w:pStyle w:val="TableParagraph"/>
              <w:spacing w:line="210" w:lineRule="exact"/>
              <w:ind w:left="108"/>
              <w:jc w:val="both"/>
              <w:rPr>
                <w:sz w:val="20"/>
                <w:szCs w:val="20"/>
              </w:rPr>
            </w:pPr>
          </w:p>
        </w:tc>
        <w:tc>
          <w:tcPr>
            <w:tcW w:w="1531" w:type="dxa"/>
          </w:tcPr>
          <w:p w14:paraId="4BE7894B" w14:textId="7CDC65C3" w:rsidR="00455182" w:rsidRPr="00455182" w:rsidRDefault="00455182" w:rsidP="00455182">
            <w:pPr>
              <w:pStyle w:val="TableParagraph"/>
              <w:spacing w:line="210" w:lineRule="exact"/>
              <w:rPr>
                <w:sz w:val="20"/>
                <w:szCs w:val="20"/>
              </w:rPr>
            </w:pPr>
          </w:p>
        </w:tc>
        <w:tc>
          <w:tcPr>
            <w:tcW w:w="1889" w:type="dxa"/>
          </w:tcPr>
          <w:p w14:paraId="4BE7894C" w14:textId="5A8A0B32" w:rsidR="00455182" w:rsidRPr="00455182" w:rsidRDefault="00455182" w:rsidP="00455182">
            <w:pPr>
              <w:pStyle w:val="TableParagraph"/>
              <w:spacing w:line="210" w:lineRule="exact"/>
              <w:rPr>
                <w:sz w:val="20"/>
                <w:szCs w:val="20"/>
              </w:rPr>
            </w:pPr>
          </w:p>
        </w:tc>
        <w:tc>
          <w:tcPr>
            <w:tcW w:w="5960" w:type="dxa"/>
          </w:tcPr>
          <w:p w14:paraId="4BE7894D" w14:textId="4088C8BF" w:rsidR="00455182" w:rsidRPr="00455182" w:rsidRDefault="00455182" w:rsidP="00455182">
            <w:pPr>
              <w:pStyle w:val="TableParagraph"/>
              <w:spacing w:line="210" w:lineRule="exact"/>
              <w:rPr>
                <w:sz w:val="20"/>
                <w:szCs w:val="20"/>
              </w:rPr>
            </w:pPr>
          </w:p>
        </w:tc>
      </w:tr>
      <w:tr w:rsidR="00E14B8F" w:rsidRPr="003E3B8B" w14:paraId="4913BA02" w14:textId="77777777">
        <w:trPr>
          <w:trHeight w:val="229"/>
        </w:trPr>
        <w:tc>
          <w:tcPr>
            <w:tcW w:w="1121" w:type="dxa"/>
          </w:tcPr>
          <w:p w14:paraId="7FAFAED3" w14:textId="62E909B3" w:rsidR="00E14B8F" w:rsidRPr="003E3B8B" w:rsidDel="00235B2B" w:rsidRDefault="00E14B8F" w:rsidP="00E14B8F">
            <w:pPr>
              <w:pStyle w:val="TableParagraph"/>
              <w:spacing w:line="210" w:lineRule="exact"/>
              <w:ind w:left="108"/>
              <w:jc w:val="both"/>
              <w:rPr>
                <w:sz w:val="20"/>
              </w:rPr>
            </w:pPr>
          </w:p>
        </w:tc>
        <w:tc>
          <w:tcPr>
            <w:tcW w:w="1531" w:type="dxa"/>
          </w:tcPr>
          <w:p w14:paraId="11D2D083" w14:textId="37E4E319" w:rsidR="00E14B8F" w:rsidRPr="003E3B8B" w:rsidDel="00235B2B" w:rsidRDefault="00E14B8F" w:rsidP="00E14B8F">
            <w:pPr>
              <w:pStyle w:val="TableParagraph"/>
              <w:spacing w:line="210" w:lineRule="exact"/>
              <w:rPr>
                <w:sz w:val="20"/>
              </w:rPr>
            </w:pPr>
          </w:p>
        </w:tc>
        <w:tc>
          <w:tcPr>
            <w:tcW w:w="1889" w:type="dxa"/>
          </w:tcPr>
          <w:p w14:paraId="5F95EECE" w14:textId="36034E70" w:rsidR="00E14B8F" w:rsidRPr="003E3B8B" w:rsidRDefault="00E14B8F" w:rsidP="00E14B8F">
            <w:pPr>
              <w:pStyle w:val="TableParagraph"/>
              <w:spacing w:line="210" w:lineRule="exact"/>
              <w:rPr>
                <w:sz w:val="20"/>
              </w:rPr>
            </w:pPr>
          </w:p>
        </w:tc>
        <w:tc>
          <w:tcPr>
            <w:tcW w:w="5960" w:type="dxa"/>
          </w:tcPr>
          <w:p w14:paraId="15F73E0A" w14:textId="55FF1632" w:rsidR="00E14B8F" w:rsidRPr="003E3B8B" w:rsidRDefault="00E14B8F" w:rsidP="00E14B8F">
            <w:pPr>
              <w:pStyle w:val="TableParagraph"/>
              <w:spacing w:line="210" w:lineRule="exact"/>
              <w:ind w:left="108"/>
              <w:rPr>
                <w:sz w:val="20"/>
              </w:rPr>
            </w:pPr>
          </w:p>
        </w:tc>
      </w:tr>
      <w:tr w:rsidR="00E14B8F" w:rsidRPr="003E3B8B" w14:paraId="7C9D93A3" w14:textId="77777777">
        <w:trPr>
          <w:trHeight w:val="229"/>
        </w:trPr>
        <w:tc>
          <w:tcPr>
            <w:tcW w:w="1121" w:type="dxa"/>
          </w:tcPr>
          <w:p w14:paraId="7243BE7B" w14:textId="72B09532" w:rsidR="00E14B8F" w:rsidRPr="003E3B8B" w:rsidRDefault="00E14B8F" w:rsidP="00E14B8F">
            <w:pPr>
              <w:pStyle w:val="TableParagraph"/>
              <w:spacing w:line="210" w:lineRule="exact"/>
              <w:ind w:left="108"/>
              <w:jc w:val="both"/>
              <w:rPr>
                <w:sz w:val="20"/>
              </w:rPr>
            </w:pPr>
          </w:p>
        </w:tc>
        <w:tc>
          <w:tcPr>
            <w:tcW w:w="1531" w:type="dxa"/>
          </w:tcPr>
          <w:p w14:paraId="2BEF624E" w14:textId="7210343A" w:rsidR="00E14B8F" w:rsidRPr="003E3B8B" w:rsidRDefault="00E14B8F" w:rsidP="00E14B8F">
            <w:pPr>
              <w:pStyle w:val="TableParagraph"/>
              <w:spacing w:line="210" w:lineRule="exact"/>
              <w:rPr>
                <w:sz w:val="20"/>
              </w:rPr>
            </w:pPr>
          </w:p>
        </w:tc>
        <w:tc>
          <w:tcPr>
            <w:tcW w:w="1889" w:type="dxa"/>
          </w:tcPr>
          <w:p w14:paraId="199B1A49" w14:textId="5ED37A85" w:rsidR="00E14B8F" w:rsidRPr="003E3B8B" w:rsidRDefault="00E14B8F" w:rsidP="00E14B8F">
            <w:pPr>
              <w:pStyle w:val="TableParagraph"/>
              <w:spacing w:line="210" w:lineRule="exact"/>
              <w:rPr>
                <w:sz w:val="20"/>
              </w:rPr>
            </w:pPr>
          </w:p>
        </w:tc>
        <w:tc>
          <w:tcPr>
            <w:tcW w:w="5960" w:type="dxa"/>
          </w:tcPr>
          <w:p w14:paraId="6E4C3517" w14:textId="78473544" w:rsidR="00E14B8F" w:rsidRPr="003E3B8B" w:rsidRDefault="00E14B8F" w:rsidP="00E14B8F">
            <w:pPr>
              <w:pStyle w:val="TableParagraph"/>
              <w:spacing w:line="210" w:lineRule="exact"/>
              <w:ind w:left="108"/>
              <w:rPr>
                <w:sz w:val="20"/>
              </w:rPr>
            </w:pPr>
          </w:p>
        </w:tc>
      </w:tr>
    </w:tbl>
    <w:p w14:paraId="4BE78954" w14:textId="77777777" w:rsidR="00EF3D9B" w:rsidRPr="003E3B8B" w:rsidRDefault="00EF3D9B">
      <w:pPr>
        <w:pStyle w:val="BodyText"/>
        <w:spacing w:before="3"/>
        <w:rPr>
          <w:b/>
          <w:sz w:val="30"/>
        </w:rPr>
      </w:pPr>
    </w:p>
    <w:p w14:paraId="4BE78955" w14:textId="5D9E9DE8" w:rsidR="00EF3D9B" w:rsidRPr="003E3B8B" w:rsidRDefault="007A09E7">
      <w:pPr>
        <w:ind w:left="168"/>
        <w:rPr>
          <w:b/>
          <w:sz w:val="20"/>
        </w:rPr>
      </w:pPr>
      <w:r w:rsidRPr="003E3B8B">
        <w:rPr>
          <w:b/>
          <w:color w:val="B5121B"/>
          <w:sz w:val="20"/>
        </w:rPr>
        <w:t>Approval</w:t>
      </w:r>
    </w:p>
    <w:p w14:paraId="4BE78956" w14:textId="77777777" w:rsidR="00EF3D9B" w:rsidRPr="003E3B8B" w:rsidRDefault="00EF3D9B">
      <w:pPr>
        <w:pStyle w:val="BodyText"/>
        <w:spacing w:before="3"/>
        <w:rPr>
          <w:b/>
          <w:sz w:val="5"/>
        </w:rPr>
      </w:pPr>
    </w:p>
    <w:tbl>
      <w:tblPr>
        <w:tblW w:w="0" w:type="auto"/>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40"/>
        <w:gridCol w:w="1530"/>
        <w:gridCol w:w="1922"/>
        <w:gridCol w:w="5941"/>
      </w:tblGrid>
      <w:tr w:rsidR="00EF3D9B" w:rsidRPr="003E3B8B" w14:paraId="4BE7895B" w14:textId="77777777" w:rsidTr="007D5D6A">
        <w:trPr>
          <w:trHeight w:val="229"/>
        </w:trPr>
        <w:tc>
          <w:tcPr>
            <w:tcW w:w="1140" w:type="dxa"/>
            <w:shd w:val="clear" w:color="auto" w:fill="DFDFDF"/>
          </w:tcPr>
          <w:p w14:paraId="4BE78957" w14:textId="77777777" w:rsidR="00EF3D9B" w:rsidRPr="003E3B8B" w:rsidRDefault="007A09E7">
            <w:pPr>
              <w:pStyle w:val="TableParagraph"/>
              <w:spacing w:line="210" w:lineRule="exact"/>
              <w:ind w:left="110"/>
              <w:rPr>
                <w:b/>
                <w:sz w:val="20"/>
              </w:rPr>
            </w:pPr>
            <w:r w:rsidRPr="003E3B8B">
              <w:rPr>
                <w:b/>
                <w:sz w:val="20"/>
              </w:rPr>
              <w:t>Revision</w:t>
            </w:r>
          </w:p>
        </w:tc>
        <w:tc>
          <w:tcPr>
            <w:tcW w:w="1530" w:type="dxa"/>
            <w:shd w:val="clear" w:color="auto" w:fill="DFDFDF"/>
          </w:tcPr>
          <w:p w14:paraId="4BE78958" w14:textId="77777777" w:rsidR="00EF3D9B" w:rsidRPr="003E3B8B" w:rsidRDefault="007A09E7">
            <w:pPr>
              <w:pStyle w:val="TableParagraph"/>
              <w:spacing w:line="210" w:lineRule="exact"/>
              <w:ind w:left="107"/>
              <w:rPr>
                <w:b/>
                <w:sz w:val="20"/>
              </w:rPr>
            </w:pPr>
            <w:r w:rsidRPr="003E3B8B">
              <w:rPr>
                <w:b/>
                <w:sz w:val="20"/>
              </w:rPr>
              <w:t>Date</w:t>
            </w:r>
          </w:p>
        </w:tc>
        <w:tc>
          <w:tcPr>
            <w:tcW w:w="1922" w:type="dxa"/>
            <w:shd w:val="clear" w:color="auto" w:fill="DFDFDF"/>
          </w:tcPr>
          <w:p w14:paraId="4BE78959" w14:textId="77777777" w:rsidR="00EF3D9B" w:rsidRPr="003E3B8B" w:rsidRDefault="007A09E7">
            <w:pPr>
              <w:pStyle w:val="TableParagraph"/>
              <w:spacing w:line="210" w:lineRule="exact"/>
              <w:ind w:left="107"/>
              <w:rPr>
                <w:b/>
                <w:sz w:val="20"/>
              </w:rPr>
            </w:pPr>
            <w:r w:rsidRPr="003E3B8B">
              <w:rPr>
                <w:b/>
                <w:sz w:val="20"/>
              </w:rPr>
              <w:t>Reviewed By</w:t>
            </w:r>
          </w:p>
        </w:tc>
        <w:tc>
          <w:tcPr>
            <w:tcW w:w="5941" w:type="dxa"/>
            <w:shd w:val="clear" w:color="auto" w:fill="DFDFDF"/>
          </w:tcPr>
          <w:p w14:paraId="4BE7895A" w14:textId="77777777" w:rsidR="00EF3D9B" w:rsidRPr="003E3B8B" w:rsidRDefault="007A09E7">
            <w:pPr>
              <w:pStyle w:val="TableParagraph"/>
              <w:spacing w:line="210" w:lineRule="exact"/>
              <w:ind w:left="107"/>
              <w:rPr>
                <w:b/>
                <w:sz w:val="20"/>
              </w:rPr>
            </w:pPr>
            <w:r w:rsidRPr="003E3B8B">
              <w:rPr>
                <w:b/>
                <w:sz w:val="20"/>
              </w:rPr>
              <w:t>Title</w:t>
            </w:r>
          </w:p>
        </w:tc>
      </w:tr>
      <w:tr w:rsidR="00CC2C5B" w:rsidRPr="003E3B8B" w14:paraId="4BE78960" w14:textId="77777777" w:rsidTr="007D5D6A">
        <w:trPr>
          <w:trHeight w:val="232"/>
        </w:trPr>
        <w:tc>
          <w:tcPr>
            <w:tcW w:w="1140" w:type="dxa"/>
          </w:tcPr>
          <w:p w14:paraId="4BE7895C" w14:textId="1911D62D" w:rsidR="00CC2C5B" w:rsidRPr="00CC2C5B" w:rsidRDefault="00CC2C5B" w:rsidP="00CC2C5B">
            <w:pPr>
              <w:pStyle w:val="TableParagraph"/>
              <w:spacing w:line="210" w:lineRule="exact"/>
              <w:ind w:left="107"/>
              <w:rPr>
                <w:sz w:val="20"/>
                <w:szCs w:val="20"/>
              </w:rPr>
            </w:pPr>
          </w:p>
        </w:tc>
        <w:tc>
          <w:tcPr>
            <w:tcW w:w="1530" w:type="dxa"/>
          </w:tcPr>
          <w:p w14:paraId="4BE7895D" w14:textId="7AB1FBB2" w:rsidR="00CC2C5B" w:rsidRPr="00CC2C5B" w:rsidRDefault="00CC2C5B" w:rsidP="00CC2C5B">
            <w:pPr>
              <w:pStyle w:val="TableParagraph"/>
              <w:spacing w:before="1" w:line="210" w:lineRule="exact"/>
              <w:ind w:left="107"/>
              <w:rPr>
                <w:sz w:val="20"/>
                <w:szCs w:val="20"/>
              </w:rPr>
            </w:pPr>
          </w:p>
        </w:tc>
        <w:tc>
          <w:tcPr>
            <w:tcW w:w="1922" w:type="dxa"/>
          </w:tcPr>
          <w:p w14:paraId="4BE7895E" w14:textId="6FB4807C" w:rsidR="00CC2C5B" w:rsidRPr="00CC2C5B" w:rsidRDefault="00CC2C5B" w:rsidP="00CC2C5B">
            <w:pPr>
              <w:pStyle w:val="TableParagraph"/>
              <w:spacing w:line="210" w:lineRule="exact"/>
              <w:ind w:left="107"/>
              <w:rPr>
                <w:sz w:val="20"/>
                <w:szCs w:val="20"/>
              </w:rPr>
            </w:pPr>
          </w:p>
        </w:tc>
        <w:tc>
          <w:tcPr>
            <w:tcW w:w="5941" w:type="dxa"/>
          </w:tcPr>
          <w:p w14:paraId="4BE7895F" w14:textId="77777777" w:rsidR="00CC2C5B" w:rsidRPr="003E3B8B" w:rsidRDefault="00CC2C5B" w:rsidP="00CC2C5B">
            <w:pPr>
              <w:pStyle w:val="TableParagraph"/>
              <w:spacing w:before="1" w:line="210" w:lineRule="exact"/>
              <w:ind w:left="107"/>
              <w:rPr>
                <w:sz w:val="20"/>
              </w:rPr>
            </w:pPr>
            <w:r w:rsidRPr="003E3B8B">
              <w:rPr>
                <w:sz w:val="20"/>
              </w:rPr>
              <w:t>Peer Reviewer</w:t>
            </w:r>
          </w:p>
        </w:tc>
      </w:tr>
    </w:tbl>
    <w:p w14:paraId="4BE78961" w14:textId="77777777" w:rsidR="00EF3D9B" w:rsidRPr="003E3B8B" w:rsidRDefault="00EF3D9B">
      <w:pPr>
        <w:spacing w:line="210" w:lineRule="exact"/>
        <w:rPr>
          <w:sz w:val="20"/>
        </w:rPr>
        <w:sectPr w:rsidR="00EF3D9B" w:rsidRPr="003E3B8B" w:rsidSect="00F22AC9">
          <w:footerReference w:type="default" r:id="rId9"/>
          <w:type w:val="continuous"/>
          <w:pgSz w:w="12240" w:h="15840"/>
          <w:pgMar w:top="720" w:right="640" w:bottom="920" w:left="580" w:header="720" w:footer="730" w:gutter="0"/>
          <w:pgNumType w:start="1"/>
          <w:cols w:space="720"/>
        </w:sectPr>
      </w:pPr>
    </w:p>
    <w:p w14:paraId="4BE78962" w14:textId="77777777" w:rsidR="00EF3D9B" w:rsidRPr="003E3B8B" w:rsidRDefault="00EF3D9B">
      <w:pPr>
        <w:pStyle w:val="BodyText"/>
        <w:rPr>
          <w:b/>
        </w:rPr>
      </w:pPr>
    </w:p>
    <w:p w14:paraId="4BE78963" w14:textId="77777777" w:rsidR="00EF3D9B" w:rsidRPr="003E3B8B" w:rsidRDefault="007A09E7">
      <w:pPr>
        <w:spacing w:before="93"/>
        <w:ind w:left="572"/>
        <w:rPr>
          <w:b/>
          <w:sz w:val="20"/>
        </w:rPr>
      </w:pPr>
      <w:bookmarkStart w:id="5" w:name="1.0_Brief_Description"/>
      <w:bookmarkEnd w:id="5"/>
      <w:r w:rsidRPr="003E3B8B">
        <w:rPr>
          <w:b/>
          <w:color w:val="B5121B"/>
          <w:sz w:val="20"/>
        </w:rPr>
        <w:t>1.0 Brief Description</w:t>
      </w:r>
    </w:p>
    <w:p w14:paraId="4BE78964" w14:textId="7D6DCB4B" w:rsidR="00EF3D9B" w:rsidRPr="003E3B8B" w:rsidRDefault="00275736">
      <w:pPr>
        <w:pStyle w:val="BodyText"/>
        <w:spacing w:before="62"/>
        <w:ind w:left="1004" w:right="614"/>
      </w:pPr>
      <w:r w:rsidRPr="003E3B8B">
        <w:t>This use</w:t>
      </w:r>
      <w:r w:rsidR="0096245A" w:rsidRPr="003E3B8B">
        <w:t xml:space="preserve"> </w:t>
      </w:r>
      <w:r w:rsidRPr="003E3B8B">
        <w:t>case describes how a system administrator</w:t>
      </w:r>
      <w:r w:rsidR="00E679CF" w:rsidRPr="003E3B8B">
        <w:t>,</w:t>
      </w:r>
      <w:r w:rsidRPr="003E3B8B">
        <w:t xml:space="preserve"> will be able to edit the layout and properties of the selected screen/</w:t>
      </w:r>
      <w:r w:rsidR="00AF58F6">
        <w:t>card</w:t>
      </w:r>
      <w:r w:rsidRPr="003E3B8B">
        <w:t xml:space="preserve"> combination </w:t>
      </w:r>
      <w:r w:rsidR="005253E2" w:rsidRPr="003E3B8B">
        <w:t xml:space="preserve">for the </w:t>
      </w:r>
      <w:r w:rsidR="003E3B8B">
        <w:t>Digital Work</w:t>
      </w:r>
      <w:r w:rsidR="005253E2" w:rsidRPr="003E3B8B">
        <w:t>– which can either be Mobile Requestor, Field Work or Advanced Mobile</w:t>
      </w:r>
      <w:r w:rsidR="003367C0" w:rsidRPr="003E3B8B">
        <w:t xml:space="preserve"> (any reference to </w:t>
      </w:r>
      <w:r w:rsidR="00044124" w:rsidRPr="003E3B8B">
        <w:t>‘</w:t>
      </w:r>
      <w:r w:rsidR="003238FC">
        <w:t>Digital Work</w:t>
      </w:r>
      <w:r w:rsidR="003367C0" w:rsidRPr="003E3B8B">
        <w:t xml:space="preserve"> App</w:t>
      </w:r>
      <w:r w:rsidR="00044124" w:rsidRPr="003E3B8B">
        <w:t>’</w:t>
      </w:r>
      <w:r w:rsidR="008C1FB0" w:rsidRPr="003E3B8B">
        <w:t xml:space="preserve"> in this usecase</w:t>
      </w:r>
      <w:r w:rsidR="00FA6A12" w:rsidRPr="003E3B8B">
        <w:t>,</w:t>
      </w:r>
      <w:r w:rsidR="003367C0" w:rsidRPr="003E3B8B">
        <w:t xml:space="preserve"> means either of these </w:t>
      </w:r>
      <w:r w:rsidR="00881A85" w:rsidRPr="003E3B8B">
        <w:t xml:space="preserve">thee </w:t>
      </w:r>
      <w:r w:rsidR="003367C0" w:rsidRPr="003E3B8B">
        <w:t>apps</w:t>
      </w:r>
      <w:r w:rsidR="00044124" w:rsidRPr="003E3B8B">
        <w:t>, unless explicitly mentioned otherwise)</w:t>
      </w:r>
      <w:r w:rsidRPr="003E3B8B">
        <w:t>. Changes made here, will not affect the corresponding base screen in the web application.</w:t>
      </w:r>
    </w:p>
    <w:p w14:paraId="4BE78965" w14:textId="77777777" w:rsidR="00EF3D9B" w:rsidRPr="003E3B8B" w:rsidRDefault="007A09E7">
      <w:pPr>
        <w:pStyle w:val="Heading1"/>
        <w:spacing w:before="119"/>
        <w:ind w:left="572" w:firstLine="0"/>
      </w:pPr>
      <w:bookmarkStart w:id="6" w:name="2.0_Expected_End_User"/>
      <w:bookmarkEnd w:id="6"/>
      <w:r w:rsidRPr="003E3B8B">
        <w:rPr>
          <w:color w:val="B5121B"/>
        </w:rPr>
        <w:t>2.0 Expected End User</w:t>
      </w:r>
    </w:p>
    <w:p w14:paraId="4BE78966" w14:textId="589FDAF4" w:rsidR="00EF3D9B" w:rsidRPr="003E3B8B" w:rsidRDefault="007A09E7">
      <w:pPr>
        <w:pStyle w:val="BodyText"/>
        <w:spacing w:before="63"/>
        <w:ind w:left="1004"/>
      </w:pPr>
      <w:bookmarkStart w:id="7" w:name="3.0_Exceptions_to_Standard_Model"/>
      <w:bookmarkEnd w:id="7"/>
      <w:r w:rsidRPr="003E3B8B">
        <w:t>System Administrator,</w:t>
      </w:r>
      <w:r w:rsidR="00275736" w:rsidRPr="003E3B8B">
        <w:t xml:space="preserve"> </w:t>
      </w:r>
      <w:r w:rsidR="003E3B8B">
        <w:t>Digital Work</w:t>
      </w:r>
      <w:r w:rsidR="00260477">
        <w:t xml:space="preserve"> </w:t>
      </w:r>
      <w:r w:rsidR="00275736" w:rsidRPr="003E3B8B">
        <w:t>user</w:t>
      </w:r>
    </w:p>
    <w:p w14:paraId="4BE78967" w14:textId="711E2D6D" w:rsidR="00EF3D9B" w:rsidRPr="003E3B8B" w:rsidRDefault="007A09E7">
      <w:pPr>
        <w:pStyle w:val="Heading1"/>
        <w:numPr>
          <w:ilvl w:val="1"/>
          <w:numId w:val="10"/>
        </w:numPr>
        <w:tabs>
          <w:tab w:val="left" w:pos="1005"/>
        </w:tabs>
      </w:pPr>
      <w:r w:rsidRPr="003E3B8B">
        <w:rPr>
          <w:color w:val="B5121B"/>
        </w:rPr>
        <w:t>Exceptions to Standard</w:t>
      </w:r>
      <w:r w:rsidRPr="003E3B8B">
        <w:rPr>
          <w:color w:val="B5121B"/>
          <w:spacing w:val="-1"/>
        </w:rPr>
        <w:t xml:space="preserve"> </w:t>
      </w:r>
      <w:r w:rsidRPr="003E3B8B">
        <w:rPr>
          <w:color w:val="B5121B"/>
        </w:rPr>
        <w:t>Model</w:t>
      </w:r>
    </w:p>
    <w:p w14:paraId="4BE78968" w14:textId="77777777" w:rsidR="005F1567" w:rsidRPr="003E3B8B" w:rsidRDefault="005F1567" w:rsidP="00E413C3">
      <w:pPr>
        <w:pStyle w:val="BodyText"/>
        <w:keepLines/>
        <w:numPr>
          <w:ilvl w:val="0"/>
          <w:numId w:val="11"/>
        </w:numPr>
        <w:autoSpaceDE/>
        <w:autoSpaceDN/>
        <w:spacing w:after="120" w:line="240" w:lineRule="atLeast"/>
        <w:ind w:left="990"/>
      </w:pPr>
      <w:r w:rsidRPr="003E3B8B">
        <w:t>This screen does NOT follow the standard model</w:t>
      </w:r>
    </w:p>
    <w:p w14:paraId="4BE78969" w14:textId="12FDEA26" w:rsidR="00E24949" w:rsidRPr="003E3B8B" w:rsidRDefault="00E24949" w:rsidP="00E413C3">
      <w:pPr>
        <w:pStyle w:val="BodyText"/>
        <w:keepLines/>
        <w:numPr>
          <w:ilvl w:val="0"/>
          <w:numId w:val="11"/>
        </w:numPr>
        <w:autoSpaceDE/>
        <w:autoSpaceDN/>
        <w:spacing w:after="120" w:line="240" w:lineRule="atLeast"/>
        <w:ind w:left="990"/>
      </w:pPr>
      <w:r w:rsidRPr="003E3B8B">
        <w:t xml:space="preserve">The following toolbar buttons will be available: </w:t>
      </w:r>
      <w:r w:rsidR="00202F8E" w:rsidRPr="003E3B8B">
        <w:t xml:space="preserve">Reset, </w:t>
      </w:r>
      <w:r w:rsidRPr="003E3B8B">
        <w:t xml:space="preserve">Help, </w:t>
      </w:r>
      <w:r w:rsidR="00455182">
        <w:t>Documentation</w:t>
      </w:r>
    </w:p>
    <w:p w14:paraId="4BE7896A" w14:textId="77777777" w:rsidR="00EF3D9B" w:rsidRPr="003E3B8B" w:rsidRDefault="007A09E7">
      <w:pPr>
        <w:pStyle w:val="Heading1"/>
        <w:spacing w:before="119"/>
        <w:ind w:left="572" w:firstLine="0"/>
      </w:pPr>
      <w:bookmarkStart w:id="8" w:name="4.0_Entry_Points"/>
      <w:bookmarkEnd w:id="8"/>
      <w:r w:rsidRPr="003E3B8B">
        <w:rPr>
          <w:color w:val="B5121B"/>
        </w:rPr>
        <w:t>4.0 Entry Points</w:t>
      </w:r>
    </w:p>
    <w:p w14:paraId="4BE7896B" w14:textId="1228E203" w:rsidR="00EF3D9B" w:rsidRPr="003E3B8B" w:rsidRDefault="007A09E7">
      <w:pPr>
        <w:pStyle w:val="BodyText"/>
        <w:spacing w:before="60"/>
        <w:ind w:left="1004"/>
      </w:pPr>
      <w:r w:rsidRPr="003E3B8B">
        <w:t xml:space="preserve">User selects </w:t>
      </w:r>
      <w:r w:rsidR="00E679CF" w:rsidRPr="003E3B8B">
        <w:t>Screen Designer</w:t>
      </w:r>
      <w:r w:rsidR="0096245A" w:rsidRPr="003E3B8B">
        <w:t xml:space="preserve"> for </w:t>
      </w:r>
      <w:r w:rsidR="003E3B8B">
        <w:t>Digital Work</w:t>
      </w:r>
      <w:r w:rsidR="002D17C3">
        <w:t xml:space="preserve"> </w:t>
      </w:r>
      <w:r w:rsidRPr="003E3B8B">
        <w:t>from the menu.</w:t>
      </w:r>
    </w:p>
    <w:p w14:paraId="4BE7896C" w14:textId="77777777" w:rsidR="00EF3D9B" w:rsidRPr="003E3B8B" w:rsidRDefault="007A09E7">
      <w:pPr>
        <w:pStyle w:val="Heading1"/>
        <w:numPr>
          <w:ilvl w:val="1"/>
          <w:numId w:val="9"/>
        </w:numPr>
        <w:tabs>
          <w:tab w:val="left" w:pos="1005"/>
        </w:tabs>
        <w:spacing w:before="119"/>
      </w:pPr>
      <w:bookmarkStart w:id="9" w:name="5.0_Oracle_Forms_Functionality"/>
      <w:bookmarkEnd w:id="9"/>
      <w:r w:rsidRPr="003E3B8B">
        <w:rPr>
          <w:color w:val="B5121B"/>
        </w:rPr>
        <w:t>Oracle Forms Functionality</w:t>
      </w:r>
    </w:p>
    <w:p w14:paraId="4BE7896D" w14:textId="77777777" w:rsidR="00EF3D9B" w:rsidRPr="003E3B8B" w:rsidRDefault="00E679CF" w:rsidP="00A23D08">
      <w:pPr>
        <w:pStyle w:val="ListParagraph"/>
        <w:tabs>
          <w:tab w:val="left" w:pos="1293"/>
        </w:tabs>
        <w:spacing w:before="59"/>
        <w:ind w:hanging="302"/>
        <w:rPr>
          <w:sz w:val="20"/>
        </w:rPr>
      </w:pPr>
      <w:r w:rsidRPr="003E3B8B">
        <w:rPr>
          <w:sz w:val="20"/>
        </w:rPr>
        <w:t>None</w:t>
      </w:r>
    </w:p>
    <w:p w14:paraId="4BE7896E" w14:textId="77777777" w:rsidR="00EF3D9B" w:rsidRPr="003E3B8B" w:rsidRDefault="007A09E7">
      <w:pPr>
        <w:pStyle w:val="Heading1"/>
        <w:numPr>
          <w:ilvl w:val="1"/>
          <w:numId w:val="8"/>
        </w:numPr>
        <w:tabs>
          <w:tab w:val="left" w:pos="1005"/>
        </w:tabs>
        <w:spacing w:before="117"/>
      </w:pPr>
      <w:bookmarkStart w:id="10" w:name="6.0_Basic_Flow_Assumptions"/>
      <w:bookmarkEnd w:id="10"/>
      <w:r w:rsidRPr="003E3B8B">
        <w:rPr>
          <w:color w:val="B5121B"/>
        </w:rPr>
        <w:t>Basic Flow</w:t>
      </w:r>
      <w:r w:rsidRPr="003E3B8B">
        <w:rPr>
          <w:color w:val="B5121B"/>
          <w:spacing w:val="5"/>
        </w:rPr>
        <w:t xml:space="preserve"> </w:t>
      </w:r>
      <w:r w:rsidRPr="003E3B8B">
        <w:rPr>
          <w:color w:val="B5121B"/>
        </w:rPr>
        <w:t>Assumptions</w:t>
      </w:r>
    </w:p>
    <w:p w14:paraId="4BE7896F" w14:textId="753240A1" w:rsidR="00EF3D9B" w:rsidRPr="003E3B8B" w:rsidRDefault="00597382" w:rsidP="00DB0F95">
      <w:pPr>
        <w:pStyle w:val="ListParagraph"/>
        <w:tabs>
          <w:tab w:val="left" w:pos="1293"/>
        </w:tabs>
        <w:spacing w:line="244" w:lineRule="exact"/>
        <w:ind w:left="1004" w:firstLine="0"/>
        <w:rPr>
          <w:sz w:val="20"/>
        </w:rPr>
      </w:pPr>
      <w:r>
        <w:rPr>
          <w:sz w:val="20"/>
        </w:rPr>
        <w:t>Logged in user group is not designated as ‘Driver Inspection’ for Digital Work app</w:t>
      </w:r>
    </w:p>
    <w:p w14:paraId="4BE78970" w14:textId="77777777" w:rsidR="00EF3D9B" w:rsidRPr="003E3B8B" w:rsidRDefault="007A09E7">
      <w:pPr>
        <w:pStyle w:val="Heading1"/>
        <w:numPr>
          <w:ilvl w:val="1"/>
          <w:numId w:val="7"/>
        </w:numPr>
        <w:tabs>
          <w:tab w:val="left" w:pos="1005"/>
        </w:tabs>
        <w:spacing w:before="116"/>
      </w:pPr>
      <w:bookmarkStart w:id="11" w:name="7.0_Basic_Flow"/>
      <w:bookmarkEnd w:id="11"/>
      <w:r w:rsidRPr="003E3B8B">
        <w:rPr>
          <w:color w:val="B5121B"/>
        </w:rPr>
        <w:t>Basic Flow</w:t>
      </w:r>
    </w:p>
    <w:p w14:paraId="4BE78971" w14:textId="78BBD9A2" w:rsidR="00904C82" w:rsidRPr="003E3B8B" w:rsidRDefault="007A09E7">
      <w:pPr>
        <w:pStyle w:val="ListParagraph"/>
        <w:numPr>
          <w:ilvl w:val="2"/>
          <w:numId w:val="7"/>
        </w:numPr>
        <w:tabs>
          <w:tab w:val="left" w:pos="1293"/>
        </w:tabs>
        <w:spacing w:before="63"/>
        <w:ind w:right="1237"/>
        <w:rPr>
          <w:sz w:val="20"/>
        </w:rPr>
      </w:pPr>
      <w:bookmarkStart w:id="12" w:name="1._User_selects_&lt;screen&gt;_from_the_menu._"/>
      <w:bookmarkEnd w:id="12"/>
      <w:r w:rsidRPr="003E3B8B">
        <w:rPr>
          <w:sz w:val="20"/>
        </w:rPr>
        <w:t xml:space="preserve">User selects </w:t>
      </w:r>
      <w:r w:rsidR="00904C82" w:rsidRPr="003E3B8B">
        <w:rPr>
          <w:sz w:val="20"/>
        </w:rPr>
        <w:t xml:space="preserve">the Screen Designer </w:t>
      </w:r>
      <w:r w:rsidR="0096245A" w:rsidRPr="003E3B8B">
        <w:rPr>
          <w:sz w:val="20"/>
        </w:rPr>
        <w:t xml:space="preserve">for </w:t>
      </w:r>
      <w:r w:rsidR="003E3B8B">
        <w:rPr>
          <w:sz w:val="20"/>
        </w:rPr>
        <w:t>Digital Work</w:t>
      </w:r>
      <w:r w:rsidR="002D17C3">
        <w:rPr>
          <w:sz w:val="20"/>
        </w:rPr>
        <w:t xml:space="preserve"> </w:t>
      </w:r>
      <w:r w:rsidR="00904C82" w:rsidRPr="003E3B8B">
        <w:rPr>
          <w:sz w:val="20"/>
        </w:rPr>
        <w:t>screen</w:t>
      </w:r>
      <w:r w:rsidRPr="003E3B8B">
        <w:rPr>
          <w:sz w:val="20"/>
        </w:rPr>
        <w:t xml:space="preserve"> from the menu. </w:t>
      </w:r>
    </w:p>
    <w:p w14:paraId="4BE78972" w14:textId="77777777" w:rsidR="00EF3D9B" w:rsidRPr="003E3B8B" w:rsidRDefault="00904C82">
      <w:pPr>
        <w:pStyle w:val="ListParagraph"/>
        <w:numPr>
          <w:ilvl w:val="2"/>
          <w:numId w:val="7"/>
        </w:numPr>
        <w:tabs>
          <w:tab w:val="left" w:pos="1293"/>
        </w:tabs>
        <w:spacing w:before="63"/>
        <w:ind w:right="1237"/>
        <w:rPr>
          <w:sz w:val="20"/>
        </w:rPr>
      </w:pPr>
      <w:r w:rsidRPr="003E3B8B">
        <w:rPr>
          <w:sz w:val="20"/>
        </w:rPr>
        <w:t xml:space="preserve">System displays </w:t>
      </w:r>
      <w:r w:rsidR="00733E53" w:rsidRPr="003E3B8B">
        <w:rPr>
          <w:sz w:val="20"/>
        </w:rPr>
        <w:t xml:space="preserve">the standalone screen with the following fields: </w:t>
      </w:r>
    </w:p>
    <w:p w14:paraId="4BE78973" w14:textId="77777777" w:rsidR="00EF3D9B" w:rsidRPr="003E3B8B" w:rsidRDefault="00EF3D9B">
      <w:pPr>
        <w:pStyle w:val="BodyText"/>
        <w:spacing w:before="57" w:after="3"/>
        <w:ind w:left="572"/>
      </w:pPr>
      <w:bookmarkStart w:id="13" w:name="2._System_displays_the_&lt;screen&gt;_on_list_"/>
      <w:bookmarkEnd w:id="13"/>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0"/>
        <w:gridCol w:w="1710"/>
        <w:gridCol w:w="2646"/>
        <w:gridCol w:w="2521"/>
      </w:tblGrid>
      <w:tr w:rsidR="00EF3D9B" w:rsidRPr="003E3B8B" w14:paraId="4BE78978" w14:textId="77777777" w:rsidTr="006729DF">
        <w:trPr>
          <w:trHeight w:val="458"/>
        </w:trPr>
        <w:tc>
          <w:tcPr>
            <w:tcW w:w="3210" w:type="dxa"/>
            <w:shd w:val="clear" w:color="auto" w:fill="DFDFDF"/>
          </w:tcPr>
          <w:p w14:paraId="4BE78974" w14:textId="77777777" w:rsidR="00EF3D9B" w:rsidRPr="003E3B8B" w:rsidRDefault="007A09E7" w:rsidP="00733E53">
            <w:pPr>
              <w:pStyle w:val="TableParagraph"/>
              <w:spacing w:line="227" w:lineRule="exact"/>
              <w:ind w:left="110"/>
              <w:rPr>
                <w:b/>
                <w:sz w:val="20"/>
              </w:rPr>
            </w:pPr>
            <w:r w:rsidRPr="003E3B8B">
              <w:rPr>
                <w:b/>
                <w:sz w:val="20"/>
              </w:rPr>
              <w:t>Field</w:t>
            </w:r>
          </w:p>
        </w:tc>
        <w:tc>
          <w:tcPr>
            <w:tcW w:w="1710" w:type="dxa"/>
            <w:shd w:val="clear" w:color="auto" w:fill="DFDFDF"/>
          </w:tcPr>
          <w:p w14:paraId="4BE78975" w14:textId="77777777" w:rsidR="00EF3D9B" w:rsidRPr="003E3B8B" w:rsidRDefault="007A09E7" w:rsidP="00733E53">
            <w:pPr>
              <w:pStyle w:val="TableParagraph"/>
              <w:spacing w:line="227" w:lineRule="exact"/>
              <w:ind w:left="107"/>
              <w:rPr>
                <w:b/>
                <w:sz w:val="20"/>
              </w:rPr>
            </w:pPr>
            <w:r w:rsidRPr="003E3B8B">
              <w:rPr>
                <w:b/>
                <w:sz w:val="20"/>
              </w:rPr>
              <w:t>Field Type</w:t>
            </w:r>
          </w:p>
        </w:tc>
        <w:tc>
          <w:tcPr>
            <w:tcW w:w="2646" w:type="dxa"/>
            <w:shd w:val="clear" w:color="auto" w:fill="DFDFDF"/>
          </w:tcPr>
          <w:p w14:paraId="4BE78976" w14:textId="77777777" w:rsidR="00EF3D9B" w:rsidRPr="003E3B8B" w:rsidRDefault="007A09E7" w:rsidP="00733E53">
            <w:pPr>
              <w:pStyle w:val="TableParagraph"/>
              <w:spacing w:before="2" w:line="228" w:lineRule="exact"/>
              <w:ind w:left="106"/>
              <w:rPr>
                <w:b/>
                <w:sz w:val="20"/>
              </w:rPr>
            </w:pPr>
            <w:r w:rsidRPr="003E3B8B">
              <w:rPr>
                <w:b/>
                <w:sz w:val="20"/>
              </w:rPr>
              <w:t xml:space="preserve">Display Type </w:t>
            </w:r>
            <w:r w:rsidRPr="003E3B8B">
              <w:rPr>
                <w:b/>
                <w:w w:val="95"/>
                <w:sz w:val="20"/>
              </w:rPr>
              <w:t>Sys/Delivered</w:t>
            </w:r>
          </w:p>
        </w:tc>
        <w:tc>
          <w:tcPr>
            <w:tcW w:w="2521" w:type="dxa"/>
            <w:shd w:val="clear" w:color="auto" w:fill="DFDFDF"/>
          </w:tcPr>
          <w:p w14:paraId="4BE78977" w14:textId="77777777" w:rsidR="00EF3D9B" w:rsidRPr="003E3B8B" w:rsidRDefault="007A09E7" w:rsidP="00733E53">
            <w:pPr>
              <w:pStyle w:val="TableParagraph"/>
              <w:spacing w:line="227" w:lineRule="exact"/>
              <w:ind w:left="105"/>
              <w:rPr>
                <w:b/>
                <w:sz w:val="20"/>
              </w:rPr>
            </w:pPr>
            <w:r w:rsidRPr="003E3B8B">
              <w:rPr>
                <w:b/>
                <w:sz w:val="20"/>
              </w:rPr>
              <w:t>Boiler Text if different</w:t>
            </w:r>
          </w:p>
        </w:tc>
      </w:tr>
      <w:tr w:rsidR="00EF3D9B" w:rsidRPr="003E3B8B" w14:paraId="4BE7897F" w14:textId="77777777" w:rsidTr="006729DF">
        <w:trPr>
          <w:trHeight w:val="230"/>
        </w:trPr>
        <w:tc>
          <w:tcPr>
            <w:tcW w:w="3210" w:type="dxa"/>
          </w:tcPr>
          <w:p w14:paraId="4BE7897B" w14:textId="1B76F291" w:rsidR="00EF3D9B" w:rsidRPr="003E3B8B" w:rsidRDefault="00904C82" w:rsidP="00733E53">
            <w:pPr>
              <w:pStyle w:val="TableParagraph"/>
              <w:spacing w:line="210" w:lineRule="exact"/>
              <w:ind w:left="110"/>
              <w:rPr>
                <w:sz w:val="20"/>
              </w:rPr>
            </w:pPr>
            <w:r w:rsidRPr="003E3B8B">
              <w:rPr>
                <w:sz w:val="20"/>
              </w:rPr>
              <w:t>Select the</w:t>
            </w:r>
            <w:r w:rsidR="00FC09F6" w:rsidRPr="003E3B8B">
              <w:rPr>
                <w:sz w:val="20"/>
              </w:rPr>
              <w:t xml:space="preserve"> </w:t>
            </w:r>
            <w:r w:rsidR="00C00B1E" w:rsidRPr="003E3B8B">
              <w:rPr>
                <w:sz w:val="20"/>
              </w:rPr>
              <w:t>Screen</w:t>
            </w:r>
            <w:r w:rsidR="00ED1BDB" w:rsidRPr="003E3B8B">
              <w:rPr>
                <w:sz w:val="20"/>
              </w:rPr>
              <w:t>-</w:t>
            </w:r>
            <w:r w:rsidR="00AF58F6">
              <w:rPr>
                <w:sz w:val="20"/>
              </w:rPr>
              <w:t>Card</w:t>
            </w:r>
            <w:r w:rsidR="00733E53" w:rsidRPr="003E3B8B">
              <w:rPr>
                <w:sz w:val="20"/>
              </w:rPr>
              <w:t xml:space="preserve"> combinatio</w:t>
            </w:r>
            <w:r w:rsidR="00103EFF" w:rsidRPr="003E3B8B">
              <w:rPr>
                <w:sz w:val="20"/>
              </w:rPr>
              <w:t>n</w:t>
            </w:r>
            <w:r w:rsidR="007C769F" w:rsidRPr="003E3B8B">
              <w:rPr>
                <w:sz w:val="20"/>
              </w:rPr>
              <w:t xml:space="preserve"> (if applicable)</w:t>
            </w:r>
            <w:r w:rsidR="00103EFF" w:rsidRPr="003E3B8B">
              <w:rPr>
                <w:sz w:val="20"/>
              </w:rPr>
              <w:t xml:space="preserve"> to load the layout,</w:t>
            </w:r>
            <w:r w:rsidR="00733E53" w:rsidRPr="003E3B8B">
              <w:rPr>
                <w:sz w:val="20"/>
              </w:rPr>
              <w:t xml:space="preserve"> to make screen designer changes</w:t>
            </w:r>
            <w:r w:rsidR="00166C84" w:rsidRPr="003E3B8B">
              <w:rPr>
                <w:sz w:val="20"/>
              </w:rPr>
              <w:t xml:space="preserve"> for the User Groups’ </w:t>
            </w:r>
            <w:r w:rsidR="003238FC">
              <w:rPr>
                <w:sz w:val="20"/>
              </w:rPr>
              <w:t>Digital Work</w:t>
            </w:r>
            <w:r w:rsidR="00166C84" w:rsidRPr="003E3B8B">
              <w:rPr>
                <w:sz w:val="20"/>
              </w:rPr>
              <w:t xml:space="preserve"> App</w:t>
            </w:r>
            <w:r w:rsidR="00733E53" w:rsidRPr="003E3B8B">
              <w:rPr>
                <w:sz w:val="20"/>
              </w:rPr>
              <w:t>. Changes made here will not affect the web application.</w:t>
            </w:r>
            <w:r w:rsidR="00DF3F0D" w:rsidRPr="003E3B8B">
              <w:rPr>
                <w:sz w:val="20"/>
              </w:rPr>
              <w:t xml:space="preserve"> </w:t>
            </w:r>
          </w:p>
        </w:tc>
        <w:tc>
          <w:tcPr>
            <w:tcW w:w="1710" w:type="dxa"/>
          </w:tcPr>
          <w:p w14:paraId="4BE7897C" w14:textId="77777777" w:rsidR="00EF3D9B" w:rsidRPr="003E3B8B" w:rsidRDefault="00904C82" w:rsidP="00733E53">
            <w:pPr>
              <w:pStyle w:val="TableParagraph"/>
              <w:spacing w:line="210" w:lineRule="exact"/>
              <w:ind w:left="106"/>
              <w:rPr>
                <w:sz w:val="20"/>
              </w:rPr>
            </w:pPr>
            <w:r w:rsidRPr="003E3B8B">
              <w:rPr>
                <w:sz w:val="20"/>
              </w:rPr>
              <w:t>Caption</w:t>
            </w:r>
          </w:p>
        </w:tc>
        <w:tc>
          <w:tcPr>
            <w:tcW w:w="2646" w:type="dxa"/>
          </w:tcPr>
          <w:p w14:paraId="4BE7897D" w14:textId="77777777" w:rsidR="00EF3D9B" w:rsidRPr="003E3B8B" w:rsidRDefault="002153B5" w:rsidP="00733E53">
            <w:pPr>
              <w:pStyle w:val="TableParagraph"/>
              <w:spacing w:line="210" w:lineRule="exact"/>
              <w:ind w:left="106"/>
              <w:rPr>
                <w:sz w:val="20"/>
              </w:rPr>
            </w:pPr>
            <w:r w:rsidRPr="003E3B8B">
              <w:rPr>
                <w:sz w:val="20"/>
              </w:rPr>
              <w:t>N/A</w:t>
            </w:r>
          </w:p>
        </w:tc>
        <w:tc>
          <w:tcPr>
            <w:tcW w:w="2521" w:type="dxa"/>
          </w:tcPr>
          <w:p w14:paraId="4BE7897E" w14:textId="77777777" w:rsidR="00EF3D9B" w:rsidRPr="003E3B8B" w:rsidRDefault="00EF3D9B" w:rsidP="00733E53">
            <w:pPr>
              <w:pStyle w:val="TableParagraph"/>
              <w:rPr>
                <w:rFonts w:ascii="Times New Roman"/>
                <w:sz w:val="16"/>
              </w:rPr>
            </w:pPr>
          </w:p>
        </w:tc>
      </w:tr>
      <w:tr w:rsidR="00D407E8" w:rsidRPr="003E3B8B" w14:paraId="7A91ABAC" w14:textId="77777777" w:rsidTr="006729DF">
        <w:trPr>
          <w:trHeight w:val="230"/>
        </w:trPr>
        <w:tc>
          <w:tcPr>
            <w:tcW w:w="3210" w:type="dxa"/>
          </w:tcPr>
          <w:p w14:paraId="48DF2C17" w14:textId="5308BABC" w:rsidR="00D407E8" w:rsidRPr="003E3B8B" w:rsidRDefault="00D407E8" w:rsidP="00D407E8">
            <w:pPr>
              <w:pStyle w:val="TableParagraph"/>
              <w:spacing w:line="210" w:lineRule="exact"/>
              <w:ind w:left="110"/>
              <w:rPr>
                <w:sz w:val="20"/>
              </w:rPr>
            </w:pPr>
            <w:r w:rsidRPr="003E3B8B">
              <w:rPr>
                <w:sz w:val="20"/>
              </w:rPr>
              <w:t>Copy from Group</w:t>
            </w:r>
          </w:p>
        </w:tc>
        <w:tc>
          <w:tcPr>
            <w:tcW w:w="1710" w:type="dxa"/>
          </w:tcPr>
          <w:p w14:paraId="34AB4AD1" w14:textId="2889A554" w:rsidR="00D407E8" w:rsidRPr="003E3B8B" w:rsidRDefault="00D407E8" w:rsidP="00D407E8">
            <w:pPr>
              <w:pStyle w:val="TableParagraph"/>
              <w:spacing w:line="210" w:lineRule="exact"/>
              <w:ind w:left="106"/>
              <w:rPr>
                <w:sz w:val="20"/>
              </w:rPr>
            </w:pPr>
            <w:r w:rsidRPr="003E3B8B">
              <w:rPr>
                <w:sz w:val="20"/>
              </w:rPr>
              <w:t>Lookup</w:t>
            </w:r>
          </w:p>
        </w:tc>
        <w:tc>
          <w:tcPr>
            <w:tcW w:w="2646" w:type="dxa"/>
          </w:tcPr>
          <w:p w14:paraId="2A621350" w14:textId="78401170" w:rsidR="00D407E8" w:rsidRPr="003E3B8B" w:rsidRDefault="00D407E8" w:rsidP="00D407E8">
            <w:pPr>
              <w:pStyle w:val="TableParagraph"/>
              <w:spacing w:line="210" w:lineRule="exact"/>
              <w:ind w:left="106"/>
              <w:rPr>
                <w:sz w:val="20"/>
              </w:rPr>
            </w:pPr>
            <w:r w:rsidRPr="003E3B8B">
              <w:rPr>
                <w:sz w:val="20"/>
              </w:rPr>
              <w:t>Required</w:t>
            </w:r>
          </w:p>
        </w:tc>
        <w:tc>
          <w:tcPr>
            <w:tcW w:w="2521" w:type="dxa"/>
          </w:tcPr>
          <w:p w14:paraId="0F8BA04F" w14:textId="77777777" w:rsidR="00D407E8" w:rsidRPr="003E3B8B" w:rsidRDefault="00D407E8" w:rsidP="00D407E8">
            <w:pPr>
              <w:pStyle w:val="TableParagraph"/>
              <w:rPr>
                <w:rFonts w:ascii="Times New Roman"/>
                <w:sz w:val="16"/>
              </w:rPr>
            </w:pPr>
          </w:p>
        </w:tc>
      </w:tr>
      <w:tr w:rsidR="00AE3DFE" w:rsidRPr="003E3B8B" w14:paraId="4BE7898E" w14:textId="77777777" w:rsidTr="006729DF">
        <w:trPr>
          <w:trHeight w:val="230"/>
        </w:trPr>
        <w:tc>
          <w:tcPr>
            <w:tcW w:w="3210" w:type="dxa"/>
          </w:tcPr>
          <w:p w14:paraId="4BE7898A" w14:textId="3D44754D" w:rsidR="00AE3DFE" w:rsidRPr="003E3B8B" w:rsidRDefault="00A877D8" w:rsidP="00AE3DFE">
            <w:pPr>
              <w:pStyle w:val="TableParagraph"/>
              <w:spacing w:line="210" w:lineRule="exact"/>
              <w:ind w:left="110"/>
              <w:rPr>
                <w:sz w:val="20"/>
              </w:rPr>
            </w:pPr>
            <w:r>
              <w:rPr>
                <w:sz w:val="20"/>
              </w:rPr>
              <w:t>Screen</w:t>
            </w:r>
          </w:p>
        </w:tc>
        <w:tc>
          <w:tcPr>
            <w:tcW w:w="1710" w:type="dxa"/>
          </w:tcPr>
          <w:p w14:paraId="4BE7898B" w14:textId="77777777" w:rsidR="00AE3DFE" w:rsidRPr="003E3B8B" w:rsidRDefault="00AE3DFE" w:rsidP="00AE3DFE">
            <w:pPr>
              <w:pStyle w:val="TableParagraph"/>
              <w:rPr>
                <w:sz w:val="20"/>
                <w:szCs w:val="20"/>
              </w:rPr>
            </w:pPr>
            <w:r w:rsidRPr="003E3B8B">
              <w:rPr>
                <w:sz w:val="20"/>
                <w:szCs w:val="20"/>
              </w:rPr>
              <w:t xml:space="preserve">  Lookup</w:t>
            </w:r>
          </w:p>
        </w:tc>
        <w:tc>
          <w:tcPr>
            <w:tcW w:w="2646" w:type="dxa"/>
          </w:tcPr>
          <w:p w14:paraId="4BE7898C" w14:textId="21C091D7" w:rsidR="00AE3DFE" w:rsidRPr="003E3B8B" w:rsidRDefault="00AE3DFE" w:rsidP="00AE3DFE">
            <w:pPr>
              <w:pStyle w:val="TableParagraph"/>
              <w:spacing w:line="210" w:lineRule="exact"/>
              <w:ind w:left="107"/>
              <w:rPr>
                <w:sz w:val="20"/>
              </w:rPr>
            </w:pPr>
            <w:r w:rsidRPr="003E3B8B">
              <w:rPr>
                <w:sz w:val="20"/>
              </w:rPr>
              <w:t>Required</w:t>
            </w:r>
          </w:p>
        </w:tc>
        <w:tc>
          <w:tcPr>
            <w:tcW w:w="2521" w:type="dxa"/>
          </w:tcPr>
          <w:p w14:paraId="4BE7898D" w14:textId="0654CF89" w:rsidR="00AE3DFE" w:rsidRPr="003E3B8B" w:rsidRDefault="00AE3DFE" w:rsidP="00AE3DFE">
            <w:pPr>
              <w:pStyle w:val="TableParagraph"/>
              <w:rPr>
                <w:sz w:val="16"/>
              </w:rPr>
            </w:pPr>
            <w:r w:rsidRPr="003E3B8B">
              <w:rPr>
                <w:rFonts w:ascii="Times New Roman"/>
                <w:sz w:val="16"/>
              </w:rPr>
              <w:t xml:space="preserve">   </w:t>
            </w:r>
          </w:p>
        </w:tc>
      </w:tr>
      <w:tr w:rsidR="00270425" w:rsidRPr="003E3B8B" w14:paraId="4BC8E8B9" w14:textId="77777777" w:rsidTr="006729DF">
        <w:trPr>
          <w:trHeight w:val="230"/>
        </w:trPr>
        <w:tc>
          <w:tcPr>
            <w:tcW w:w="3210" w:type="dxa"/>
          </w:tcPr>
          <w:p w14:paraId="710FC675" w14:textId="7EAA75F6" w:rsidR="00270425" w:rsidRPr="003E3B8B" w:rsidRDefault="00BA3DC7" w:rsidP="00AE3DFE">
            <w:pPr>
              <w:pStyle w:val="TableParagraph"/>
              <w:spacing w:line="210" w:lineRule="exact"/>
              <w:ind w:left="110"/>
              <w:rPr>
                <w:sz w:val="20"/>
              </w:rPr>
            </w:pPr>
            <w:r>
              <w:rPr>
                <w:sz w:val="20"/>
              </w:rPr>
              <w:t>Screen</w:t>
            </w:r>
            <w:r w:rsidRPr="003E3B8B">
              <w:rPr>
                <w:sz w:val="20"/>
              </w:rPr>
              <w:t xml:space="preserve"> </w:t>
            </w:r>
            <w:r w:rsidR="00270425" w:rsidRPr="003E3B8B">
              <w:rPr>
                <w:sz w:val="20"/>
              </w:rPr>
              <w:t>Description</w:t>
            </w:r>
          </w:p>
        </w:tc>
        <w:tc>
          <w:tcPr>
            <w:tcW w:w="1710" w:type="dxa"/>
          </w:tcPr>
          <w:p w14:paraId="053D6E78" w14:textId="4D8955D3" w:rsidR="00270425" w:rsidRPr="003E3B8B" w:rsidRDefault="00270425" w:rsidP="00AE3DFE">
            <w:pPr>
              <w:pStyle w:val="TableParagraph"/>
              <w:rPr>
                <w:sz w:val="20"/>
                <w:szCs w:val="20"/>
              </w:rPr>
            </w:pPr>
            <w:r w:rsidRPr="003E3B8B">
              <w:rPr>
                <w:sz w:val="20"/>
                <w:szCs w:val="20"/>
              </w:rPr>
              <w:t xml:space="preserve">  Text</w:t>
            </w:r>
          </w:p>
        </w:tc>
        <w:tc>
          <w:tcPr>
            <w:tcW w:w="2646" w:type="dxa"/>
          </w:tcPr>
          <w:p w14:paraId="20C39DBB" w14:textId="0EBB214D" w:rsidR="00270425" w:rsidRPr="003E3B8B" w:rsidRDefault="00270425" w:rsidP="00AE3DFE">
            <w:pPr>
              <w:pStyle w:val="TableParagraph"/>
              <w:spacing w:line="210" w:lineRule="exact"/>
              <w:ind w:left="107"/>
              <w:rPr>
                <w:sz w:val="20"/>
              </w:rPr>
            </w:pPr>
            <w:r w:rsidRPr="003E3B8B">
              <w:rPr>
                <w:sz w:val="20"/>
              </w:rPr>
              <w:t>Protected</w:t>
            </w:r>
          </w:p>
        </w:tc>
        <w:tc>
          <w:tcPr>
            <w:tcW w:w="2521" w:type="dxa"/>
          </w:tcPr>
          <w:p w14:paraId="0B86C1E3" w14:textId="4D8F98CE" w:rsidR="00270425" w:rsidRPr="003E3B8B" w:rsidRDefault="00270425" w:rsidP="00AE3DFE">
            <w:pPr>
              <w:pStyle w:val="TableParagraph"/>
              <w:rPr>
                <w:sz w:val="20"/>
                <w:szCs w:val="20"/>
              </w:rPr>
            </w:pPr>
            <w:r w:rsidRPr="003E3B8B">
              <w:rPr>
                <w:sz w:val="20"/>
                <w:szCs w:val="20"/>
              </w:rPr>
              <w:t xml:space="preserve">  &lt;none&gt;</w:t>
            </w:r>
          </w:p>
        </w:tc>
      </w:tr>
      <w:tr w:rsidR="00AE3DFE" w:rsidRPr="003E3B8B" w14:paraId="4BE78993" w14:textId="77777777" w:rsidTr="006729DF">
        <w:trPr>
          <w:trHeight w:val="230"/>
        </w:trPr>
        <w:tc>
          <w:tcPr>
            <w:tcW w:w="3210" w:type="dxa"/>
          </w:tcPr>
          <w:p w14:paraId="4BE7898F" w14:textId="6C7C4B3C" w:rsidR="00AE3DFE" w:rsidRPr="003E3B8B" w:rsidRDefault="00482EA6" w:rsidP="00AE3DFE">
            <w:pPr>
              <w:pStyle w:val="TableParagraph"/>
              <w:spacing w:line="210" w:lineRule="exact"/>
              <w:ind w:left="110"/>
              <w:rPr>
                <w:sz w:val="20"/>
              </w:rPr>
            </w:pPr>
            <w:r>
              <w:rPr>
                <w:sz w:val="20"/>
              </w:rPr>
              <w:t>Card</w:t>
            </w:r>
          </w:p>
        </w:tc>
        <w:tc>
          <w:tcPr>
            <w:tcW w:w="1710" w:type="dxa"/>
          </w:tcPr>
          <w:p w14:paraId="4BE78990" w14:textId="77777777" w:rsidR="00AE3DFE" w:rsidRPr="003E3B8B" w:rsidRDefault="00AE3DFE" w:rsidP="00AE3DFE">
            <w:pPr>
              <w:pStyle w:val="TableParagraph"/>
              <w:rPr>
                <w:sz w:val="20"/>
                <w:szCs w:val="20"/>
              </w:rPr>
            </w:pPr>
            <w:r w:rsidRPr="003E3B8B">
              <w:rPr>
                <w:sz w:val="20"/>
                <w:szCs w:val="20"/>
              </w:rPr>
              <w:t xml:space="preserve">  Lookup</w:t>
            </w:r>
          </w:p>
        </w:tc>
        <w:tc>
          <w:tcPr>
            <w:tcW w:w="2646" w:type="dxa"/>
          </w:tcPr>
          <w:p w14:paraId="4BE78991" w14:textId="77777777" w:rsidR="00AE3DFE" w:rsidRPr="003E3B8B" w:rsidRDefault="00AE3DFE" w:rsidP="00AE3DFE">
            <w:pPr>
              <w:pStyle w:val="TableParagraph"/>
              <w:spacing w:line="210" w:lineRule="exact"/>
              <w:ind w:left="107"/>
              <w:rPr>
                <w:sz w:val="20"/>
              </w:rPr>
            </w:pPr>
            <w:r w:rsidRPr="003E3B8B">
              <w:rPr>
                <w:sz w:val="20"/>
              </w:rPr>
              <w:t>Optional</w:t>
            </w:r>
          </w:p>
        </w:tc>
        <w:tc>
          <w:tcPr>
            <w:tcW w:w="2521" w:type="dxa"/>
          </w:tcPr>
          <w:p w14:paraId="4BE78992" w14:textId="77777777" w:rsidR="00AE3DFE" w:rsidRPr="003E3B8B" w:rsidRDefault="00AE3DFE" w:rsidP="00AE3DFE">
            <w:pPr>
              <w:pStyle w:val="TableParagraph"/>
              <w:rPr>
                <w:rFonts w:ascii="Times New Roman"/>
                <w:sz w:val="16"/>
              </w:rPr>
            </w:pPr>
          </w:p>
        </w:tc>
      </w:tr>
      <w:tr w:rsidR="00270425" w:rsidRPr="003E3B8B" w14:paraId="67780403" w14:textId="77777777" w:rsidTr="006729DF">
        <w:trPr>
          <w:trHeight w:val="230"/>
        </w:trPr>
        <w:tc>
          <w:tcPr>
            <w:tcW w:w="3210" w:type="dxa"/>
          </w:tcPr>
          <w:p w14:paraId="07337D50" w14:textId="775F3A26" w:rsidR="00270425" w:rsidRPr="003E3B8B" w:rsidRDefault="00482EA6" w:rsidP="00270425">
            <w:pPr>
              <w:pStyle w:val="TableParagraph"/>
              <w:spacing w:line="210" w:lineRule="exact"/>
              <w:ind w:left="110"/>
              <w:rPr>
                <w:sz w:val="20"/>
              </w:rPr>
            </w:pPr>
            <w:r>
              <w:rPr>
                <w:sz w:val="20"/>
              </w:rPr>
              <w:t>Card</w:t>
            </w:r>
            <w:r w:rsidR="00270425" w:rsidRPr="003E3B8B">
              <w:rPr>
                <w:sz w:val="20"/>
              </w:rPr>
              <w:t xml:space="preserve"> Description</w:t>
            </w:r>
          </w:p>
        </w:tc>
        <w:tc>
          <w:tcPr>
            <w:tcW w:w="1710" w:type="dxa"/>
          </w:tcPr>
          <w:p w14:paraId="5D5B1CC2" w14:textId="44781F43" w:rsidR="00270425" w:rsidRPr="003E3B8B" w:rsidRDefault="00270425" w:rsidP="00270425">
            <w:pPr>
              <w:pStyle w:val="TableParagraph"/>
              <w:rPr>
                <w:sz w:val="20"/>
                <w:szCs w:val="20"/>
              </w:rPr>
            </w:pPr>
            <w:r w:rsidRPr="003E3B8B">
              <w:rPr>
                <w:sz w:val="20"/>
                <w:szCs w:val="20"/>
              </w:rPr>
              <w:t xml:space="preserve">  Text</w:t>
            </w:r>
          </w:p>
        </w:tc>
        <w:tc>
          <w:tcPr>
            <w:tcW w:w="2646" w:type="dxa"/>
          </w:tcPr>
          <w:p w14:paraId="0B6B2F3F" w14:textId="1343E13D" w:rsidR="00270425" w:rsidRPr="003E3B8B" w:rsidRDefault="00270425" w:rsidP="00270425">
            <w:pPr>
              <w:pStyle w:val="TableParagraph"/>
              <w:spacing w:line="210" w:lineRule="exact"/>
              <w:ind w:left="107"/>
              <w:rPr>
                <w:sz w:val="20"/>
              </w:rPr>
            </w:pPr>
            <w:r w:rsidRPr="003E3B8B">
              <w:rPr>
                <w:sz w:val="20"/>
              </w:rPr>
              <w:t>Protected</w:t>
            </w:r>
          </w:p>
        </w:tc>
        <w:tc>
          <w:tcPr>
            <w:tcW w:w="2521" w:type="dxa"/>
          </w:tcPr>
          <w:p w14:paraId="2A004587" w14:textId="729FAAAF" w:rsidR="00270425" w:rsidRPr="003E3B8B" w:rsidRDefault="00270425" w:rsidP="00270425">
            <w:pPr>
              <w:pStyle w:val="TableParagraph"/>
              <w:rPr>
                <w:rFonts w:ascii="Times New Roman"/>
                <w:sz w:val="16"/>
              </w:rPr>
            </w:pPr>
            <w:r w:rsidRPr="003E3B8B">
              <w:rPr>
                <w:sz w:val="20"/>
                <w:szCs w:val="20"/>
              </w:rPr>
              <w:t xml:space="preserve">  &lt;none&gt;</w:t>
            </w:r>
          </w:p>
        </w:tc>
      </w:tr>
      <w:tr w:rsidR="006B3772" w:rsidRPr="003E3B8B" w14:paraId="3BFD2A74" w14:textId="77777777" w:rsidTr="006729DF">
        <w:trPr>
          <w:trHeight w:val="230"/>
        </w:trPr>
        <w:tc>
          <w:tcPr>
            <w:tcW w:w="3210" w:type="dxa"/>
          </w:tcPr>
          <w:p w14:paraId="40C9FB95" w14:textId="0BB53BD3" w:rsidR="006B3772" w:rsidRPr="003E3B8B" w:rsidRDefault="006B3772" w:rsidP="009B3D01">
            <w:pPr>
              <w:pStyle w:val="TableParagraph"/>
              <w:spacing w:line="210" w:lineRule="exact"/>
              <w:ind w:left="107"/>
              <w:rPr>
                <w:sz w:val="20"/>
              </w:rPr>
            </w:pPr>
            <w:r w:rsidRPr="009B3D01">
              <w:rPr>
                <w:sz w:val="20"/>
              </w:rPr>
              <w:t>Available Group(s)</w:t>
            </w:r>
          </w:p>
        </w:tc>
        <w:tc>
          <w:tcPr>
            <w:tcW w:w="1710" w:type="dxa"/>
          </w:tcPr>
          <w:p w14:paraId="1FC55062" w14:textId="42C4CF24" w:rsidR="006B3772" w:rsidRPr="003E3B8B" w:rsidRDefault="006B3772" w:rsidP="009B3D01">
            <w:pPr>
              <w:pStyle w:val="TableParagraph"/>
              <w:ind w:left="107"/>
              <w:rPr>
                <w:sz w:val="20"/>
              </w:rPr>
            </w:pPr>
            <w:r w:rsidRPr="009B3D01">
              <w:rPr>
                <w:sz w:val="20"/>
              </w:rPr>
              <w:t>List Box</w:t>
            </w:r>
          </w:p>
        </w:tc>
        <w:tc>
          <w:tcPr>
            <w:tcW w:w="2646" w:type="dxa"/>
          </w:tcPr>
          <w:p w14:paraId="6FA97D7D" w14:textId="134B687B" w:rsidR="006B3772" w:rsidRPr="003E3B8B" w:rsidRDefault="006B3772" w:rsidP="006B3772">
            <w:pPr>
              <w:pStyle w:val="TableParagraph"/>
              <w:spacing w:line="210" w:lineRule="exact"/>
              <w:ind w:left="107"/>
              <w:rPr>
                <w:sz w:val="20"/>
              </w:rPr>
            </w:pPr>
            <w:r w:rsidRPr="009B3D01">
              <w:rPr>
                <w:sz w:val="20"/>
              </w:rPr>
              <w:t>Optional</w:t>
            </w:r>
          </w:p>
        </w:tc>
        <w:tc>
          <w:tcPr>
            <w:tcW w:w="2521" w:type="dxa"/>
          </w:tcPr>
          <w:p w14:paraId="544025F6" w14:textId="3F8B5459" w:rsidR="006B3772" w:rsidRPr="003E3B8B" w:rsidRDefault="006B3772" w:rsidP="006B3772">
            <w:pPr>
              <w:pStyle w:val="TableParagraph"/>
              <w:rPr>
                <w:rFonts w:ascii="Times New Roman"/>
                <w:sz w:val="16"/>
              </w:rPr>
            </w:pPr>
          </w:p>
        </w:tc>
      </w:tr>
      <w:tr w:rsidR="00270425" w:rsidRPr="003E3B8B" w14:paraId="3E2AC3CF" w14:textId="77777777" w:rsidTr="006729DF">
        <w:trPr>
          <w:trHeight w:val="230"/>
        </w:trPr>
        <w:tc>
          <w:tcPr>
            <w:tcW w:w="3210" w:type="dxa"/>
          </w:tcPr>
          <w:p w14:paraId="3D208E2E" w14:textId="2C1DA6A3" w:rsidR="00270425" w:rsidRPr="003E3B8B" w:rsidRDefault="00270425" w:rsidP="00270425">
            <w:pPr>
              <w:pStyle w:val="TableParagraph"/>
              <w:spacing w:line="210" w:lineRule="exact"/>
              <w:ind w:left="110"/>
              <w:rPr>
                <w:sz w:val="20"/>
              </w:rPr>
            </w:pPr>
            <w:r w:rsidRPr="003E3B8B">
              <w:rPr>
                <w:sz w:val="20"/>
              </w:rPr>
              <w:t>Save to Group</w:t>
            </w:r>
            <w:r w:rsidR="00322280">
              <w:rPr>
                <w:sz w:val="20"/>
              </w:rPr>
              <w:t>(s)</w:t>
            </w:r>
          </w:p>
        </w:tc>
        <w:tc>
          <w:tcPr>
            <w:tcW w:w="1710" w:type="dxa"/>
          </w:tcPr>
          <w:p w14:paraId="24FB4065" w14:textId="1B46BFAA" w:rsidR="00270425" w:rsidRPr="003E3B8B" w:rsidRDefault="00270425" w:rsidP="00270425">
            <w:pPr>
              <w:pStyle w:val="TableParagraph"/>
              <w:rPr>
                <w:sz w:val="20"/>
                <w:szCs w:val="20"/>
              </w:rPr>
            </w:pPr>
            <w:r w:rsidRPr="003E3B8B">
              <w:rPr>
                <w:sz w:val="20"/>
              </w:rPr>
              <w:t xml:space="preserve">  </w:t>
            </w:r>
            <w:r w:rsidR="006B3772">
              <w:rPr>
                <w:sz w:val="20"/>
              </w:rPr>
              <w:t>List Box</w:t>
            </w:r>
          </w:p>
        </w:tc>
        <w:tc>
          <w:tcPr>
            <w:tcW w:w="2646" w:type="dxa"/>
          </w:tcPr>
          <w:p w14:paraId="55E239AF" w14:textId="01F12AD6" w:rsidR="00270425" w:rsidRPr="003E3B8B" w:rsidRDefault="00270425" w:rsidP="00270425">
            <w:pPr>
              <w:pStyle w:val="TableParagraph"/>
              <w:spacing w:line="210" w:lineRule="exact"/>
              <w:ind w:left="107"/>
              <w:rPr>
                <w:sz w:val="20"/>
              </w:rPr>
            </w:pPr>
            <w:r w:rsidRPr="003E3B8B">
              <w:rPr>
                <w:sz w:val="20"/>
              </w:rPr>
              <w:t>Required</w:t>
            </w:r>
          </w:p>
        </w:tc>
        <w:tc>
          <w:tcPr>
            <w:tcW w:w="2521" w:type="dxa"/>
          </w:tcPr>
          <w:p w14:paraId="62CBC3FE" w14:textId="77777777" w:rsidR="00270425" w:rsidRPr="003E3B8B" w:rsidRDefault="00270425" w:rsidP="00270425">
            <w:pPr>
              <w:pStyle w:val="TableParagraph"/>
              <w:rPr>
                <w:rFonts w:ascii="Times New Roman"/>
                <w:sz w:val="16"/>
              </w:rPr>
            </w:pPr>
          </w:p>
        </w:tc>
      </w:tr>
      <w:tr w:rsidR="00270425" w:rsidRPr="003E3B8B" w14:paraId="4BE78998" w14:textId="77777777" w:rsidTr="006729DF">
        <w:trPr>
          <w:trHeight w:val="230"/>
        </w:trPr>
        <w:tc>
          <w:tcPr>
            <w:tcW w:w="3210" w:type="dxa"/>
          </w:tcPr>
          <w:p w14:paraId="4BE78994" w14:textId="73A7BC78" w:rsidR="00270425" w:rsidRPr="003E3B8B" w:rsidRDefault="00270425" w:rsidP="00270425">
            <w:pPr>
              <w:pStyle w:val="TableParagraph"/>
              <w:rPr>
                <w:sz w:val="20"/>
                <w:szCs w:val="20"/>
              </w:rPr>
            </w:pPr>
            <w:r w:rsidRPr="003E3B8B">
              <w:rPr>
                <w:sz w:val="20"/>
                <w:szCs w:val="20"/>
              </w:rPr>
              <w:t xml:space="preserve">  Load Layout</w:t>
            </w:r>
          </w:p>
        </w:tc>
        <w:tc>
          <w:tcPr>
            <w:tcW w:w="1710" w:type="dxa"/>
          </w:tcPr>
          <w:p w14:paraId="4BE78995" w14:textId="77777777" w:rsidR="00270425" w:rsidRPr="003E3B8B" w:rsidRDefault="00270425" w:rsidP="00270425">
            <w:pPr>
              <w:pStyle w:val="TableParagraph"/>
              <w:rPr>
                <w:sz w:val="20"/>
                <w:szCs w:val="20"/>
              </w:rPr>
            </w:pPr>
            <w:r w:rsidRPr="003E3B8B">
              <w:rPr>
                <w:sz w:val="20"/>
                <w:szCs w:val="20"/>
              </w:rPr>
              <w:t xml:space="preserve">  Button</w:t>
            </w:r>
          </w:p>
        </w:tc>
        <w:tc>
          <w:tcPr>
            <w:tcW w:w="2646" w:type="dxa"/>
          </w:tcPr>
          <w:p w14:paraId="4BE78996" w14:textId="77777777" w:rsidR="00270425" w:rsidRPr="003E3B8B" w:rsidRDefault="00270425" w:rsidP="00270425">
            <w:pPr>
              <w:pStyle w:val="TableParagraph"/>
              <w:rPr>
                <w:sz w:val="20"/>
                <w:szCs w:val="20"/>
              </w:rPr>
            </w:pPr>
            <w:r w:rsidRPr="003E3B8B">
              <w:rPr>
                <w:sz w:val="20"/>
                <w:szCs w:val="20"/>
              </w:rPr>
              <w:t xml:space="preserve">  Optional </w:t>
            </w:r>
          </w:p>
        </w:tc>
        <w:tc>
          <w:tcPr>
            <w:tcW w:w="2521" w:type="dxa"/>
          </w:tcPr>
          <w:p w14:paraId="4BE78997" w14:textId="77777777" w:rsidR="00270425" w:rsidRPr="003E3B8B" w:rsidRDefault="00270425" w:rsidP="00270425">
            <w:pPr>
              <w:pStyle w:val="TableParagraph"/>
              <w:rPr>
                <w:rFonts w:ascii="Times New Roman"/>
                <w:sz w:val="16"/>
              </w:rPr>
            </w:pPr>
          </w:p>
        </w:tc>
      </w:tr>
      <w:tr w:rsidR="00BE108B" w:rsidRPr="003E3B8B" w14:paraId="45222EA1" w14:textId="77777777" w:rsidTr="006729DF">
        <w:trPr>
          <w:trHeight w:val="230"/>
        </w:trPr>
        <w:tc>
          <w:tcPr>
            <w:tcW w:w="3210" w:type="dxa"/>
          </w:tcPr>
          <w:p w14:paraId="6DA08A72" w14:textId="6B4B03D3" w:rsidR="00BE108B" w:rsidRPr="003E3B8B" w:rsidRDefault="00BE108B" w:rsidP="00BE108B">
            <w:pPr>
              <w:pStyle w:val="TableParagraph"/>
              <w:rPr>
                <w:sz w:val="20"/>
                <w:szCs w:val="20"/>
              </w:rPr>
            </w:pPr>
            <w:r>
              <w:rPr>
                <w:sz w:val="20"/>
                <w:szCs w:val="20"/>
              </w:rPr>
              <w:t xml:space="preserve">  Save Layout</w:t>
            </w:r>
          </w:p>
        </w:tc>
        <w:tc>
          <w:tcPr>
            <w:tcW w:w="1710" w:type="dxa"/>
          </w:tcPr>
          <w:p w14:paraId="42EC1779" w14:textId="37DEA60C" w:rsidR="00BE108B" w:rsidRPr="003E3B8B" w:rsidRDefault="00BE108B" w:rsidP="00BE108B">
            <w:pPr>
              <w:pStyle w:val="TableParagraph"/>
              <w:rPr>
                <w:sz w:val="20"/>
                <w:szCs w:val="20"/>
              </w:rPr>
            </w:pPr>
            <w:r>
              <w:rPr>
                <w:sz w:val="20"/>
                <w:szCs w:val="20"/>
              </w:rPr>
              <w:t xml:space="preserve">  Button</w:t>
            </w:r>
          </w:p>
        </w:tc>
        <w:tc>
          <w:tcPr>
            <w:tcW w:w="2646" w:type="dxa"/>
          </w:tcPr>
          <w:p w14:paraId="764D51B3" w14:textId="7394DF84" w:rsidR="00BE108B" w:rsidRPr="003E3B8B" w:rsidRDefault="00BE108B" w:rsidP="00BE108B">
            <w:pPr>
              <w:pStyle w:val="TableParagraph"/>
              <w:rPr>
                <w:sz w:val="20"/>
                <w:szCs w:val="20"/>
              </w:rPr>
            </w:pPr>
            <w:r>
              <w:rPr>
                <w:sz w:val="20"/>
                <w:szCs w:val="20"/>
              </w:rPr>
              <w:t xml:space="preserve">  Optional</w:t>
            </w:r>
          </w:p>
        </w:tc>
        <w:tc>
          <w:tcPr>
            <w:tcW w:w="2521" w:type="dxa"/>
          </w:tcPr>
          <w:p w14:paraId="0F442A94" w14:textId="77777777" w:rsidR="00BE108B" w:rsidRPr="003E3B8B" w:rsidRDefault="00BE108B" w:rsidP="00BE108B">
            <w:pPr>
              <w:pStyle w:val="TableParagraph"/>
              <w:rPr>
                <w:rFonts w:ascii="Times New Roman"/>
                <w:sz w:val="16"/>
              </w:rPr>
            </w:pPr>
          </w:p>
        </w:tc>
      </w:tr>
      <w:tr w:rsidR="00BE108B" w:rsidRPr="003E3B8B" w14:paraId="4BE7899D" w14:textId="77777777" w:rsidTr="006729DF">
        <w:trPr>
          <w:trHeight w:val="230"/>
        </w:trPr>
        <w:tc>
          <w:tcPr>
            <w:tcW w:w="3210" w:type="dxa"/>
          </w:tcPr>
          <w:p w14:paraId="4BE78999" w14:textId="4897F151" w:rsidR="00BE108B" w:rsidRPr="003E3B8B" w:rsidRDefault="00BE108B" w:rsidP="00BE108B">
            <w:pPr>
              <w:pStyle w:val="TableParagraph"/>
              <w:rPr>
                <w:sz w:val="20"/>
                <w:szCs w:val="20"/>
              </w:rPr>
            </w:pPr>
            <w:r w:rsidRPr="003E3B8B">
              <w:rPr>
                <w:sz w:val="20"/>
                <w:szCs w:val="20"/>
              </w:rPr>
              <w:t xml:space="preserve">  Reset Layout</w:t>
            </w:r>
          </w:p>
        </w:tc>
        <w:tc>
          <w:tcPr>
            <w:tcW w:w="1710" w:type="dxa"/>
          </w:tcPr>
          <w:p w14:paraId="4BE7899A" w14:textId="77777777" w:rsidR="00BE108B" w:rsidRPr="003E3B8B" w:rsidRDefault="00BE108B" w:rsidP="00BE108B">
            <w:pPr>
              <w:pStyle w:val="TableParagraph"/>
              <w:rPr>
                <w:sz w:val="20"/>
                <w:szCs w:val="20"/>
              </w:rPr>
            </w:pPr>
            <w:r w:rsidRPr="003E3B8B">
              <w:rPr>
                <w:sz w:val="20"/>
                <w:szCs w:val="20"/>
              </w:rPr>
              <w:t xml:space="preserve">  Button</w:t>
            </w:r>
          </w:p>
        </w:tc>
        <w:tc>
          <w:tcPr>
            <w:tcW w:w="2646" w:type="dxa"/>
          </w:tcPr>
          <w:p w14:paraId="4BE7899B" w14:textId="77777777" w:rsidR="00BE108B" w:rsidRPr="003E3B8B" w:rsidRDefault="00BE108B" w:rsidP="00BE108B">
            <w:pPr>
              <w:pStyle w:val="TableParagraph"/>
              <w:rPr>
                <w:sz w:val="20"/>
                <w:szCs w:val="20"/>
              </w:rPr>
            </w:pPr>
            <w:r w:rsidRPr="003E3B8B">
              <w:rPr>
                <w:sz w:val="20"/>
                <w:szCs w:val="20"/>
              </w:rPr>
              <w:t xml:space="preserve">  Optional </w:t>
            </w:r>
          </w:p>
        </w:tc>
        <w:tc>
          <w:tcPr>
            <w:tcW w:w="2521" w:type="dxa"/>
          </w:tcPr>
          <w:p w14:paraId="4BE7899C" w14:textId="77777777" w:rsidR="00BE108B" w:rsidRPr="003E3B8B" w:rsidRDefault="00BE108B" w:rsidP="00BE108B">
            <w:pPr>
              <w:pStyle w:val="TableParagraph"/>
              <w:rPr>
                <w:rFonts w:ascii="Times New Roman"/>
                <w:sz w:val="16"/>
              </w:rPr>
            </w:pPr>
            <w:r w:rsidRPr="003E3B8B">
              <w:rPr>
                <w:rFonts w:ascii="Times New Roman"/>
                <w:sz w:val="16"/>
              </w:rPr>
              <w:t xml:space="preserve"> </w:t>
            </w:r>
          </w:p>
        </w:tc>
      </w:tr>
      <w:tr w:rsidR="00BE108B" w:rsidRPr="003E3B8B" w14:paraId="4BE789A2" w14:textId="77777777" w:rsidTr="006729DF">
        <w:trPr>
          <w:trHeight w:val="230"/>
        </w:trPr>
        <w:tc>
          <w:tcPr>
            <w:tcW w:w="3210" w:type="dxa"/>
          </w:tcPr>
          <w:p w14:paraId="4BE7899E" w14:textId="72438F81" w:rsidR="00BE108B" w:rsidRPr="003E3B8B" w:rsidRDefault="00BE108B" w:rsidP="00BE108B">
            <w:pPr>
              <w:pStyle w:val="TableParagraph"/>
              <w:rPr>
                <w:bCs/>
                <w:sz w:val="20"/>
                <w:szCs w:val="20"/>
              </w:rPr>
            </w:pPr>
            <w:r w:rsidRPr="003E3B8B">
              <w:rPr>
                <w:bCs/>
                <w:sz w:val="20"/>
                <w:szCs w:val="20"/>
              </w:rPr>
              <w:t xml:space="preserve">  Available Fields</w:t>
            </w:r>
          </w:p>
        </w:tc>
        <w:tc>
          <w:tcPr>
            <w:tcW w:w="1710" w:type="dxa"/>
          </w:tcPr>
          <w:p w14:paraId="4BE7899F" w14:textId="1B7FE831" w:rsidR="00BE108B" w:rsidRPr="003E3B8B" w:rsidRDefault="00BE108B" w:rsidP="00BE108B">
            <w:pPr>
              <w:pStyle w:val="TableParagraph"/>
              <w:rPr>
                <w:sz w:val="20"/>
                <w:szCs w:val="20"/>
              </w:rPr>
            </w:pPr>
            <w:r w:rsidRPr="003E3B8B">
              <w:rPr>
                <w:sz w:val="20"/>
                <w:szCs w:val="20"/>
              </w:rPr>
              <w:t xml:space="preserve">  List Box</w:t>
            </w:r>
          </w:p>
        </w:tc>
        <w:tc>
          <w:tcPr>
            <w:tcW w:w="2646" w:type="dxa"/>
          </w:tcPr>
          <w:p w14:paraId="4BE789A0" w14:textId="3591D773" w:rsidR="00BE108B" w:rsidRPr="003E3B8B" w:rsidRDefault="00BE108B" w:rsidP="00BE108B">
            <w:pPr>
              <w:pStyle w:val="TableParagraph"/>
              <w:rPr>
                <w:sz w:val="20"/>
                <w:szCs w:val="20"/>
              </w:rPr>
            </w:pPr>
            <w:r w:rsidRPr="003E3B8B">
              <w:rPr>
                <w:sz w:val="20"/>
                <w:szCs w:val="20"/>
              </w:rPr>
              <w:t xml:space="preserve">  Optional</w:t>
            </w:r>
          </w:p>
        </w:tc>
        <w:tc>
          <w:tcPr>
            <w:tcW w:w="2521" w:type="dxa"/>
          </w:tcPr>
          <w:p w14:paraId="4BE789A1" w14:textId="77777777" w:rsidR="00BE108B" w:rsidRPr="003E3B8B" w:rsidRDefault="00BE108B" w:rsidP="00BE108B">
            <w:pPr>
              <w:pStyle w:val="TableParagraph"/>
              <w:rPr>
                <w:rFonts w:ascii="Times New Roman"/>
                <w:sz w:val="16"/>
              </w:rPr>
            </w:pPr>
          </w:p>
        </w:tc>
      </w:tr>
      <w:tr w:rsidR="00BE108B" w:rsidRPr="003E3B8B" w14:paraId="70F80A52" w14:textId="77777777" w:rsidTr="006729DF">
        <w:trPr>
          <w:trHeight w:val="230"/>
        </w:trPr>
        <w:tc>
          <w:tcPr>
            <w:tcW w:w="3210" w:type="dxa"/>
          </w:tcPr>
          <w:p w14:paraId="0142F879" w14:textId="399F945D" w:rsidR="00BE108B" w:rsidRPr="003E3B8B" w:rsidRDefault="00BE108B" w:rsidP="00BE108B">
            <w:pPr>
              <w:pStyle w:val="TableParagraph"/>
              <w:rPr>
                <w:bCs/>
                <w:sz w:val="20"/>
                <w:szCs w:val="20"/>
              </w:rPr>
            </w:pPr>
            <w:r w:rsidRPr="003E3B8B">
              <w:rPr>
                <w:bCs/>
                <w:sz w:val="20"/>
                <w:szCs w:val="20"/>
              </w:rPr>
              <w:t xml:space="preserve">  Move Up</w:t>
            </w:r>
          </w:p>
        </w:tc>
        <w:tc>
          <w:tcPr>
            <w:tcW w:w="1710" w:type="dxa"/>
          </w:tcPr>
          <w:p w14:paraId="0142E08D" w14:textId="332574EB" w:rsidR="00BE108B" w:rsidRPr="003E3B8B" w:rsidRDefault="00BE108B" w:rsidP="00BE108B">
            <w:pPr>
              <w:pStyle w:val="TableParagraph"/>
              <w:rPr>
                <w:sz w:val="20"/>
                <w:szCs w:val="20"/>
              </w:rPr>
            </w:pPr>
            <w:r w:rsidRPr="003E3B8B">
              <w:rPr>
                <w:sz w:val="20"/>
                <w:szCs w:val="20"/>
              </w:rPr>
              <w:t xml:space="preserve">  Button</w:t>
            </w:r>
          </w:p>
        </w:tc>
        <w:tc>
          <w:tcPr>
            <w:tcW w:w="2646" w:type="dxa"/>
          </w:tcPr>
          <w:p w14:paraId="7DAD2EBC" w14:textId="5C39B430" w:rsidR="00BE108B" w:rsidRPr="003E3B8B" w:rsidRDefault="00BE108B" w:rsidP="00BE108B">
            <w:pPr>
              <w:pStyle w:val="TableParagraph"/>
              <w:rPr>
                <w:sz w:val="20"/>
                <w:szCs w:val="20"/>
              </w:rPr>
            </w:pPr>
            <w:r w:rsidRPr="003E3B8B">
              <w:rPr>
                <w:sz w:val="20"/>
                <w:szCs w:val="20"/>
              </w:rPr>
              <w:t xml:space="preserve">  Optional</w:t>
            </w:r>
          </w:p>
        </w:tc>
        <w:tc>
          <w:tcPr>
            <w:tcW w:w="2521" w:type="dxa"/>
          </w:tcPr>
          <w:p w14:paraId="77E6EBFC" w14:textId="070E9094" w:rsidR="00BE108B" w:rsidRPr="003E3B8B" w:rsidRDefault="00BE108B" w:rsidP="00BE108B">
            <w:pPr>
              <w:pStyle w:val="TableParagraph"/>
              <w:rPr>
                <w:rFonts w:ascii="Times New Roman"/>
                <w:sz w:val="16"/>
              </w:rPr>
            </w:pPr>
            <w:r w:rsidRPr="003E3B8B">
              <w:rPr>
                <w:rFonts w:ascii="Times New Roman"/>
                <w:sz w:val="16"/>
              </w:rPr>
              <w:t xml:space="preserve">  &lt;</w:t>
            </w:r>
            <w:r w:rsidRPr="003E3B8B">
              <w:rPr>
                <w:bCs/>
                <w:sz w:val="20"/>
                <w:szCs w:val="20"/>
              </w:rPr>
              <w:t>None&gt;</w:t>
            </w:r>
          </w:p>
        </w:tc>
      </w:tr>
      <w:tr w:rsidR="00BE108B" w:rsidRPr="003E3B8B" w14:paraId="6BCA84BA" w14:textId="77777777" w:rsidTr="006729DF">
        <w:trPr>
          <w:trHeight w:val="230"/>
        </w:trPr>
        <w:tc>
          <w:tcPr>
            <w:tcW w:w="3210" w:type="dxa"/>
          </w:tcPr>
          <w:p w14:paraId="4B8E2838" w14:textId="3A0B8D1A" w:rsidR="00BE108B" w:rsidRPr="003E3B8B" w:rsidRDefault="00BE108B" w:rsidP="00BE108B">
            <w:pPr>
              <w:pStyle w:val="TableParagraph"/>
              <w:rPr>
                <w:bCs/>
                <w:sz w:val="20"/>
                <w:szCs w:val="20"/>
              </w:rPr>
            </w:pPr>
            <w:r w:rsidRPr="003E3B8B">
              <w:rPr>
                <w:bCs/>
                <w:sz w:val="20"/>
                <w:szCs w:val="20"/>
              </w:rPr>
              <w:t xml:space="preserve">  Move Down</w:t>
            </w:r>
          </w:p>
        </w:tc>
        <w:tc>
          <w:tcPr>
            <w:tcW w:w="1710" w:type="dxa"/>
          </w:tcPr>
          <w:p w14:paraId="27A9C117" w14:textId="0582FDA1" w:rsidR="00BE108B" w:rsidRPr="003E3B8B" w:rsidRDefault="00BE108B" w:rsidP="00BE108B">
            <w:pPr>
              <w:pStyle w:val="TableParagraph"/>
              <w:rPr>
                <w:sz w:val="20"/>
                <w:szCs w:val="20"/>
              </w:rPr>
            </w:pPr>
            <w:r w:rsidRPr="003E3B8B">
              <w:rPr>
                <w:sz w:val="20"/>
                <w:szCs w:val="20"/>
              </w:rPr>
              <w:t xml:space="preserve">  Button</w:t>
            </w:r>
          </w:p>
        </w:tc>
        <w:tc>
          <w:tcPr>
            <w:tcW w:w="2646" w:type="dxa"/>
          </w:tcPr>
          <w:p w14:paraId="3661538B" w14:textId="0D48C762" w:rsidR="00BE108B" w:rsidRPr="003E3B8B" w:rsidRDefault="00BE108B" w:rsidP="00BE108B">
            <w:pPr>
              <w:pStyle w:val="TableParagraph"/>
              <w:rPr>
                <w:sz w:val="20"/>
                <w:szCs w:val="20"/>
              </w:rPr>
            </w:pPr>
            <w:r w:rsidRPr="003E3B8B">
              <w:rPr>
                <w:sz w:val="20"/>
                <w:szCs w:val="20"/>
              </w:rPr>
              <w:t xml:space="preserve">  Optional</w:t>
            </w:r>
          </w:p>
        </w:tc>
        <w:tc>
          <w:tcPr>
            <w:tcW w:w="2521" w:type="dxa"/>
          </w:tcPr>
          <w:p w14:paraId="4ECEBA36" w14:textId="3C15AF6D" w:rsidR="00BE108B" w:rsidRPr="003E3B8B" w:rsidRDefault="00BE108B" w:rsidP="00BE108B">
            <w:pPr>
              <w:pStyle w:val="TableParagraph"/>
              <w:rPr>
                <w:rFonts w:ascii="Times New Roman"/>
                <w:sz w:val="16"/>
              </w:rPr>
            </w:pPr>
            <w:r w:rsidRPr="003E3B8B">
              <w:rPr>
                <w:rFonts w:ascii="Times New Roman"/>
                <w:sz w:val="16"/>
              </w:rPr>
              <w:t xml:space="preserve">  &lt;</w:t>
            </w:r>
            <w:r w:rsidRPr="003E3B8B">
              <w:rPr>
                <w:bCs/>
                <w:sz w:val="20"/>
                <w:szCs w:val="20"/>
              </w:rPr>
              <w:t>None&gt;</w:t>
            </w:r>
          </w:p>
        </w:tc>
      </w:tr>
    </w:tbl>
    <w:p w14:paraId="3AEFA43F" w14:textId="77777777" w:rsidR="00866984" w:rsidRDefault="00866984" w:rsidP="009B3D01">
      <w:pPr>
        <w:pStyle w:val="ListParagraph"/>
        <w:tabs>
          <w:tab w:val="left" w:pos="1293"/>
        </w:tabs>
        <w:ind w:firstLine="0"/>
        <w:rPr>
          <w:sz w:val="20"/>
        </w:rPr>
      </w:pPr>
      <w:bookmarkStart w:id="14" w:name="5._System_defaults_values:"/>
      <w:bookmarkEnd w:id="14"/>
    </w:p>
    <w:p w14:paraId="71891761" w14:textId="77777777" w:rsidR="00866984" w:rsidRDefault="00866984" w:rsidP="009B3D01">
      <w:pPr>
        <w:pStyle w:val="ListParagraph"/>
        <w:tabs>
          <w:tab w:val="left" w:pos="1293"/>
        </w:tabs>
        <w:ind w:firstLine="0"/>
        <w:rPr>
          <w:sz w:val="20"/>
        </w:rPr>
      </w:pPr>
    </w:p>
    <w:p w14:paraId="57384C00" w14:textId="65F428EC" w:rsidR="003C5AB1" w:rsidRPr="00866984" w:rsidRDefault="00DE4904" w:rsidP="00A64A88">
      <w:pPr>
        <w:pStyle w:val="ListParagraph"/>
        <w:numPr>
          <w:ilvl w:val="2"/>
          <w:numId w:val="7"/>
        </w:numPr>
        <w:tabs>
          <w:tab w:val="left" w:pos="1293"/>
        </w:tabs>
        <w:rPr>
          <w:sz w:val="20"/>
        </w:rPr>
      </w:pPr>
      <w:r>
        <w:rPr>
          <w:sz w:val="20"/>
        </w:rPr>
        <w:t xml:space="preserve">The system will display the </w:t>
      </w:r>
      <w:r w:rsidR="0006089E">
        <w:rPr>
          <w:sz w:val="20"/>
        </w:rPr>
        <w:t>Save to Group(s)</w:t>
      </w:r>
      <w:r>
        <w:rPr>
          <w:sz w:val="20"/>
        </w:rPr>
        <w:t xml:space="preserve"> and Available Group(s) </w:t>
      </w:r>
      <w:r w:rsidR="00273A39">
        <w:rPr>
          <w:sz w:val="20"/>
        </w:rPr>
        <w:t xml:space="preserve">as </w:t>
      </w:r>
      <w:r w:rsidR="00A8044C">
        <w:rPr>
          <w:sz w:val="20"/>
        </w:rPr>
        <w:t>side-by-side</w:t>
      </w:r>
      <w:r w:rsidR="00273A39">
        <w:rPr>
          <w:sz w:val="20"/>
        </w:rPr>
        <w:t xml:space="preserve"> list </w:t>
      </w:r>
      <w:r w:rsidRPr="009B3D01">
        <w:rPr>
          <w:sz w:val="20"/>
          <w:szCs w:val="20"/>
        </w:rPr>
        <w:t>boxes that will enable the user to save the changes to more than one group at a time.  A Group will not appear in both list boxes at the same time.  The two list boxes will have 4 buttons (move highlighted record left to right, move all left to right, move highlighted record right to left, move all records right to left).</w:t>
      </w:r>
    </w:p>
    <w:p w14:paraId="67B396C7" w14:textId="77777777" w:rsidR="00866984" w:rsidRDefault="00866984" w:rsidP="00866984">
      <w:pPr>
        <w:tabs>
          <w:tab w:val="left" w:pos="1293"/>
        </w:tabs>
        <w:rPr>
          <w:sz w:val="20"/>
        </w:rPr>
      </w:pPr>
    </w:p>
    <w:p w14:paraId="6E6711BB" w14:textId="77777777" w:rsidR="00866984" w:rsidRDefault="00866984" w:rsidP="00866984">
      <w:pPr>
        <w:tabs>
          <w:tab w:val="left" w:pos="1293"/>
        </w:tabs>
        <w:rPr>
          <w:sz w:val="20"/>
        </w:rPr>
      </w:pPr>
    </w:p>
    <w:p w14:paraId="6C8C08CB" w14:textId="77777777" w:rsidR="00866984" w:rsidRDefault="00866984" w:rsidP="00866984">
      <w:pPr>
        <w:tabs>
          <w:tab w:val="left" w:pos="1293"/>
        </w:tabs>
        <w:rPr>
          <w:sz w:val="20"/>
        </w:rPr>
      </w:pPr>
    </w:p>
    <w:p w14:paraId="1F1C6655" w14:textId="77777777" w:rsidR="00866984" w:rsidRDefault="00866984" w:rsidP="00866984">
      <w:pPr>
        <w:tabs>
          <w:tab w:val="left" w:pos="1293"/>
        </w:tabs>
        <w:rPr>
          <w:sz w:val="20"/>
        </w:rPr>
      </w:pPr>
    </w:p>
    <w:p w14:paraId="6A83F708" w14:textId="77777777" w:rsidR="00866984" w:rsidRDefault="00866984" w:rsidP="00866984">
      <w:pPr>
        <w:tabs>
          <w:tab w:val="left" w:pos="1293"/>
        </w:tabs>
        <w:rPr>
          <w:sz w:val="20"/>
        </w:rPr>
      </w:pPr>
    </w:p>
    <w:p w14:paraId="31CC23C4" w14:textId="77777777" w:rsidR="00866984" w:rsidRDefault="00866984" w:rsidP="00866984">
      <w:pPr>
        <w:tabs>
          <w:tab w:val="left" w:pos="1293"/>
        </w:tabs>
        <w:rPr>
          <w:sz w:val="20"/>
        </w:rPr>
      </w:pPr>
    </w:p>
    <w:p w14:paraId="4BE789A4" w14:textId="7742C2CE" w:rsidR="00841623" w:rsidRDefault="00841623" w:rsidP="00A64A88">
      <w:pPr>
        <w:pStyle w:val="ListParagraph"/>
        <w:numPr>
          <w:ilvl w:val="2"/>
          <w:numId w:val="7"/>
        </w:numPr>
        <w:tabs>
          <w:tab w:val="left" w:pos="1293"/>
        </w:tabs>
        <w:rPr>
          <w:sz w:val="20"/>
        </w:rPr>
      </w:pPr>
      <w:r w:rsidRPr="003E3B8B">
        <w:rPr>
          <w:sz w:val="20"/>
        </w:rPr>
        <w:t xml:space="preserve">System defaults the following: </w:t>
      </w:r>
    </w:p>
    <w:p w14:paraId="113D54D4" w14:textId="77777777" w:rsidR="00866984" w:rsidRPr="003E3B8B" w:rsidRDefault="00866984" w:rsidP="009B3D01">
      <w:pPr>
        <w:pStyle w:val="ListParagraph"/>
        <w:tabs>
          <w:tab w:val="left" w:pos="1293"/>
        </w:tabs>
        <w:ind w:firstLine="0"/>
        <w:rPr>
          <w:sz w:val="20"/>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0"/>
        <w:gridCol w:w="3240"/>
      </w:tblGrid>
      <w:tr w:rsidR="00841623" w:rsidRPr="003E3B8B" w14:paraId="4BE789A7" w14:textId="77777777" w:rsidTr="009B3D01">
        <w:trPr>
          <w:cantSplit/>
          <w:trHeight w:val="458"/>
          <w:tblHeader/>
        </w:trPr>
        <w:tc>
          <w:tcPr>
            <w:tcW w:w="3210" w:type="dxa"/>
            <w:shd w:val="clear" w:color="auto" w:fill="DFDFDF"/>
          </w:tcPr>
          <w:p w14:paraId="4BE789A5" w14:textId="77777777" w:rsidR="00841623" w:rsidRPr="003E3B8B" w:rsidRDefault="00841623" w:rsidP="00F46670">
            <w:pPr>
              <w:pStyle w:val="TableParagraph"/>
              <w:spacing w:line="227" w:lineRule="exact"/>
              <w:ind w:left="110"/>
              <w:rPr>
                <w:b/>
                <w:sz w:val="20"/>
              </w:rPr>
            </w:pPr>
            <w:r w:rsidRPr="003E3B8B">
              <w:rPr>
                <w:b/>
                <w:sz w:val="20"/>
              </w:rPr>
              <w:t>Field</w:t>
            </w:r>
          </w:p>
        </w:tc>
        <w:tc>
          <w:tcPr>
            <w:tcW w:w="3240" w:type="dxa"/>
            <w:shd w:val="clear" w:color="auto" w:fill="DFDFDF"/>
          </w:tcPr>
          <w:p w14:paraId="4BE789A6" w14:textId="77777777" w:rsidR="00841623" w:rsidRPr="003E3B8B" w:rsidRDefault="00841623" w:rsidP="00F46670">
            <w:pPr>
              <w:pStyle w:val="TableParagraph"/>
              <w:spacing w:line="227" w:lineRule="exact"/>
              <w:ind w:left="107"/>
              <w:rPr>
                <w:b/>
                <w:sz w:val="20"/>
              </w:rPr>
            </w:pPr>
            <w:r w:rsidRPr="003E3B8B">
              <w:rPr>
                <w:b/>
                <w:sz w:val="20"/>
              </w:rPr>
              <w:t>Value</w:t>
            </w:r>
          </w:p>
        </w:tc>
      </w:tr>
      <w:tr w:rsidR="00841623" w:rsidRPr="003E3B8B" w14:paraId="4BE789AA" w14:textId="77777777" w:rsidTr="009B3D01">
        <w:trPr>
          <w:cantSplit/>
          <w:trHeight w:val="230"/>
          <w:tblHeader/>
        </w:trPr>
        <w:tc>
          <w:tcPr>
            <w:tcW w:w="3210" w:type="dxa"/>
          </w:tcPr>
          <w:p w14:paraId="4BE789A8" w14:textId="7C52DDC4" w:rsidR="00841623" w:rsidRPr="003E3B8B" w:rsidRDefault="00841623" w:rsidP="00F46670">
            <w:pPr>
              <w:pStyle w:val="TableParagraph"/>
              <w:spacing w:line="210" w:lineRule="exact"/>
              <w:ind w:left="110"/>
              <w:rPr>
                <w:sz w:val="20"/>
              </w:rPr>
            </w:pPr>
            <w:r w:rsidRPr="003E3B8B">
              <w:rPr>
                <w:sz w:val="20"/>
              </w:rPr>
              <w:t xml:space="preserve">Copy </w:t>
            </w:r>
            <w:r w:rsidR="001D6C49" w:rsidRPr="003E3B8B">
              <w:rPr>
                <w:sz w:val="20"/>
              </w:rPr>
              <w:t>f</w:t>
            </w:r>
            <w:r w:rsidRPr="003E3B8B">
              <w:rPr>
                <w:sz w:val="20"/>
              </w:rPr>
              <w:t>rom Group</w:t>
            </w:r>
          </w:p>
        </w:tc>
        <w:tc>
          <w:tcPr>
            <w:tcW w:w="3240" w:type="dxa"/>
          </w:tcPr>
          <w:p w14:paraId="4BE789A9" w14:textId="77777777" w:rsidR="00841623" w:rsidRPr="00157373" w:rsidRDefault="00841623" w:rsidP="00F46670">
            <w:pPr>
              <w:pStyle w:val="TableParagraph"/>
              <w:spacing w:line="210" w:lineRule="exact"/>
              <w:ind w:left="106"/>
              <w:rPr>
                <w:sz w:val="20"/>
              </w:rPr>
            </w:pPr>
            <w:r w:rsidRPr="00157373">
              <w:rPr>
                <w:sz w:val="20"/>
              </w:rPr>
              <w:t>Logged in user’s user group</w:t>
            </w:r>
          </w:p>
        </w:tc>
      </w:tr>
      <w:tr w:rsidR="00322280" w:rsidRPr="003E3B8B" w14:paraId="070DC548" w14:textId="77777777" w:rsidTr="009B3D01">
        <w:trPr>
          <w:cantSplit/>
          <w:trHeight w:val="230"/>
          <w:tblHeader/>
        </w:trPr>
        <w:tc>
          <w:tcPr>
            <w:tcW w:w="3210" w:type="dxa"/>
          </w:tcPr>
          <w:p w14:paraId="39718502" w14:textId="45D5C4B1" w:rsidR="00322280" w:rsidRPr="003E3B8B" w:rsidRDefault="00322280" w:rsidP="00322280">
            <w:pPr>
              <w:pStyle w:val="TableParagraph"/>
              <w:spacing w:line="210" w:lineRule="exact"/>
              <w:ind w:left="110"/>
              <w:rPr>
                <w:sz w:val="20"/>
              </w:rPr>
            </w:pPr>
            <w:r>
              <w:rPr>
                <w:sz w:val="20"/>
              </w:rPr>
              <w:t>Save to Group(s)</w:t>
            </w:r>
          </w:p>
        </w:tc>
        <w:tc>
          <w:tcPr>
            <w:tcW w:w="3240" w:type="dxa"/>
          </w:tcPr>
          <w:p w14:paraId="530878C3" w14:textId="4F56195B" w:rsidR="00322280" w:rsidRPr="003E3B8B" w:rsidRDefault="00322280" w:rsidP="00322280">
            <w:pPr>
              <w:pStyle w:val="TableParagraph"/>
              <w:spacing w:line="210" w:lineRule="exact"/>
              <w:ind w:left="106"/>
              <w:rPr>
                <w:sz w:val="20"/>
              </w:rPr>
            </w:pPr>
            <w:r w:rsidRPr="003E3B8B">
              <w:rPr>
                <w:sz w:val="20"/>
              </w:rPr>
              <w:t>Logged in user’s user group</w:t>
            </w:r>
          </w:p>
        </w:tc>
      </w:tr>
    </w:tbl>
    <w:p w14:paraId="4E0B9EE9" w14:textId="77777777" w:rsidR="00866984" w:rsidRDefault="00866984" w:rsidP="009B3D01">
      <w:pPr>
        <w:pStyle w:val="ListParagraph"/>
        <w:tabs>
          <w:tab w:val="left" w:pos="1293"/>
        </w:tabs>
        <w:spacing w:line="360" w:lineRule="auto"/>
        <w:ind w:left="1296" w:firstLine="0"/>
        <w:rPr>
          <w:sz w:val="20"/>
        </w:rPr>
      </w:pPr>
    </w:p>
    <w:p w14:paraId="5D7D562E" w14:textId="0C371CFD" w:rsidR="00DE14F3" w:rsidRDefault="00DE14F3">
      <w:pPr>
        <w:pStyle w:val="ListParagraph"/>
        <w:numPr>
          <w:ilvl w:val="2"/>
          <w:numId w:val="7"/>
        </w:numPr>
        <w:tabs>
          <w:tab w:val="left" w:pos="1293"/>
        </w:tabs>
        <w:spacing w:line="360" w:lineRule="auto"/>
        <w:ind w:left="1296" w:hanging="275"/>
        <w:rPr>
          <w:sz w:val="20"/>
        </w:rPr>
      </w:pPr>
      <w:r>
        <w:rPr>
          <w:sz w:val="20"/>
        </w:rPr>
        <w:t>User may select additional values for the Save to Group(s).</w:t>
      </w:r>
    </w:p>
    <w:p w14:paraId="4BE789AC" w14:textId="0DD5B4CE" w:rsidR="00EF3D9B" w:rsidRDefault="00024C17">
      <w:pPr>
        <w:pStyle w:val="ListParagraph"/>
        <w:numPr>
          <w:ilvl w:val="2"/>
          <w:numId w:val="7"/>
        </w:numPr>
        <w:tabs>
          <w:tab w:val="left" w:pos="1293"/>
        </w:tabs>
        <w:spacing w:line="360" w:lineRule="auto"/>
        <w:ind w:left="1296" w:hanging="275"/>
        <w:rPr>
          <w:sz w:val="20"/>
        </w:rPr>
      </w:pPr>
      <w:r w:rsidRPr="003E3B8B">
        <w:rPr>
          <w:sz w:val="20"/>
        </w:rPr>
        <w:t xml:space="preserve">User selects </w:t>
      </w:r>
      <w:r w:rsidR="00F36C70" w:rsidRPr="003E3B8B">
        <w:rPr>
          <w:sz w:val="20"/>
        </w:rPr>
        <w:t xml:space="preserve">a Screen from the </w:t>
      </w:r>
      <w:r w:rsidR="001610CD" w:rsidRPr="003E3B8B">
        <w:rPr>
          <w:sz w:val="20"/>
        </w:rPr>
        <w:t>lookup</w:t>
      </w:r>
      <w:r w:rsidR="002C3DD4" w:rsidRPr="003E3B8B">
        <w:rPr>
          <w:sz w:val="20"/>
        </w:rPr>
        <w:t>.</w:t>
      </w:r>
    </w:p>
    <w:p w14:paraId="6D361BD4" w14:textId="0329C102" w:rsidR="00D9148D" w:rsidRPr="003E3B8B" w:rsidRDefault="00D9148D">
      <w:pPr>
        <w:pStyle w:val="ListParagraph"/>
        <w:numPr>
          <w:ilvl w:val="2"/>
          <w:numId w:val="7"/>
        </w:numPr>
        <w:tabs>
          <w:tab w:val="left" w:pos="1293"/>
        </w:tabs>
        <w:spacing w:line="360" w:lineRule="auto"/>
        <w:ind w:left="1296" w:hanging="275"/>
        <w:rPr>
          <w:sz w:val="20"/>
        </w:rPr>
      </w:pPr>
      <w:r>
        <w:rPr>
          <w:sz w:val="20"/>
        </w:rPr>
        <w:t>System defaults Screen Description</w:t>
      </w:r>
    </w:p>
    <w:p w14:paraId="323BC570" w14:textId="61865E11" w:rsidR="002B7439" w:rsidRDefault="002B7439" w:rsidP="00A64A88">
      <w:pPr>
        <w:pStyle w:val="ListParagraph"/>
        <w:numPr>
          <w:ilvl w:val="2"/>
          <w:numId w:val="7"/>
        </w:numPr>
        <w:tabs>
          <w:tab w:val="left" w:pos="1293"/>
        </w:tabs>
        <w:spacing w:line="360" w:lineRule="auto"/>
        <w:ind w:left="1296" w:hanging="275"/>
        <w:rPr>
          <w:sz w:val="20"/>
        </w:rPr>
      </w:pPr>
      <w:r w:rsidRPr="003E3B8B">
        <w:rPr>
          <w:sz w:val="20"/>
        </w:rPr>
        <w:t xml:space="preserve">User may or may not select a </w:t>
      </w:r>
      <w:r w:rsidR="00AF58F6">
        <w:rPr>
          <w:sz w:val="20"/>
        </w:rPr>
        <w:t>Card</w:t>
      </w:r>
      <w:r w:rsidRPr="003E3B8B">
        <w:rPr>
          <w:sz w:val="20"/>
        </w:rPr>
        <w:t xml:space="preserve">. </w:t>
      </w:r>
    </w:p>
    <w:p w14:paraId="16CDBC7D" w14:textId="702DD33B" w:rsidR="00D9148D" w:rsidRPr="003E3B8B" w:rsidRDefault="00D9148D" w:rsidP="00A64A88">
      <w:pPr>
        <w:pStyle w:val="ListParagraph"/>
        <w:numPr>
          <w:ilvl w:val="2"/>
          <w:numId w:val="7"/>
        </w:numPr>
        <w:tabs>
          <w:tab w:val="left" w:pos="1293"/>
        </w:tabs>
        <w:spacing w:line="360" w:lineRule="auto"/>
        <w:ind w:left="1296" w:hanging="275"/>
        <w:rPr>
          <w:sz w:val="20"/>
        </w:rPr>
      </w:pPr>
      <w:r>
        <w:rPr>
          <w:sz w:val="20"/>
        </w:rPr>
        <w:t>System defaults Card Description if a Card is selected.</w:t>
      </w:r>
    </w:p>
    <w:p w14:paraId="4BE789AF" w14:textId="7AD3A929" w:rsidR="00A1655D" w:rsidRPr="003E3B8B" w:rsidRDefault="009918E1" w:rsidP="00A64A88">
      <w:pPr>
        <w:pStyle w:val="ListParagraph"/>
        <w:numPr>
          <w:ilvl w:val="2"/>
          <w:numId w:val="7"/>
        </w:numPr>
        <w:tabs>
          <w:tab w:val="left" w:pos="1293"/>
        </w:tabs>
        <w:spacing w:line="360" w:lineRule="auto"/>
        <w:ind w:left="1296" w:hanging="275"/>
        <w:rPr>
          <w:sz w:val="20"/>
        </w:rPr>
      </w:pPr>
      <w:r w:rsidRPr="003E3B8B">
        <w:rPr>
          <w:sz w:val="20"/>
        </w:rPr>
        <w:t xml:space="preserve">User clicks the Load </w:t>
      </w:r>
      <w:r w:rsidR="0016351A" w:rsidRPr="003E3B8B">
        <w:rPr>
          <w:sz w:val="20"/>
        </w:rPr>
        <w:t xml:space="preserve">Layout </w:t>
      </w:r>
      <w:r w:rsidRPr="003E3B8B">
        <w:rPr>
          <w:sz w:val="20"/>
        </w:rPr>
        <w:t>button</w:t>
      </w:r>
      <w:r w:rsidR="005D045A" w:rsidRPr="003E3B8B">
        <w:rPr>
          <w:sz w:val="20"/>
        </w:rPr>
        <w:t xml:space="preserve">. System will load the </w:t>
      </w:r>
      <w:r w:rsidR="00E52694" w:rsidRPr="003E3B8B">
        <w:rPr>
          <w:sz w:val="20"/>
        </w:rPr>
        <w:t>A</w:t>
      </w:r>
      <w:r w:rsidR="00391146" w:rsidRPr="003E3B8B">
        <w:rPr>
          <w:sz w:val="20"/>
        </w:rPr>
        <w:t xml:space="preserve">vailable </w:t>
      </w:r>
      <w:r w:rsidR="0048060D" w:rsidRPr="003E3B8B">
        <w:rPr>
          <w:sz w:val="20"/>
        </w:rPr>
        <w:t>F</w:t>
      </w:r>
      <w:r w:rsidR="00391146" w:rsidRPr="003E3B8B">
        <w:rPr>
          <w:sz w:val="20"/>
        </w:rPr>
        <w:t xml:space="preserve">ields </w:t>
      </w:r>
      <w:r w:rsidR="00E52694" w:rsidRPr="003E3B8B">
        <w:rPr>
          <w:sz w:val="20"/>
        </w:rPr>
        <w:t>list box</w:t>
      </w:r>
      <w:r w:rsidR="00391146" w:rsidRPr="003E3B8B">
        <w:rPr>
          <w:sz w:val="20"/>
        </w:rPr>
        <w:t>, with the list of fields available for the selected Screen/</w:t>
      </w:r>
      <w:r w:rsidR="00AF58F6">
        <w:rPr>
          <w:sz w:val="20"/>
        </w:rPr>
        <w:t>Card</w:t>
      </w:r>
      <w:r w:rsidR="005E2742">
        <w:rPr>
          <w:sz w:val="20"/>
        </w:rPr>
        <w:t xml:space="preserve"> based on the </w:t>
      </w:r>
      <w:r w:rsidR="00964F7F">
        <w:rPr>
          <w:sz w:val="20"/>
        </w:rPr>
        <w:t>layout</w:t>
      </w:r>
      <w:r w:rsidR="005E2742">
        <w:rPr>
          <w:sz w:val="20"/>
        </w:rPr>
        <w:t xml:space="preserve"> defined for the </w:t>
      </w:r>
      <w:r w:rsidR="00964F7F">
        <w:rPr>
          <w:sz w:val="20"/>
        </w:rPr>
        <w:t>Copy f</w:t>
      </w:r>
      <w:r w:rsidR="005E2742">
        <w:rPr>
          <w:sz w:val="20"/>
        </w:rPr>
        <w:t xml:space="preserve">rom </w:t>
      </w:r>
      <w:r w:rsidR="00964F7F">
        <w:rPr>
          <w:sz w:val="20"/>
        </w:rPr>
        <w:t>Group</w:t>
      </w:r>
      <w:r w:rsidR="00DF3F0D" w:rsidRPr="003E3B8B">
        <w:rPr>
          <w:sz w:val="20"/>
        </w:rPr>
        <w:t xml:space="preserve">. </w:t>
      </w:r>
      <w:r w:rsidR="00A1655D" w:rsidRPr="003E3B8B">
        <w:rPr>
          <w:sz w:val="20"/>
        </w:rPr>
        <w:t xml:space="preserve"> </w:t>
      </w:r>
      <w:r w:rsidR="00AF58F6" w:rsidRPr="003E3B8B">
        <w:rPr>
          <w:sz w:val="20"/>
        </w:rPr>
        <w:t xml:space="preserve">If no </w:t>
      </w:r>
      <w:r w:rsidR="00AF58F6">
        <w:rPr>
          <w:sz w:val="20"/>
        </w:rPr>
        <w:t>card</w:t>
      </w:r>
      <w:r w:rsidR="00AF58F6" w:rsidRPr="003E3B8B">
        <w:rPr>
          <w:sz w:val="20"/>
        </w:rPr>
        <w:t xml:space="preserve"> is selected the system will load the record view of the selected screen.</w:t>
      </w:r>
    </w:p>
    <w:p w14:paraId="4BE789B0" w14:textId="250D74D2" w:rsidR="00FC09F6" w:rsidRPr="003E3B8B" w:rsidRDefault="00FC09F6" w:rsidP="00A64A88">
      <w:pPr>
        <w:pStyle w:val="ListParagraph"/>
        <w:numPr>
          <w:ilvl w:val="2"/>
          <w:numId w:val="7"/>
        </w:numPr>
        <w:tabs>
          <w:tab w:val="left" w:pos="1293"/>
        </w:tabs>
        <w:spacing w:line="360" w:lineRule="auto"/>
        <w:ind w:left="1296"/>
        <w:rPr>
          <w:sz w:val="20"/>
        </w:rPr>
      </w:pPr>
      <w:r w:rsidRPr="003E3B8B">
        <w:rPr>
          <w:sz w:val="20"/>
        </w:rPr>
        <w:t xml:space="preserve">The system will protect </w:t>
      </w:r>
      <w:r w:rsidR="007F6BEB" w:rsidRPr="003E3B8B">
        <w:rPr>
          <w:sz w:val="20"/>
        </w:rPr>
        <w:t>all the</w:t>
      </w:r>
      <w:r w:rsidRPr="003E3B8B">
        <w:rPr>
          <w:sz w:val="20"/>
        </w:rPr>
        <w:t xml:space="preserve"> fields </w:t>
      </w:r>
      <w:r w:rsidR="002920DF" w:rsidRPr="003E3B8B">
        <w:rPr>
          <w:sz w:val="20"/>
        </w:rPr>
        <w:t xml:space="preserve">except </w:t>
      </w:r>
      <w:r w:rsidR="00AF58F6">
        <w:rPr>
          <w:sz w:val="20"/>
        </w:rPr>
        <w:t xml:space="preserve">the </w:t>
      </w:r>
      <w:r w:rsidR="00CD693E" w:rsidRPr="003E3B8B">
        <w:rPr>
          <w:sz w:val="20"/>
        </w:rPr>
        <w:t>Load Layout</w:t>
      </w:r>
      <w:r w:rsidR="0006089E">
        <w:rPr>
          <w:sz w:val="20"/>
        </w:rPr>
        <w:t>,</w:t>
      </w:r>
      <w:r w:rsidR="00CD693E" w:rsidRPr="003E3B8B">
        <w:rPr>
          <w:sz w:val="20"/>
        </w:rPr>
        <w:t xml:space="preserve"> </w:t>
      </w:r>
      <w:r w:rsidR="002920DF" w:rsidRPr="003E3B8B">
        <w:rPr>
          <w:sz w:val="20"/>
        </w:rPr>
        <w:t>Reset</w:t>
      </w:r>
      <w:r w:rsidR="00CD693E" w:rsidRPr="003E3B8B">
        <w:rPr>
          <w:sz w:val="20"/>
        </w:rPr>
        <w:t xml:space="preserve"> Layout</w:t>
      </w:r>
      <w:r w:rsidR="0006089E">
        <w:rPr>
          <w:sz w:val="20"/>
        </w:rPr>
        <w:t xml:space="preserve"> &amp; Save Layout</w:t>
      </w:r>
      <w:r w:rsidR="00AF58F6">
        <w:rPr>
          <w:sz w:val="20"/>
        </w:rPr>
        <w:t xml:space="preserve"> buttons and the Available Fields list box</w:t>
      </w:r>
      <w:r w:rsidR="00CD693E" w:rsidRPr="003E3B8B">
        <w:rPr>
          <w:sz w:val="20"/>
        </w:rPr>
        <w:t>.</w:t>
      </w:r>
    </w:p>
    <w:p w14:paraId="0CD452B8" w14:textId="758E5670" w:rsidR="00655877" w:rsidRPr="003E3B8B" w:rsidRDefault="00640532">
      <w:pPr>
        <w:pStyle w:val="ListParagraph"/>
        <w:numPr>
          <w:ilvl w:val="2"/>
          <w:numId w:val="7"/>
        </w:numPr>
        <w:tabs>
          <w:tab w:val="left" w:pos="1293"/>
        </w:tabs>
        <w:spacing w:line="360" w:lineRule="auto"/>
        <w:ind w:left="1296" w:hanging="275"/>
        <w:rPr>
          <w:sz w:val="20"/>
        </w:rPr>
      </w:pPr>
      <w:r w:rsidRPr="003E3B8B">
        <w:rPr>
          <w:sz w:val="20"/>
        </w:rPr>
        <w:t xml:space="preserve">User changes the </w:t>
      </w:r>
      <w:r w:rsidR="00372CCF" w:rsidRPr="003E3B8B">
        <w:rPr>
          <w:sz w:val="20"/>
        </w:rPr>
        <w:t>properties of the available fields</w:t>
      </w:r>
      <w:r w:rsidR="00C50356" w:rsidRPr="003E3B8B">
        <w:rPr>
          <w:sz w:val="20"/>
        </w:rPr>
        <w:t xml:space="preserve">, inside the Available fields list box by </w:t>
      </w:r>
      <w:r w:rsidR="00ED2628" w:rsidRPr="003E3B8B">
        <w:rPr>
          <w:sz w:val="20"/>
        </w:rPr>
        <w:t>either:</w:t>
      </w:r>
    </w:p>
    <w:p w14:paraId="6764E384" w14:textId="153F7841" w:rsidR="00C50356" w:rsidRPr="003E3B8B" w:rsidRDefault="00ED2628" w:rsidP="00E413C3">
      <w:pPr>
        <w:pStyle w:val="ListParagraph"/>
        <w:numPr>
          <w:ilvl w:val="0"/>
          <w:numId w:val="16"/>
        </w:numPr>
        <w:tabs>
          <w:tab w:val="left" w:pos="1293"/>
        </w:tabs>
        <w:spacing w:line="360" w:lineRule="auto"/>
        <w:rPr>
          <w:sz w:val="20"/>
        </w:rPr>
      </w:pPr>
      <w:r w:rsidRPr="003E3B8B">
        <w:rPr>
          <w:sz w:val="20"/>
        </w:rPr>
        <w:t>D</w:t>
      </w:r>
      <w:r w:rsidR="00640532" w:rsidRPr="003E3B8B">
        <w:rPr>
          <w:sz w:val="20"/>
        </w:rPr>
        <w:t>ragging field</w:t>
      </w:r>
      <w:r w:rsidR="00F67EA4" w:rsidRPr="003E3B8B">
        <w:rPr>
          <w:sz w:val="20"/>
        </w:rPr>
        <w:t>(</w:t>
      </w:r>
      <w:r w:rsidR="00640532" w:rsidRPr="003E3B8B">
        <w:rPr>
          <w:sz w:val="20"/>
        </w:rPr>
        <w:t>s</w:t>
      </w:r>
      <w:r w:rsidR="00F67EA4" w:rsidRPr="003E3B8B">
        <w:rPr>
          <w:sz w:val="20"/>
        </w:rPr>
        <w:t>)</w:t>
      </w:r>
      <w:r w:rsidR="000A500C" w:rsidRPr="003E3B8B">
        <w:rPr>
          <w:sz w:val="20"/>
        </w:rPr>
        <w:t xml:space="preserve"> and/or section header</w:t>
      </w:r>
      <w:r w:rsidR="002448BC" w:rsidRPr="003E3B8B">
        <w:rPr>
          <w:sz w:val="20"/>
        </w:rPr>
        <w:t>,</w:t>
      </w:r>
      <w:r w:rsidR="00640532" w:rsidRPr="003E3B8B">
        <w:rPr>
          <w:sz w:val="20"/>
        </w:rPr>
        <w:t xml:space="preserve"> </w:t>
      </w:r>
      <w:r w:rsidR="00770BD4" w:rsidRPr="003E3B8B">
        <w:rPr>
          <w:sz w:val="20"/>
        </w:rPr>
        <w:t>either up or down</w:t>
      </w:r>
      <w:r w:rsidRPr="003E3B8B">
        <w:rPr>
          <w:sz w:val="20"/>
        </w:rPr>
        <w:t xml:space="preserve"> to move multiple places up/down</w:t>
      </w:r>
    </w:p>
    <w:p w14:paraId="749988A6" w14:textId="22D5CE4F" w:rsidR="00C50356" w:rsidRPr="003E3B8B" w:rsidRDefault="00C50356" w:rsidP="00E413C3">
      <w:pPr>
        <w:pStyle w:val="ListParagraph"/>
        <w:numPr>
          <w:ilvl w:val="0"/>
          <w:numId w:val="16"/>
        </w:numPr>
        <w:tabs>
          <w:tab w:val="left" w:pos="1293"/>
        </w:tabs>
        <w:spacing w:line="360" w:lineRule="auto"/>
        <w:rPr>
          <w:sz w:val="20"/>
        </w:rPr>
      </w:pPr>
      <w:r w:rsidRPr="003E3B8B">
        <w:rPr>
          <w:sz w:val="20"/>
        </w:rPr>
        <w:t>U</w:t>
      </w:r>
      <w:r w:rsidR="00655877" w:rsidRPr="003E3B8B">
        <w:rPr>
          <w:sz w:val="20"/>
        </w:rPr>
        <w:t xml:space="preserve">sing the Move </w:t>
      </w:r>
      <w:r w:rsidR="003860EA" w:rsidRPr="003E3B8B">
        <w:rPr>
          <w:sz w:val="20"/>
        </w:rPr>
        <w:t>U</w:t>
      </w:r>
      <w:r w:rsidR="00655877" w:rsidRPr="003E3B8B">
        <w:rPr>
          <w:sz w:val="20"/>
        </w:rPr>
        <w:t>p/</w:t>
      </w:r>
      <w:r w:rsidR="003860EA" w:rsidRPr="003E3B8B">
        <w:rPr>
          <w:sz w:val="20"/>
        </w:rPr>
        <w:t>D</w:t>
      </w:r>
      <w:r w:rsidR="00655877" w:rsidRPr="003E3B8B">
        <w:rPr>
          <w:sz w:val="20"/>
        </w:rPr>
        <w:t>own button</w:t>
      </w:r>
      <w:r w:rsidRPr="003E3B8B">
        <w:rPr>
          <w:sz w:val="20"/>
        </w:rPr>
        <w:t xml:space="preserve"> to move it one location at a time</w:t>
      </w:r>
    </w:p>
    <w:p w14:paraId="4BE789B2" w14:textId="557B4BB1" w:rsidR="00640532" w:rsidRDefault="00C50356" w:rsidP="00E413C3">
      <w:pPr>
        <w:pStyle w:val="ListParagraph"/>
        <w:numPr>
          <w:ilvl w:val="0"/>
          <w:numId w:val="16"/>
        </w:numPr>
        <w:tabs>
          <w:tab w:val="left" w:pos="1293"/>
        </w:tabs>
        <w:spacing w:line="360" w:lineRule="auto"/>
        <w:rPr>
          <w:sz w:val="20"/>
        </w:rPr>
      </w:pPr>
      <w:r w:rsidRPr="003E3B8B">
        <w:rPr>
          <w:sz w:val="20"/>
        </w:rPr>
        <w:t>C</w:t>
      </w:r>
      <w:r w:rsidR="008F30E5" w:rsidRPr="003E3B8B">
        <w:rPr>
          <w:sz w:val="20"/>
        </w:rPr>
        <w:t xml:space="preserve">hanging field </w:t>
      </w:r>
      <w:r w:rsidR="00DD5547" w:rsidRPr="003E3B8B">
        <w:rPr>
          <w:sz w:val="20"/>
        </w:rPr>
        <w:t>attributes. (</w:t>
      </w:r>
      <w:r w:rsidR="00A74BC7" w:rsidRPr="003E3B8B">
        <w:rPr>
          <w:sz w:val="20"/>
        </w:rPr>
        <w:t xml:space="preserve">See </w:t>
      </w:r>
      <w:r w:rsidR="00A74BC7" w:rsidRPr="003E3B8B">
        <w:rPr>
          <w:color w:val="0070C0"/>
          <w:sz w:val="20"/>
        </w:rPr>
        <w:t xml:space="preserve">Supplemental Requirements </w:t>
      </w:r>
      <w:r w:rsidR="00A74BC7" w:rsidRPr="003E3B8B">
        <w:rPr>
          <w:sz w:val="20"/>
        </w:rPr>
        <w:t>for more information)</w:t>
      </w:r>
    </w:p>
    <w:p w14:paraId="4AB751C2" w14:textId="452D4B0F" w:rsidR="00E0638D" w:rsidRPr="003E3B8B" w:rsidRDefault="00E0638D" w:rsidP="00E413C3">
      <w:pPr>
        <w:pStyle w:val="ListParagraph"/>
        <w:numPr>
          <w:ilvl w:val="0"/>
          <w:numId w:val="16"/>
        </w:numPr>
        <w:tabs>
          <w:tab w:val="left" w:pos="1293"/>
        </w:tabs>
        <w:spacing w:line="360" w:lineRule="auto"/>
        <w:rPr>
          <w:sz w:val="20"/>
        </w:rPr>
      </w:pPr>
      <w:r>
        <w:rPr>
          <w:sz w:val="20"/>
        </w:rPr>
        <w:t>Setting</w:t>
      </w:r>
      <w:r w:rsidR="00DC1DEF">
        <w:rPr>
          <w:sz w:val="20"/>
        </w:rPr>
        <w:t>/clearing default values</w:t>
      </w:r>
    </w:p>
    <w:p w14:paraId="6FCAA000" w14:textId="379B004A" w:rsidR="00845C75" w:rsidRPr="003E3B8B" w:rsidRDefault="00640532" w:rsidP="0097075E">
      <w:pPr>
        <w:pStyle w:val="ListParagraph"/>
        <w:numPr>
          <w:ilvl w:val="2"/>
          <w:numId w:val="7"/>
        </w:numPr>
        <w:tabs>
          <w:tab w:val="left" w:pos="1293"/>
        </w:tabs>
        <w:spacing w:line="360" w:lineRule="auto"/>
        <w:ind w:left="1296" w:hanging="275"/>
        <w:rPr>
          <w:sz w:val="20"/>
        </w:rPr>
      </w:pPr>
      <w:r w:rsidRPr="003E3B8B">
        <w:rPr>
          <w:sz w:val="20"/>
        </w:rPr>
        <w:t>The system immediately shows the results of the move, by updating the field</w:t>
      </w:r>
      <w:r w:rsidR="00272563" w:rsidRPr="003E3B8B">
        <w:rPr>
          <w:sz w:val="20"/>
        </w:rPr>
        <w:t xml:space="preserve">(s) </w:t>
      </w:r>
      <w:r w:rsidRPr="003E3B8B">
        <w:rPr>
          <w:sz w:val="20"/>
        </w:rPr>
        <w:t>in the new location</w:t>
      </w:r>
      <w:r w:rsidR="006B7CA7" w:rsidRPr="003E3B8B">
        <w:rPr>
          <w:sz w:val="20"/>
        </w:rPr>
        <w:t>/chang</w:t>
      </w:r>
      <w:r w:rsidR="0079087B" w:rsidRPr="003E3B8B">
        <w:rPr>
          <w:sz w:val="20"/>
        </w:rPr>
        <w:t>ed</w:t>
      </w:r>
      <w:r w:rsidR="006B7CA7" w:rsidRPr="003E3B8B">
        <w:rPr>
          <w:sz w:val="20"/>
        </w:rPr>
        <w:t xml:space="preserve"> field</w:t>
      </w:r>
      <w:r w:rsidR="0079087B" w:rsidRPr="003E3B8B">
        <w:rPr>
          <w:sz w:val="20"/>
        </w:rPr>
        <w:t xml:space="preserve"> attributes</w:t>
      </w:r>
      <w:r w:rsidRPr="003E3B8B">
        <w:rPr>
          <w:sz w:val="20"/>
        </w:rPr>
        <w:t>.</w:t>
      </w:r>
      <w:r w:rsidR="00DC1DEF">
        <w:rPr>
          <w:sz w:val="20"/>
        </w:rPr>
        <w:t xml:space="preserve"> Any currently set default values will be displayed as well.</w:t>
      </w:r>
    </w:p>
    <w:p w14:paraId="4BE789B4" w14:textId="32B7EBBB" w:rsidR="00640532" w:rsidRPr="003E3B8B" w:rsidRDefault="00640532" w:rsidP="00A64A88">
      <w:pPr>
        <w:pStyle w:val="ListParagraph"/>
        <w:numPr>
          <w:ilvl w:val="2"/>
          <w:numId w:val="7"/>
        </w:numPr>
        <w:tabs>
          <w:tab w:val="left" w:pos="1293"/>
        </w:tabs>
        <w:spacing w:line="360" w:lineRule="auto"/>
        <w:ind w:left="1296" w:hanging="275"/>
        <w:rPr>
          <w:sz w:val="20"/>
        </w:rPr>
      </w:pPr>
      <w:r w:rsidRPr="003E3B8B">
        <w:rPr>
          <w:sz w:val="20"/>
        </w:rPr>
        <w:t>User Save</w:t>
      </w:r>
      <w:r w:rsidR="009D24AD" w:rsidRPr="003E3B8B">
        <w:rPr>
          <w:sz w:val="20"/>
        </w:rPr>
        <w:t xml:space="preserve">s the changes, by </w:t>
      </w:r>
      <w:r w:rsidR="00E262BF">
        <w:rPr>
          <w:sz w:val="20"/>
        </w:rPr>
        <w:t>clicking</w:t>
      </w:r>
      <w:r w:rsidR="009D24AD" w:rsidRPr="003E3B8B">
        <w:rPr>
          <w:sz w:val="20"/>
        </w:rPr>
        <w:t xml:space="preserve"> the Save</w:t>
      </w:r>
      <w:r w:rsidR="00D407E8">
        <w:rPr>
          <w:sz w:val="20"/>
        </w:rPr>
        <w:t xml:space="preserve"> Layout</w:t>
      </w:r>
      <w:r w:rsidRPr="003E3B8B">
        <w:rPr>
          <w:sz w:val="20"/>
        </w:rPr>
        <w:t xml:space="preserve"> button.</w:t>
      </w:r>
    </w:p>
    <w:p w14:paraId="4BE789B5" w14:textId="3312A9AA" w:rsidR="000044AF" w:rsidRPr="003E3B8B" w:rsidRDefault="000044AF" w:rsidP="00A64A88">
      <w:pPr>
        <w:pStyle w:val="ListParagraph"/>
        <w:numPr>
          <w:ilvl w:val="2"/>
          <w:numId w:val="7"/>
        </w:numPr>
        <w:tabs>
          <w:tab w:val="left" w:pos="1293"/>
        </w:tabs>
        <w:spacing w:line="360" w:lineRule="auto"/>
        <w:ind w:left="1296" w:hanging="275"/>
        <w:rPr>
          <w:sz w:val="20"/>
        </w:rPr>
      </w:pPr>
      <w:r w:rsidRPr="003E3B8B">
        <w:rPr>
          <w:sz w:val="20"/>
        </w:rPr>
        <w:t>System saves the changes to the screen</w:t>
      </w:r>
      <w:r w:rsidR="001C53D2" w:rsidRPr="003E3B8B">
        <w:rPr>
          <w:sz w:val="20"/>
        </w:rPr>
        <w:t>/</w:t>
      </w:r>
      <w:r w:rsidR="00AF58F6">
        <w:rPr>
          <w:sz w:val="20"/>
        </w:rPr>
        <w:t>card</w:t>
      </w:r>
      <w:r w:rsidR="003829C0" w:rsidRPr="003E3B8B">
        <w:rPr>
          <w:sz w:val="20"/>
        </w:rPr>
        <w:t>, to the</w:t>
      </w:r>
      <w:r w:rsidR="00DE14F3">
        <w:rPr>
          <w:sz w:val="20"/>
        </w:rPr>
        <w:t xml:space="preserve"> Save to Groups(s)</w:t>
      </w:r>
      <w:r w:rsidR="00724F0F" w:rsidRPr="003E3B8B">
        <w:rPr>
          <w:sz w:val="20"/>
        </w:rPr>
        <w:t>.</w:t>
      </w:r>
    </w:p>
    <w:p w14:paraId="4BE789B6" w14:textId="3D3E0E8B" w:rsidR="000044AF" w:rsidRPr="003E3B8B" w:rsidRDefault="000044AF" w:rsidP="00A64A88">
      <w:pPr>
        <w:pStyle w:val="ListParagraph"/>
        <w:numPr>
          <w:ilvl w:val="2"/>
          <w:numId w:val="7"/>
        </w:numPr>
        <w:tabs>
          <w:tab w:val="left" w:pos="1293"/>
        </w:tabs>
        <w:spacing w:line="360" w:lineRule="auto"/>
        <w:ind w:left="1296" w:hanging="275"/>
        <w:rPr>
          <w:sz w:val="20"/>
        </w:rPr>
      </w:pPr>
      <w:r w:rsidRPr="003E3B8B">
        <w:rPr>
          <w:sz w:val="20"/>
        </w:rPr>
        <w:t>System displays the standard message after saving</w:t>
      </w:r>
      <w:r w:rsidR="000D7B62">
        <w:rPr>
          <w:sz w:val="20"/>
        </w:rPr>
        <w:t>,</w:t>
      </w:r>
      <w:r w:rsidR="005611CD" w:rsidRPr="003E3B8B">
        <w:rPr>
          <w:sz w:val="20"/>
        </w:rPr>
        <w:t xml:space="preserve"> </w:t>
      </w:r>
      <w:r w:rsidR="0050342F">
        <w:rPr>
          <w:sz w:val="20"/>
        </w:rPr>
        <w:t>reset</w:t>
      </w:r>
      <w:r w:rsidR="000D7B62">
        <w:rPr>
          <w:sz w:val="20"/>
        </w:rPr>
        <w:t>s</w:t>
      </w:r>
      <w:r w:rsidR="0050342F">
        <w:rPr>
          <w:sz w:val="20"/>
        </w:rPr>
        <w:t xml:space="preserve"> the Copy From Group and </w:t>
      </w:r>
      <w:r w:rsidR="005611CD" w:rsidRPr="003E3B8B">
        <w:rPr>
          <w:sz w:val="20"/>
        </w:rPr>
        <w:t>reload</w:t>
      </w:r>
      <w:r w:rsidR="000D7B62">
        <w:rPr>
          <w:sz w:val="20"/>
        </w:rPr>
        <w:t>s</w:t>
      </w:r>
      <w:r w:rsidRPr="003E3B8B">
        <w:rPr>
          <w:sz w:val="20"/>
        </w:rPr>
        <w:t xml:space="preserve"> the</w:t>
      </w:r>
      <w:r w:rsidR="004D2A7F">
        <w:rPr>
          <w:sz w:val="20"/>
        </w:rPr>
        <w:t xml:space="preserve"> associated</w:t>
      </w:r>
      <w:r w:rsidRPr="003E3B8B">
        <w:rPr>
          <w:sz w:val="20"/>
        </w:rPr>
        <w:t xml:space="preserve"> layout. </w:t>
      </w:r>
      <w:r w:rsidR="003901E5" w:rsidRPr="009B3D01">
        <w:rPr>
          <w:sz w:val="20"/>
        </w:rPr>
        <w:t xml:space="preserve">The </w:t>
      </w:r>
      <w:r w:rsidR="00B20C1F">
        <w:rPr>
          <w:sz w:val="20"/>
        </w:rPr>
        <w:t xml:space="preserve">Copy From Group and the </w:t>
      </w:r>
      <w:r w:rsidR="003901E5" w:rsidRPr="009B3D01">
        <w:rPr>
          <w:sz w:val="20"/>
        </w:rPr>
        <w:t>layout loaded will be the</w:t>
      </w:r>
      <w:r w:rsidR="00B20C1F">
        <w:rPr>
          <w:sz w:val="20"/>
        </w:rPr>
        <w:t xml:space="preserve"> first</w:t>
      </w:r>
      <w:r w:rsidR="003901E5" w:rsidRPr="009B3D01">
        <w:rPr>
          <w:sz w:val="20"/>
        </w:rPr>
        <w:t xml:space="preserve"> Save to Group</w:t>
      </w:r>
      <w:r w:rsidR="000F1D9F">
        <w:rPr>
          <w:sz w:val="20"/>
        </w:rPr>
        <w:t>(</w:t>
      </w:r>
      <w:r w:rsidR="003901E5" w:rsidRPr="009B3D01">
        <w:rPr>
          <w:sz w:val="20"/>
        </w:rPr>
        <w:t>s</w:t>
      </w:r>
      <w:r w:rsidR="000F1D9F">
        <w:rPr>
          <w:sz w:val="20"/>
        </w:rPr>
        <w:t>)</w:t>
      </w:r>
      <w:r w:rsidR="003901E5" w:rsidRPr="009B3D01">
        <w:rPr>
          <w:sz w:val="20"/>
        </w:rPr>
        <w:t xml:space="preserve"> </w:t>
      </w:r>
      <w:r w:rsidR="00B20C1F">
        <w:rPr>
          <w:sz w:val="20"/>
        </w:rPr>
        <w:t>in the list</w:t>
      </w:r>
      <w:r w:rsidR="0050342F">
        <w:rPr>
          <w:sz w:val="20"/>
        </w:rPr>
        <w:t>.</w:t>
      </w:r>
      <w:r w:rsidR="001E5CFE">
        <w:rPr>
          <w:sz w:val="20"/>
        </w:rPr>
        <w:t xml:space="preserve"> </w:t>
      </w:r>
      <w:r w:rsidR="004D2A7F">
        <w:rPr>
          <w:sz w:val="20"/>
        </w:rPr>
        <w:t>See Design Decisions for more details.</w:t>
      </w:r>
    </w:p>
    <w:p w14:paraId="4BE789B9" w14:textId="77777777" w:rsidR="00EF3D9B" w:rsidRPr="003E3B8B" w:rsidRDefault="00EF3D9B">
      <w:pPr>
        <w:pStyle w:val="BodyText"/>
        <w:rPr>
          <w:sz w:val="10"/>
        </w:rPr>
      </w:pPr>
    </w:p>
    <w:p w14:paraId="4BE789BA" w14:textId="77777777" w:rsidR="00EF3D9B" w:rsidRPr="003E3B8B" w:rsidRDefault="007A09E7">
      <w:pPr>
        <w:pStyle w:val="Heading1"/>
        <w:numPr>
          <w:ilvl w:val="1"/>
          <w:numId w:val="6"/>
        </w:numPr>
        <w:tabs>
          <w:tab w:val="left" w:pos="1005"/>
        </w:tabs>
        <w:jc w:val="left"/>
      </w:pPr>
      <w:bookmarkStart w:id="15" w:name="6._&lt;User_actions,_such_as_User_saves_the"/>
      <w:bookmarkStart w:id="16" w:name="8.0_Alternate_Flows"/>
      <w:bookmarkEnd w:id="15"/>
      <w:bookmarkEnd w:id="16"/>
      <w:r w:rsidRPr="003E3B8B">
        <w:rPr>
          <w:color w:val="B5121B"/>
        </w:rPr>
        <w:t>Alternate</w:t>
      </w:r>
      <w:r w:rsidRPr="003E3B8B">
        <w:rPr>
          <w:color w:val="B5121B"/>
          <w:spacing w:val="-2"/>
        </w:rPr>
        <w:t xml:space="preserve"> </w:t>
      </w:r>
      <w:r w:rsidRPr="003E3B8B">
        <w:rPr>
          <w:color w:val="B5121B"/>
        </w:rPr>
        <w:t>Flows</w:t>
      </w:r>
    </w:p>
    <w:p w14:paraId="0954B5EE" w14:textId="77777777" w:rsidR="00C96FCB" w:rsidRPr="003E3B8B" w:rsidRDefault="00C96FCB" w:rsidP="003E3B8B">
      <w:pPr>
        <w:pStyle w:val="ListParagraph"/>
        <w:tabs>
          <w:tab w:val="left" w:pos="1350"/>
        </w:tabs>
        <w:spacing w:before="58"/>
        <w:ind w:left="1440" w:firstLine="0"/>
        <w:rPr>
          <w:sz w:val="20"/>
        </w:rPr>
      </w:pPr>
      <w:bookmarkStart w:id="17" w:name="8.1_User_Adds_New_Record"/>
      <w:bookmarkEnd w:id="17"/>
    </w:p>
    <w:p w14:paraId="4BE789BB" w14:textId="10C0C28A" w:rsidR="00EF3D9B" w:rsidRPr="003E3B8B" w:rsidRDefault="002153B5">
      <w:pPr>
        <w:pStyle w:val="ListParagraph"/>
        <w:numPr>
          <w:ilvl w:val="1"/>
          <w:numId w:val="6"/>
        </w:numPr>
        <w:tabs>
          <w:tab w:val="left" w:pos="1437"/>
        </w:tabs>
        <w:spacing w:before="120"/>
        <w:ind w:left="1436"/>
        <w:jc w:val="left"/>
        <w:rPr>
          <w:b/>
          <w:sz w:val="20"/>
        </w:rPr>
      </w:pPr>
      <w:r w:rsidRPr="003E3B8B">
        <w:rPr>
          <w:b/>
          <w:color w:val="B5121B"/>
          <w:sz w:val="20"/>
        </w:rPr>
        <w:t xml:space="preserve">User </w:t>
      </w:r>
      <w:r w:rsidR="006F5EB8">
        <w:rPr>
          <w:b/>
          <w:color w:val="B5121B"/>
          <w:sz w:val="20"/>
        </w:rPr>
        <w:t>clears/changes</w:t>
      </w:r>
      <w:r w:rsidR="00877FE9">
        <w:rPr>
          <w:b/>
          <w:color w:val="B5121B"/>
          <w:sz w:val="20"/>
        </w:rPr>
        <w:t xml:space="preserve"> the Screen</w:t>
      </w:r>
      <w:r w:rsidR="00E713CB">
        <w:rPr>
          <w:b/>
          <w:color w:val="B5121B"/>
          <w:sz w:val="20"/>
        </w:rPr>
        <w:t xml:space="preserve"> or Card field</w:t>
      </w:r>
      <w:r w:rsidRPr="003E3B8B">
        <w:rPr>
          <w:b/>
          <w:color w:val="B5121B"/>
          <w:sz w:val="20"/>
        </w:rPr>
        <w:t xml:space="preserve"> </w:t>
      </w:r>
    </w:p>
    <w:p w14:paraId="4BE789BC" w14:textId="4F0EBC6A" w:rsidR="00E81006" w:rsidRDefault="002153B5" w:rsidP="00A64A88">
      <w:pPr>
        <w:pStyle w:val="ListParagraph"/>
        <w:tabs>
          <w:tab w:val="left" w:pos="1350"/>
        </w:tabs>
        <w:spacing w:before="58"/>
        <w:ind w:left="1440" w:firstLine="0"/>
        <w:rPr>
          <w:sz w:val="20"/>
        </w:rPr>
      </w:pPr>
      <w:r w:rsidRPr="003E3B8B">
        <w:rPr>
          <w:sz w:val="20"/>
        </w:rPr>
        <w:t xml:space="preserve">If the user selects a standalone screen, i.e. a screen without any </w:t>
      </w:r>
      <w:r w:rsidR="00AF58F6">
        <w:rPr>
          <w:sz w:val="20"/>
        </w:rPr>
        <w:t>card</w:t>
      </w:r>
      <w:r w:rsidRPr="003E3B8B">
        <w:rPr>
          <w:sz w:val="20"/>
        </w:rPr>
        <w:t xml:space="preserve">s, the system will </w:t>
      </w:r>
      <w:r w:rsidR="00496162" w:rsidRPr="003E3B8B">
        <w:rPr>
          <w:sz w:val="20"/>
        </w:rPr>
        <w:t xml:space="preserve">protect the </w:t>
      </w:r>
      <w:r w:rsidR="00AF58F6">
        <w:rPr>
          <w:sz w:val="20"/>
        </w:rPr>
        <w:t>Card</w:t>
      </w:r>
      <w:r w:rsidR="00496162" w:rsidRPr="003E3B8B">
        <w:rPr>
          <w:sz w:val="20"/>
        </w:rPr>
        <w:t xml:space="preserve"> field</w:t>
      </w:r>
      <w:r w:rsidR="00DF0CD2">
        <w:rPr>
          <w:sz w:val="20"/>
        </w:rPr>
        <w:t>.</w:t>
      </w:r>
      <w:r w:rsidR="00FF39EB" w:rsidRPr="003E3B8B">
        <w:rPr>
          <w:sz w:val="20"/>
        </w:rPr>
        <w:t>.</w:t>
      </w:r>
    </w:p>
    <w:p w14:paraId="72BF0004" w14:textId="53BBAD48" w:rsidR="00877FE9" w:rsidRDefault="00877FE9" w:rsidP="00A64A88">
      <w:pPr>
        <w:pStyle w:val="ListParagraph"/>
        <w:tabs>
          <w:tab w:val="left" w:pos="1350"/>
        </w:tabs>
        <w:spacing w:before="58"/>
        <w:ind w:left="1440" w:firstLine="0"/>
        <w:rPr>
          <w:sz w:val="20"/>
        </w:rPr>
      </w:pPr>
      <w:r>
        <w:rPr>
          <w:sz w:val="20"/>
        </w:rPr>
        <w:t>If the user selects a non-standalone screen, i.e. a screen with one or more cards, the system will unprotect the Card field.</w:t>
      </w:r>
    </w:p>
    <w:p w14:paraId="4BE789BD" w14:textId="035F020F" w:rsidR="00215754" w:rsidRPr="003E3B8B" w:rsidRDefault="00AC7548" w:rsidP="009B3D01">
      <w:pPr>
        <w:pStyle w:val="ListParagraph"/>
        <w:tabs>
          <w:tab w:val="left" w:pos="1350"/>
        </w:tabs>
        <w:spacing w:before="58"/>
        <w:ind w:left="1440" w:firstLine="0"/>
        <w:rPr>
          <w:b/>
          <w:sz w:val="20"/>
        </w:rPr>
      </w:pPr>
      <w:r>
        <w:rPr>
          <w:sz w:val="20"/>
        </w:rPr>
        <w:t>If the user clears the Screen field, the system will unprotect the Card field</w:t>
      </w:r>
      <w:r w:rsidR="005B0B76">
        <w:rPr>
          <w:sz w:val="20"/>
        </w:rPr>
        <w:t xml:space="preserve"> and clear the</w:t>
      </w:r>
      <w:r w:rsidR="00E713CB">
        <w:rPr>
          <w:sz w:val="20"/>
        </w:rPr>
        <w:t xml:space="preserve"> Screen Description and Card and Card </w:t>
      </w:r>
      <w:r w:rsidR="004A48C1">
        <w:rPr>
          <w:sz w:val="20"/>
        </w:rPr>
        <w:t>Description fields</w:t>
      </w:r>
      <w:r>
        <w:rPr>
          <w:sz w:val="20"/>
        </w:rPr>
        <w:t>.</w:t>
      </w:r>
    </w:p>
    <w:p w14:paraId="4BE789BE" w14:textId="56E44D4F" w:rsidR="00E81006" w:rsidRPr="003E3B8B" w:rsidRDefault="00E81006" w:rsidP="00E81006">
      <w:pPr>
        <w:pStyle w:val="ListParagraph"/>
        <w:numPr>
          <w:ilvl w:val="1"/>
          <w:numId w:val="6"/>
        </w:numPr>
        <w:tabs>
          <w:tab w:val="left" w:pos="1437"/>
        </w:tabs>
        <w:spacing w:before="120"/>
        <w:ind w:left="1436"/>
        <w:jc w:val="left"/>
        <w:rPr>
          <w:b/>
          <w:sz w:val="20"/>
        </w:rPr>
      </w:pPr>
      <w:r w:rsidRPr="003E3B8B">
        <w:rPr>
          <w:b/>
          <w:color w:val="B5121B"/>
          <w:sz w:val="20"/>
        </w:rPr>
        <w:t xml:space="preserve">User clicks on Load </w:t>
      </w:r>
      <w:r w:rsidR="0016351A" w:rsidRPr="003E3B8B">
        <w:rPr>
          <w:b/>
          <w:color w:val="B5121B"/>
          <w:sz w:val="20"/>
        </w:rPr>
        <w:t xml:space="preserve">Layout </w:t>
      </w:r>
      <w:r w:rsidRPr="003E3B8B">
        <w:rPr>
          <w:b/>
          <w:color w:val="B5121B"/>
          <w:sz w:val="20"/>
        </w:rPr>
        <w:t>without selecting a value for Screen</w:t>
      </w:r>
    </w:p>
    <w:p w14:paraId="4BE789BF" w14:textId="211A9B7F" w:rsidR="00E81006" w:rsidRPr="003E3B8B" w:rsidRDefault="001258B3" w:rsidP="00E81006">
      <w:pPr>
        <w:pStyle w:val="ListParagraph"/>
        <w:tabs>
          <w:tab w:val="left" w:pos="1293"/>
        </w:tabs>
        <w:spacing w:before="58"/>
        <w:ind w:firstLine="0"/>
        <w:rPr>
          <w:sz w:val="20"/>
        </w:rPr>
      </w:pPr>
      <w:r w:rsidRPr="003E3B8B">
        <w:rPr>
          <w:sz w:val="20"/>
        </w:rPr>
        <w:t xml:space="preserve"> </w:t>
      </w:r>
      <w:r w:rsidR="00C8027D" w:rsidRPr="003E3B8B">
        <w:rPr>
          <w:sz w:val="20"/>
        </w:rPr>
        <w:t xml:space="preserve"> </w:t>
      </w:r>
      <w:r w:rsidR="00046A7F" w:rsidRPr="003E3B8B">
        <w:rPr>
          <w:sz w:val="20"/>
        </w:rPr>
        <w:t xml:space="preserve"> </w:t>
      </w:r>
      <w:r w:rsidR="00E81006" w:rsidRPr="003E3B8B">
        <w:rPr>
          <w:sz w:val="20"/>
        </w:rPr>
        <w:t>System will display an error</w:t>
      </w:r>
      <w:r w:rsidR="00185F1D" w:rsidRPr="003E3B8B">
        <w:rPr>
          <w:sz w:val="20"/>
        </w:rPr>
        <w:t>:</w:t>
      </w:r>
    </w:p>
    <w:p w14:paraId="4BE789C0" w14:textId="14CC0B84" w:rsidR="00E81006" w:rsidRPr="003E3B8B" w:rsidRDefault="00C8027D" w:rsidP="00E81006">
      <w:pPr>
        <w:pStyle w:val="ListParagraph"/>
        <w:tabs>
          <w:tab w:val="left" w:pos="1293"/>
        </w:tabs>
        <w:spacing w:before="58"/>
        <w:ind w:firstLine="0"/>
        <w:rPr>
          <w:sz w:val="20"/>
        </w:rPr>
      </w:pPr>
      <w:r w:rsidRPr="003E3B8B">
        <w:rPr>
          <w:b/>
          <w:sz w:val="20"/>
        </w:rPr>
        <w:t xml:space="preserve">  </w:t>
      </w:r>
      <w:r w:rsidR="00046A7F" w:rsidRPr="003E3B8B">
        <w:rPr>
          <w:b/>
          <w:sz w:val="20"/>
        </w:rPr>
        <w:t xml:space="preserve"> </w:t>
      </w:r>
      <w:r w:rsidR="00E81006" w:rsidRPr="003E3B8B">
        <w:rPr>
          <w:b/>
          <w:sz w:val="20"/>
        </w:rPr>
        <w:t>Click Triggered Error: “</w:t>
      </w:r>
      <w:r w:rsidR="00E81006" w:rsidRPr="003E3B8B">
        <w:rPr>
          <w:sz w:val="20"/>
        </w:rPr>
        <w:t>A value must be selected for the Screen before loading it.”</w:t>
      </w:r>
    </w:p>
    <w:p w14:paraId="4BE789C1" w14:textId="77777777" w:rsidR="001258B3" w:rsidRPr="003E3B8B" w:rsidRDefault="001258B3" w:rsidP="00E81006">
      <w:pPr>
        <w:pStyle w:val="ListParagraph"/>
        <w:tabs>
          <w:tab w:val="left" w:pos="1293"/>
        </w:tabs>
        <w:spacing w:before="58"/>
        <w:ind w:firstLine="0"/>
        <w:rPr>
          <w:sz w:val="20"/>
        </w:rPr>
      </w:pPr>
    </w:p>
    <w:p w14:paraId="600D892D" w14:textId="5C4F7DBF" w:rsidR="007931BA" w:rsidRPr="003E3B8B" w:rsidRDefault="007931BA" w:rsidP="00DA5E83">
      <w:pPr>
        <w:pStyle w:val="ListParagraph"/>
        <w:tabs>
          <w:tab w:val="left" w:pos="1293"/>
        </w:tabs>
        <w:spacing w:before="58"/>
        <w:ind w:left="1004" w:firstLine="0"/>
        <w:rPr>
          <w:sz w:val="20"/>
        </w:rPr>
      </w:pPr>
    </w:p>
    <w:p w14:paraId="4CC36409" w14:textId="6FCEF7D0" w:rsidR="0029294A" w:rsidRPr="009B3D01" w:rsidRDefault="0029294A" w:rsidP="0029294A">
      <w:pPr>
        <w:pStyle w:val="ListParagraph"/>
        <w:numPr>
          <w:ilvl w:val="1"/>
          <w:numId w:val="6"/>
        </w:numPr>
        <w:tabs>
          <w:tab w:val="left" w:pos="1437"/>
        </w:tabs>
        <w:spacing w:before="120"/>
        <w:ind w:left="1436"/>
        <w:jc w:val="left"/>
        <w:rPr>
          <w:b/>
          <w:sz w:val="20"/>
        </w:rPr>
      </w:pPr>
      <w:r w:rsidRPr="003E3B8B">
        <w:rPr>
          <w:b/>
          <w:color w:val="B5121B"/>
          <w:sz w:val="20"/>
        </w:rPr>
        <w:t xml:space="preserve">User clicks on </w:t>
      </w:r>
      <w:r>
        <w:rPr>
          <w:b/>
          <w:color w:val="B5121B"/>
          <w:sz w:val="20"/>
        </w:rPr>
        <w:t>Save Layout</w:t>
      </w:r>
      <w:r w:rsidR="0043543B">
        <w:rPr>
          <w:b/>
          <w:color w:val="B5121B"/>
          <w:sz w:val="20"/>
        </w:rPr>
        <w:t xml:space="preserve"> </w:t>
      </w:r>
      <w:r w:rsidR="002F58ED">
        <w:rPr>
          <w:b/>
          <w:color w:val="B5121B"/>
          <w:sz w:val="20"/>
        </w:rPr>
        <w:t>button</w:t>
      </w:r>
    </w:p>
    <w:p w14:paraId="39E66273" w14:textId="77777777" w:rsidR="00305DDD" w:rsidRDefault="00305DDD" w:rsidP="009B3D01">
      <w:pPr>
        <w:pStyle w:val="ListParagraph"/>
        <w:spacing w:before="62"/>
        <w:ind w:left="1440" w:right="547" w:firstLine="0"/>
        <w:rPr>
          <w:bCs/>
          <w:sz w:val="20"/>
        </w:rPr>
      </w:pPr>
      <w:r>
        <w:rPr>
          <w:bCs/>
          <w:sz w:val="20"/>
        </w:rPr>
        <w:t>If the Copy from Group and Save to Group(s) are different, and the user clicks the save layout button, the layout will be copied and the standard success message will be displayed, even if no changes were made within the Available Fields list box. This is to indicate that the layout was successfully copied over to a different user group.</w:t>
      </w:r>
    </w:p>
    <w:p w14:paraId="17DB9FCC" w14:textId="5A07DC0E" w:rsidR="00332A1E" w:rsidRPr="009B3D01" w:rsidRDefault="004C6B66" w:rsidP="009B3D01">
      <w:pPr>
        <w:pStyle w:val="ListParagraph"/>
        <w:tabs>
          <w:tab w:val="left" w:pos="1437"/>
        </w:tabs>
        <w:spacing w:before="120"/>
        <w:ind w:left="1436" w:firstLine="0"/>
        <w:rPr>
          <w:bCs/>
          <w:sz w:val="20"/>
        </w:rPr>
      </w:pPr>
      <w:r w:rsidRPr="009B3D01">
        <w:rPr>
          <w:bCs/>
          <w:sz w:val="20"/>
        </w:rPr>
        <w:t xml:space="preserve">If the user clicks the Save Layout button before loading the screen layout, the system will display an error: </w:t>
      </w:r>
    </w:p>
    <w:p w14:paraId="2F9B513B" w14:textId="33E19EB5" w:rsidR="0029294A" w:rsidRPr="003E3B8B" w:rsidRDefault="0029294A" w:rsidP="0029294A">
      <w:pPr>
        <w:pStyle w:val="ListParagraph"/>
        <w:tabs>
          <w:tab w:val="left" w:pos="1293"/>
        </w:tabs>
        <w:spacing w:before="58"/>
        <w:ind w:firstLine="0"/>
        <w:rPr>
          <w:sz w:val="20"/>
        </w:rPr>
      </w:pPr>
      <w:r w:rsidRPr="003E3B8B">
        <w:rPr>
          <w:b/>
          <w:sz w:val="20"/>
        </w:rPr>
        <w:t xml:space="preserve">   Click Triggered Error: </w:t>
      </w:r>
      <w:r>
        <w:rPr>
          <w:b/>
          <w:sz w:val="20"/>
        </w:rPr>
        <w:t>"</w:t>
      </w:r>
      <w:r w:rsidRPr="009B3D01">
        <w:rPr>
          <w:sz w:val="20"/>
        </w:rPr>
        <w:t>The screen layout must be loaded before changes can be saved.</w:t>
      </w:r>
      <w:r>
        <w:rPr>
          <w:sz w:val="20"/>
        </w:rPr>
        <w:t>”</w:t>
      </w:r>
    </w:p>
    <w:p w14:paraId="1501118C" w14:textId="77777777" w:rsidR="0029294A" w:rsidRDefault="0029294A" w:rsidP="0029294A">
      <w:pPr>
        <w:pStyle w:val="ListParagraph"/>
        <w:tabs>
          <w:tab w:val="left" w:pos="1437"/>
        </w:tabs>
        <w:spacing w:before="120"/>
        <w:ind w:left="1436" w:firstLine="0"/>
        <w:rPr>
          <w:b/>
          <w:sz w:val="20"/>
        </w:rPr>
      </w:pPr>
    </w:p>
    <w:p w14:paraId="0E6CB5A2" w14:textId="7D228258" w:rsidR="00803779" w:rsidRPr="003E3B8B" w:rsidRDefault="00803779" w:rsidP="00803779">
      <w:pPr>
        <w:pStyle w:val="ListParagraph"/>
        <w:numPr>
          <w:ilvl w:val="1"/>
          <w:numId w:val="6"/>
        </w:numPr>
        <w:tabs>
          <w:tab w:val="left" w:pos="1437"/>
        </w:tabs>
        <w:spacing w:before="120"/>
        <w:ind w:left="1436"/>
        <w:jc w:val="left"/>
        <w:rPr>
          <w:b/>
          <w:sz w:val="20"/>
        </w:rPr>
      </w:pPr>
      <w:r w:rsidRPr="003E3B8B">
        <w:rPr>
          <w:b/>
          <w:color w:val="B5121B"/>
          <w:sz w:val="20"/>
        </w:rPr>
        <w:t>User clears</w:t>
      </w:r>
      <w:r w:rsidR="0071334E" w:rsidRPr="003E3B8B">
        <w:rPr>
          <w:b/>
          <w:color w:val="B5121B"/>
          <w:sz w:val="20"/>
        </w:rPr>
        <w:t>/changes</w:t>
      </w:r>
      <w:r w:rsidRPr="003E3B8B">
        <w:rPr>
          <w:b/>
          <w:color w:val="B5121B"/>
          <w:sz w:val="20"/>
        </w:rPr>
        <w:t xml:space="preserve"> Copy from Group</w:t>
      </w:r>
      <w:r w:rsidR="00DE14F3">
        <w:rPr>
          <w:b/>
          <w:color w:val="B5121B"/>
          <w:sz w:val="20"/>
        </w:rPr>
        <w:t>(s)</w:t>
      </w:r>
      <w:r w:rsidRPr="003E3B8B">
        <w:rPr>
          <w:b/>
          <w:color w:val="B5121B"/>
          <w:sz w:val="20"/>
        </w:rPr>
        <w:t xml:space="preserve"> before loading the layout</w:t>
      </w:r>
    </w:p>
    <w:p w14:paraId="1B0F0EAF" w14:textId="4A97CC20" w:rsidR="00803779" w:rsidRPr="003E3B8B" w:rsidRDefault="0071334E" w:rsidP="003E3B8B">
      <w:pPr>
        <w:pStyle w:val="ListParagraph"/>
        <w:tabs>
          <w:tab w:val="left" w:pos="1293"/>
        </w:tabs>
        <w:spacing w:before="58"/>
        <w:ind w:left="1004" w:firstLine="0"/>
        <w:rPr>
          <w:b/>
          <w:sz w:val="20"/>
        </w:rPr>
      </w:pPr>
      <w:r w:rsidRPr="003E3B8B">
        <w:rPr>
          <w:sz w:val="20"/>
        </w:rPr>
        <w:t xml:space="preserve">        </w:t>
      </w:r>
      <w:r w:rsidR="00803779" w:rsidRPr="003E3B8B">
        <w:rPr>
          <w:sz w:val="20"/>
        </w:rPr>
        <w:t xml:space="preserve">System clears </w:t>
      </w:r>
      <w:r w:rsidRPr="003E3B8B">
        <w:rPr>
          <w:sz w:val="20"/>
        </w:rPr>
        <w:t>Screen</w:t>
      </w:r>
      <w:r w:rsidR="006421D3">
        <w:rPr>
          <w:sz w:val="20"/>
        </w:rPr>
        <w:t>, Screen Description</w:t>
      </w:r>
      <w:r w:rsidR="00960D6C" w:rsidRPr="003E3B8B">
        <w:rPr>
          <w:sz w:val="20"/>
        </w:rPr>
        <w:t xml:space="preserve"> and </w:t>
      </w:r>
      <w:r w:rsidR="00AF58F6">
        <w:rPr>
          <w:sz w:val="20"/>
        </w:rPr>
        <w:t>Card</w:t>
      </w:r>
      <w:r w:rsidR="006421D3">
        <w:rPr>
          <w:sz w:val="20"/>
        </w:rPr>
        <w:t xml:space="preserve"> and Card Description</w:t>
      </w:r>
      <w:r w:rsidR="00DE14F3">
        <w:rPr>
          <w:sz w:val="20"/>
        </w:rPr>
        <w:t>.</w:t>
      </w:r>
    </w:p>
    <w:p w14:paraId="7097E658" w14:textId="77777777" w:rsidR="00803779" w:rsidRPr="003E3B8B" w:rsidRDefault="00803779" w:rsidP="00DA5E83">
      <w:pPr>
        <w:pStyle w:val="ListParagraph"/>
        <w:tabs>
          <w:tab w:val="left" w:pos="1293"/>
        </w:tabs>
        <w:spacing w:before="58"/>
        <w:ind w:left="1004" w:firstLine="0"/>
        <w:rPr>
          <w:sz w:val="20"/>
        </w:rPr>
      </w:pPr>
    </w:p>
    <w:p w14:paraId="241321A8" w14:textId="1D60AA8C" w:rsidR="007931BA" w:rsidRPr="003E3B8B" w:rsidRDefault="007931BA" w:rsidP="007931BA">
      <w:pPr>
        <w:pStyle w:val="ListParagraph"/>
        <w:numPr>
          <w:ilvl w:val="1"/>
          <w:numId w:val="6"/>
        </w:numPr>
        <w:tabs>
          <w:tab w:val="left" w:pos="1437"/>
        </w:tabs>
        <w:spacing w:before="120"/>
        <w:ind w:left="1436"/>
        <w:jc w:val="left"/>
        <w:rPr>
          <w:b/>
          <w:sz w:val="20"/>
        </w:rPr>
      </w:pPr>
      <w:r w:rsidRPr="003E3B8B">
        <w:rPr>
          <w:b/>
          <w:color w:val="B5121B"/>
          <w:sz w:val="20"/>
        </w:rPr>
        <w:t xml:space="preserve">User clicks on Load </w:t>
      </w:r>
      <w:r w:rsidR="0016351A" w:rsidRPr="003E3B8B">
        <w:rPr>
          <w:b/>
          <w:color w:val="B5121B"/>
          <w:sz w:val="20"/>
        </w:rPr>
        <w:t>Layout</w:t>
      </w:r>
      <w:r w:rsidRPr="003E3B8B">
        <w:rPr>
          <w:b/>
          <w:color w:val="B5121B"/>
          <w:sz w:val="20"/>
        </w:rPr>
        <w:t xml:space="preserve"> after loading the layout</w:t>
      </w:r>
    </w:p>
    <w:p w14:paraId="15A2769E" w14:textId="554D91F0" w:rsidR="00C53F31" w:rsidRPr="003E3B8B" w:rsidRDefault="00046A7F" w:rsidP="00A64A88">
      <w:pPr>
        <w:pStyle w:val="ListParagraph"/>
        <w:tabs>
          <w:tab w:val="left" w:pos="1293"/>
        </w:tabs>
        <w:spacing w:before="58"/>
        <w:ind w:firstLine="0"/>
        <w:rPr>
          <w:sz w:val="20"/>
        </w:rPr>
      </w:pPr>
      <w:r w:rsidRPr="003E3B8B">
        <w:rPr>
          <w:sz w:val="20"/>
        </w:rPr>
        <w:t xml:space="preserve">  </w:t>
      </w:r>
      <w:r w:rsidR="007931BA" w:rsidRPr="003E3B8B">
        <w:rPr>
          <w:sz w:val="20"/>
        </w:rPr>
        <w:t xml:space="preserve">System does nothing </w:t>
      </w:r>
    </w:p>
    <w:p w14:paraId="4BE789C9" w14:textId="77777777" w:rsidR="00DA5E83" w:rsidRPr="003E3B8B" w:rsidRDefault="00DA5E83" w:rsidP="001258B3">
      <w:pPr>
        <w:pStyle w:val="ListParagraph"/>
        <w:tabs>
          <w:tab w:val="left" w:pos="1293"/>
        </w:tabs>
        <w:spacing w:before="58"/>
        <w:ind w:left="1004" w:firstLine="0"/>
        <w:rPr>
          <w:sz w:val="20"/>
        </w:rPr>
      </w:pPr>
    </w:p>
    <w:p w14:paraId="4BE789CA" w14:textId="3142B676" w:rsidR="004E40D8" w:rsidRPr="003E3B8B" w:rsidRDefault="004E40D8" w:rsidP="004E40D8">
      <w:pPr>
        <w:pStyle w:val="ListParagraph"/>
        <w:numPr>
          <w:ilvl w:val="1"/>
          <w:numId w:val="6"/>
        </w:numPr>
        <w:tabs>
          <w:tab w:val="left" w:pos="1437"/>
        </w:tabs>
        <w:spacing w:before="120"/>
        <w:ind w:left="1436"/>
        <w:jc w:val="left"/>
        <w:rPr>
          <w:b/>
          <w:sz w:val="20"/>
        </w:rPr>
      </w:pPr>
      <w:r w:rsidRPr="003E3B8B">
        <w:rPr>
          <w:b/>
          <w:color w:val="B5121B"/>
          <w:sz w:val="20"/>
        </w:rPr>
        <w:t>User clicks on Reset</w:t>
      </w:r>
      <w:r w:rsidR="00BB0F77" w:rsidRPr="003E3B8B">
        <w:rPr>
          <w:b/>
          <w:color w:val="B5121B"/>
          <w:sz w:val="20"/>
        </w:rPr>
        <w:t xml:space="preserve"> Layout</w:t>
      </w:r>
      <w:r w:rsidR="00A623B9" w:rsidRPr="003E3B8B">
        <w:rPr>
          <w:b/>
          <w:color w:val="B5121B"/>
          <w:sz w:val="20"/>
        </w:rPr>
        <w:t xml:space="preserve"> button</w:t>
      </w:r>
    </w:p>
    <w:p w14:paraId="7022B312" w14:textId="5E77287F" w:rsidR="004736D4" w:rsidRDefault="004736D4" w:rsidP="004736D4">
      <w:pPr>
        <w:pStyle w:val="ListParagraph"/>
        <w:tabs>
          <w:tab w:val="left" w:pos="1293"/>
        </w:tabs>
        <w:spacing w:before="58"/>
        <w:ind w:left="1440" w:firstLine="0"/>
        <w:rPr>
          <w:sz w:val="20"/>
        </w:rPr>
      </w:pPr>
      <w:r>
        <w:rPr>
          <w:sz w:val="20"/>
        </w:rPr>
        <w:t>When the user clicks the Reset Layout</w:t>
      </w:r>
      <w:r w:rsidRPr="003E3B8B">
        <w:rPr>
          <w:sz w:val="20"/>
        </w:rPr>
        <w:t xml:space="preserve"> button</w:t>
      </w:r>
      <w:r>
        <w:rPr>
          <w:sz w:val="20"/>
        </w:rPr>
        <w:t>, the system will display a Question message.</w:t>
      </w:r>
    </w:p>
    <w:p w14:paraId="7D5EDE79" w14:textId="77777777" w:rsidR="004736D4" w:rsidRDefault="004736D4" w:rsidP="004736D4">
      <w:pPr>
        <w:pStyle w:val="ListParagraph"/>
        <w:tabs>
          <w:tab w:val="left" w:pos="1293"/>
        </w:tabs>
        <w:spacing w:before="58"/>
        <w:ind w:left="1440" w:firstLine="0"/>
        <w:rPr>
          <w:sz w:val="20"/>
        </w:rPr>
      </w:pPr>
    </w:p>
    <w:p w14:paraId="6E6031C5" w14:textId="099CCB1F" w:rsidR="004736D4" w:rsidRPr="003E3B8B" w:rsidRDefault="004736D4" w:rsidP="004736D4">
      <w:pPr>
        <w:pStyle w:val="ListParagraph"/>
        <w:tabs>
          <w:tab w:val="left" w:pos="1293"/>
        </w:tabs>
        <w:spacing w:before="58"/>
        <w:ind w:left="1440" w:firstLine="0"/>
        <w:rPr>
          <w:sz w:val="20"/>
        </w:rPr>
      </w:pPr>
      <w:r w:rsidRPr="003E3B8B">
        <w:rPr>
          <w:b/>
          <w:sz w:val="20"/>
        </w:rPr>
        <w:t>Question Message:</w:t>
      </w:r>
      <w:r w:rsidRPr="003E3B8B">
        <w:rPr>
          <w:sz w:val="20"/>
        </w:rPr>
        <w:t xml:space="preserve"> “The layout of the currently selected Screen</w:t>
      </w:r>
      <w:r>
        <w:rPr>
          <w:sz w:val="20"/>
        </w:rPr>
        <w:t>/Card</w:t>
      </w:r>
      <w:r w:rsidRPr="003E3B8B">
        <w:rPr>
          <w:sz w:val="20"/>
        </w:rPr>
        <w:t xml:space="preserve"> </w:t>
      </w:r>
      <w:r>
        <w:rPr>
          <w:sz w:val="20"/>
        </w:rPr>
        <w:t xml:space="preserve">for the selected Save to Group(s) </w:t>
      </w:r>
      <w:r w:rsidRPr="003E3B8B">
        <w:rPr>
          <w:sz w:val="20"/>
        </w:rPr>
        <w:t xml:space="preserve">will be reset to the </w:t>
      </w:r>
      <w:r>
        <w:rPr>
          <w:sz w:val="20"/>
        </w:rPr>
        <w:t>standard layout</w:t>
      </w:r>
      <w:r w:rsidR="000F1D9F">
        <w:rPr>
          <w:sz w:val="20"/>
        </w:rPr>
        <w:t xml:space="preserve"> of the Copy from Group</w:t>
      </w:r>
      <w:r>
        <w:rPr>
          <w:sz w:val="20"/>
        </w:rPr>
        <w:t xml:space="preserve"> and saved</w:t>
      </w:r>
      <w:r w:rsidRPr="003E3B8B">
        <w:rPr>
          <w:sz w:val="20"/>
        </w:rPr>
        <w:t xml:space="preserve">.  Continue?”  </w:t>
      </w:r>
    </w:p>
    <w:p w14:paraId="2D37E149" w14:textId="77777777" w:rsidR="004736D4" w:rsidRDefault="004736D4" w:rsidP="004736D4">
      <w:pPr>
        <w:pStyle w:val="ListParagraph"/>
        <w:tabs>
          <w:tab w:val="left" w:pos="1293"/>
        </w:tabs>
        <w:spacing w:before="58"/>
        <w:ind w:left="1440" w:firstLine="0"/>
        <w:rPr>
          <w:sz w:val="20"/>
        </w:rPr>
      </w:pPr>
    </w:p>
    <w:p w14:paraId="1913D2DC" w14:textId="0BAD9BBF" w:rsidR="004736D4" w:rsidRDefault="004736D4" w:rsidP="004736D4">
      <w:pPr>
        <w:pStyle w:val="ListParagraph"/>
        <w:tabs>
          <w:tab w:val="left" w:pos="1293"/>
        </w:tabs>
        <w:spacing w:before="58"/>
        <w:ind w:left="1440" w:firstLine="0"/>
        <w:rPr>
          <w:sz w:val="20"/>
        </w:rPr>
      </w:pPr>
      <w:r w:rsidRPr="009B3D01">
        <w:rPr>
          <w:b/>
          <w:bCs/>
          <w:sz w:val="20"/>
        </w:rPr>
        <w:t>Yes:</w:t>
      </w:r>
      <w:r w:rsidRPr="003E3B8B">
        <w:rPr>
          <w:sz w:val="20"/>
        </w:rPr>
        <w:t xml:space="preserve"> </w:t>
      </w:r>
      <w:r>
        <w:rPr>
          <w:sz w:val="20"/>
        </w:rPr>
        <w:t>Any unsaved changes will be lost and the system</w:t>
      </w:r>
      <w:r w:rsidRPr="003E3B8B">
        <w:rPr>
          <w:sz w:val="20"/>
        </w:rPr>
        <w:t xml:space="preserve"> will copy the standard layout</w:t>
      </w:r>
      <w:r w:rsidR="000F1D9F">
        <w:rPr>
          <w:sz w:val="20"/>
        </w:rPr>
        <w:t xml:space="preserve"> of the Copy from Group</w:t>
      </w:r>
      <w:r w:rsidRPr="003E3B8B">
        <w:rPr>
          <w:sz w:val="20"/>
        </w:rPr>
        <w:t xml:space="preserve"> over to the </w:t>
      </w:r>
      <w:r>
        <w:rPr>
          <w:sz w:val="20"/>
        </w:rPr>
        <w:t>Save to</w:t>
      </w:r>
      <w:r w:rsidRPr="003E3B8B">
        <w:rPr>
          <w:sz w:val="20"/>
        </w:rPr>
        <w:t xml:space="preserve"> Group(s) for the current screen/</w:t>
      </w:r>
      <w:r>
        <w:rPr>
          <w:sz w:val="20"/>
        </w:rPr>
        <w:t>card</w:t>
      </w:r>
      <w:r w:rsidRPr="003E3B8B">
        <w:rPr>
          <w:sz w:val="20"/>
        </w:rPr>
        <w:t>.</w:t>
      </w:r>
    </w:p>
    <w:p w14:paraId="53F9D930" w14:textId="77777777" w:rsidR="005650EE" w:rsidRPr="003E3B8B" w:rsidRDefault="005650EE" w:rsidP="004736D4">
      <w:pPr>
        <w:pStyle w:val="ListParagraph"/>
        <w:tabs>
          <w:tab w:val="left" w:pos="1293"/>
        </w:tabs>
        <w:spacing w:before="58"/>
        <w:ind w:left="1440" w:firstLine="0"/>
        <w:rPr>
          <w:sz w:val="20"/>
        </w:rPr>
      </w:pPr>
    </w:p>
    <w:p w14:paraId="288CF77F" w14:textId="2017BB5B" w:rsidR="004736D4" w:rsidRPr="003E3B8B" w:rsidRDefault="004736D4" w:rsidP="004736D4">
      <w:pPr>
        <w:pStyle w:val="ListParagraph"/>
        <w:tabs>
          <w:tab w:val="left" w:pos="1293"/>
        </w:tabs>
        <w:spacing w:before="58"/>
        <w:ind w:left="1440" w:firstLine="0"/>
        <w:rPr>
          <w:sz w:val="20"/>
        </w:rPr>
      </w:pPr>
      <w:r w:rsidRPr="009B3D01">
        <w:rPr>
          <w:b/>
          <w:bCs/>
          <w:sz w:val="20"/>
        </w:rPr>
        <w:t>No:</w:t>
      </w:r>
      <w:r w:rsidRPr="003E3B8B">
        <w:rPr>
          <w:sz w:val="20"/>
        </w:rPr>
        <w:t xml:space="preserve"> System does nothing</w:t>
      </w:r>
    </w:p>
    <w:p w14:paraId="57CDEE00" w14:textId="7D9016EE" w:rsidR="002E4229" w:rsidRDefault="002E4229" w:rsidP="006753AE">
      <w:pPr>
        <w:pStyle w:val="ListParagraph"/>
        <w:tabs>
          <w:tab w:val="left" w:pos="1293"/>
        </w:tabs>
        <w:spacing w:before="58"/>
        <w:ind w:left="1440" w:firstLine="0"/>
        <w:rPr>
          <w:sz w:val="20"/>
        </w:rPr>
      </w:pPr>
    </w:p>
    <w:p w14:paraId="238266D2" w14:textId="5CAF417B" w:rsidR="00F009E4" w:rsidRPr="003E3B8B" w:rsidRDefault="00F009E4" w:rsidP="006753AE">
      <w:pPr>
        <w:pStyle w:val="ListParagraph"/>
        <w:tabs>
          <w:tab w:val="left" w:pos="1293"/>
        </w:tabs>
        <w:spacing w:before="58"/>
        <w:ind w:left="1440" w:firstLine="0"/>
        <w:rPr>
          <w:sz w:val="20"/>
        </w:rPr>
      </w:pPr>
    </w:p>
    <w:p w14:paraId="59DCA924" w14:textId="0280512B" w:rsidR="001E54F7" w:rsidRPr="003E3B8B" w:rsidRDefault="006D3A39" w:rsidP="006D3A39">
      <w:pPr>
        <w:pStyle w:val="ListParagraph"/>
        <w:numPr>
          <w:ilvl w:val="1"/>
          <w:numId w:val="6"/>
        </w:numPr>
        <w:tabs>
          <w:tab w:val="left" w:pos="1437"/>
        </w:tabs>
        <w:spacing w:before="120"/>
        <w:ind w:left="1436"/>
        <w:jc w:val="left"/>
        <w:rPr>
          <w:b/>
          <w:sz w:val="20"/>
        </w:rPr>
      </w:pPr>
      <w:r w:rsidRPr="003E3B8B">
        <w:rPr>
          <w:b/>
          <w:color w:val="B5121B"/>
          <w:sz w:val="20"/>
        </w:rPr>
        <w:t xml:space="preserve">User right clicks anywhere on the screen </w:t>
      </w:r>
    </w:p>
    <w:p w14:paraId="218DC252" w14:textId="62F846C9" w:rsidR="00BA6C15" w:rsidRPr="003E3B8B" w:rsidRDefault="00BA6C15" w:rsidP="001E54F7">
      <w:pPr>
        <w:pStyle w:val="ListParagraph"/>
        <w:tabs>
          <w:tab w:val="left" w:pos="1293"/>
        </w:tabs>
        <w:spacing w:before="58"/>
        <w:ind w:left="1440" w:firstLine="0"/>
        <w:rPr>
          <w:b/>
          <w:bCs/>
          <w:sz w:val="20"/>
        </w:rPr>
      </w:pPr>
      <w:r w:rsidRPr="003E3B8B">
        <w:rPr>
          <w:b/>
          <w:bCs/>
          <w:sz w:val="20"/>
        </w:rPr>
        <w:t xml:space="preserve">Before </w:t>
      </w:r>
      <w:r w:rsidR="00BD1F9B" w:rsidRPr="003E3B8B">
        <w:rPr>
          <w:b/>
          <w:bCs/>
          <w:sz w:val="20"/>
        </w:rPr>
        <w:t>a</w:t>
      </w:r>
      <w:r w:rsidRPr="003E3B8B">
        <w:rPr>
          <w:b/>
          <w:bCs/>
          <w:sz w:val="20"/>
        </w:rPr>
        <w:t xml:space="preserve"> layout is loaded:</w:t>
      </w:r>
    </w:p>
    <w:p w14:paraId="38544B27" w14:textId="0F5C1EDC" w:rsidR="006D3A39" w:rsidRPr="003E3B8B" w:rsidRDefault="001E54F7" w:rsidP="00A64A88">
      <w:pPr>
        <w:pStyle w:val="ListParagraph"/>
        <w:tabs>
          <w:tab w:val="left" w:pos="1293"/>
        </w:tabs>
        <w:spacing w:before="58"/>
        <w:ind w:left="1440" w:firstLine="0"/>
        <w:rPr>
          <w:sz w:val="20"/>
        </w:rPr>
      </w:pPr>
      <w:r w:rsidRPr="003E3B8B">
        <w:rPr>
          <w:sz w:val="20"/>
        </w:rPr>
        <w:t>The following options will be available: Load Layout, Reset Layout</w:t>
      </w:r>
      <w:r w:rsidR="00B401AB" w:rsidRPr="003E3B8B">
        <w:rPr>
          <w:sz w:val="20"/>
        </w:rPr>
        <w:t xml:space="preserve">. </w:t>
      </w:r>
    </w:p>
    <w:p w14:paraId="68DE2AC0" w14:textId="11AA991C" w:rsidR="00BA6C15" w:rsidRPr="003E3B8B" w:rsidRDefault="00BA6C15" w:rsidP="006753AE">
      <w:pPr>
        <w:pStyle w:val="ListParagraph"/>
        <w:tabs>
          <w:tab w:val="left" w:pos="1293"/>
        </w:tabs>
        <w:spacing w:before="58"/>
        <w:ind w:left="1440" w:firstLine="0"/>
        <w:rPr>
          <w:b/>
          <w:bCs/>
          <w:sz w:val="20"/>
        </w:rPr>
      </w:pPr>
      <w:r w:rsidRPr="003E3B8B">
        <w:rPr>
          <w:b/>
          <w:bCs/>
          <w:sz w:val="20"/>
        </w:rPr>
        <w:t xml:space="preserve">After </w:t>
      </w:r>
      <w:r w:rsidR="00BD1F9B" w:rsidRPr="003E3B8B">
        <w:rPr>
          <w:b/>
          <w:bCs/>
          <w:sz w:val="20"/>
        </w:rPr>
        <w:t>a</w:t>
      </w:r>
      <w:r w:rsidRPr="003E3B8B">
        <w:rPr>
          <w:b/>
          <w:bCs/>
          <w:sz w:val="20"/>
        </w:rPr>
        <w:t xml:space="preserve"> layout is loaded:</w:t>
      </w:r>
    </w:p>
    <w:p w14:paraId="6EE98F10" w14:textId="1BCC93FC" w:rsidR="00C6107A" w:rsidRPr="003E3B8B" w:rsidRDefault="00BA6C15" w:rsidP="00BA6C15">
      <w:pPr>
        <w:pStyle w:val="ListParagraph"/>
        <w:tabs>
          <w:tab w:val="left" w:pos="1293"/>
        </w:tabs>
        <w:spacing w:before="58"/>
        <w:ind w:left="1440" w:firstLine="0"/>
        <w:rPr>
          <w:sz w:val="20"/>
        </w:rPr>
      </w:pPr>
      <w:r w:rsidRPr="003E3B8B">
        <w:rPr>
          <w:sz w:val="20"/>
        </w:rPr>
        <w:t>The following options will be available anywhere outside the Available Fields list box: Load Layout, Reset Layout</w:t>
      </w:r>
      <w:r w:rsidR="00BF0207">
        <w:rPr>
          <w:sz w:val="20"/>
        </w:rPr>
        <w:t xml:space="preserve"> &amp; Save Layout</w:t>
      </w:r>
    </w:p>
    <w:p w14:paraId="1ED863C8" w14:textId="1255F734" w:rsidR="006A150A" w:rsidRDefault="00BA6C15" w:rsidP="00BA6C15">
      <w:pPr>
        <w:pStyle w:val="ListParagraph"/>
        <w:tabs>
          <w:tab w:val="left" w:pos="1293"/>
        </w:tabs>
        <w:spacing w:before="58"/>
        <w:ind w:left="1440" w:firstLine="0"/>
        <w:rPr>
          <w:sz w:val="20"/>
        </w:rPr>
      </w:pPr>
      <w:r w:rsidRPr="003E3B8B">
        <w:rPr>
          <w:sz w:val="20"/>
        </w:rPr>
        <w:t xml:space="preserve">Inside the Available fields list box, </w:t>
      </w:r>
      <w:r w:rsidR="00E42C37" w:rsidRPr="003E3B8B">
        <w:rPr>
          <w:sz w:val="20"/>
        </w:rPr>
        <w:t>right clicking</w:t>
      </w:r>
      <w:r w:rsidR="00BD02D6">
        <w:rPr>
          <w:sz w:val="20"/>
        </w:rPr>
        <w:t xml:space="preserve"> a field,</w:t>
      </w:r>
      <w:r w:rsidR="00E42C37" w:rsidRPr="003E3B8B">
        <w:rPr>
          <w:sz w:val="20"/>
        </w:rPr>
        <w:t xml:space="preserve"> will show the field attributes</w:t>
      </w:r>
      <w:r w:rsidR="005D59FE">
        <w:rPr>
          <w:sz w:val="20"/>
        </w:rPr>
        <w:t xml:space="preserve"> along with the ability to Set</w:t>
      </w:r>
      <w:r w:rsidR="0013600F">
        <w:rPr>
          <w:sz w:val="20"/>
        </w:rPr>
        <w:t xml:space="preserve"> Default Value, Clear Default Value and Clear Default Values</w:t>
      </w:r>
      <w:r w:rsidR="00E42C37" w:rsidRPr="003E3B8B">
        <w:rPr>
          <w:sz w:val="20"/>
        </w:rPr>
        <w:t xml:space="preserve">. </w:t>
      </w:r>
      <w:r w:rsidR="00BD1F9B" w:rsidRPr="003E3B8B">
        <w:rPr>
          <w:sz w:val="20"/>
        </w:rPr>
        <w:t xml:space="preserve">(See </w:t>
      </w:r>
      <w:r w:rsidR="00BD1F9B" w:rsidRPr="003E3B8B">
        <w:rPr>
          <w:color w:val="0070C0"/>
          <w:sz w:val="20"/>
        </w:rPr>
        <w:t xml:space="preserve">Supplemental Requirements </w:t>
      </w:r>
      <w:r w:rsidR="00BD1F9B" w:rsidRPr="003E3B8B">
        <w:rPr>
          <w:sz w:val="20"/>
        </w:rPr>
        <w:t>for more information)</w:t>
      </w:r>
    </w:p>
    <w:p w14:paraId="125A28A9" w14:textId="42B39317" w:rsidR="0079777D" w:rsidRPr="003E3B8B" w:rsidRDefault="0079777D" w:rsidP="00BA6C15">
      <w:pPr>
        <w:pStyle w:val="ListParagraph"/>
        <w:tabs>
          <w:tab w:val="left" w:pos="1293"/>
        </w:tabs>
        <w:spacing w:before="58"/>
        <w:ind w:left="1440" w:firstLine="0"/>
        <w:rPr>
          <w:sz w:val="20"/>
        </w:rPr>
      </w:pPr>
    </w:p>
    <w:p w14:paraId="2E57BF00" w14:textId="63D91281" w:rsidR="00BD1F9B" w:rsidRPr="003E3B8B" w:rsidRDefault="00BD1F9B" w:rsidP="00BA6C15">
      <w:pPr>
        <w:tabs>
          <w:tab w:val="left" w:pos="1293"/>
        </w:tabs>
        <w:spacing w:before="58"/>
        <w:rPr>
          <w:b/>
          <w:bCs/>
          <w:sz w:val="20"/>
        </w:rPr>
      </w:pPr>
    </w:p>
    <w:p w14:paraId="4BE789D9" w14:textId="77777777" w:rsidR="00A10818" w:rsidRPr="003E3B8B" w:rsidRDefault="00A10818">
      <w:pPr>
        <w:pStyle w:val="BodyText"/>
        <w:rPr>
          <w:sz w:val="22"/>
        </w:rPr>
      </w:pPr>
    </w:p>
    <w:p w14:paraId="404C35A3" w14:textId="5D8FE645" w:rsidR="005D59FE" w:rsidRPr="003E3B8B" w:rsidRDefault="007A09E7" w:rsidP="00380E36">
      <w:pPr>
        <w:pStyle w:val="Heading1"/>
        <w:numPr>
          <w:ilvl w:val="1"/>
          <w:numId w:val="5"/>
        </w:numPr>
        <w:tabs>
          <w:tab w:val="left" w:pos="990"/>
        </w:tabs>
        <w:spacing w:before="8"/>
        <w:ind w:left="630" w:hanging="14"/>
        <w:jc w:val="left"/>
        <w:rPr>
          <w:sz w:val="19"/>
        </w:rPr>
      </w:pPr>
      <w:bookmarkStart w:id="18" w:name="9.0_Shared_Alternate_Flows"/>
      <w:bookmarkEnd w:id="18"/>
      <w:r w:rsidRPr="003E3B8B">
        <w:rPr>
          <w:color w:val="B5121B"/>
        </w:rPr>
        <w:t>Shared Alternate</w:t>
      </w:r>
      <w:r w:rsidRPr="003E3B8B">
        <w:rPr>
          <w:color w:val="B5121B"/>
          <w:spacing w:val="2"/>
        </w:rPr>
        <w:t xml:space="preserve"> </w:t>
      </w:r>
      <w:r w:rsidRPr="003E3B8B">
        <w:rPr>
          <w:color w:val="B5121B"/>
        </w:rPr>
        <w:t>Flows</w:t>
      </w:r>
    </w:p>
    <w:p w14:paraId="44013C0F" w14:textId="2D8EEE41" w:rsidR="005D59FE" w:rsidRDefault="001D2FCD" w:rsidP="00A64A88">
      <w:pPr>
        <w:ind w:left="540"/>
        <w:rPr>
          <w:sz w:val="20"/>
        </w:rPr>
      </w:pPr>
      <w:r w:rsidRPr="003E3B8B">
        <w:rPr>
          <w:sz w:val="20"/>
        </w:rPr>
        <w:t xml:space="preserve">         None</w:t>
      </w:r>
    </w:p>
    <w:p w14:paraId="00931DEB" w14:textId="77777777" w:rsidR="00C23591" w:rsidRDefault="00C23591" w:rsidP="00A64A88">
      <w:pPr>
        <w:ind w:left="540"/>
        <w:rPr>
          <w:sz w:val="20"/>
        </w:rPr>
      </w:pPr>
    </w:p>
    <w:p w14:paraId="10AA86F6" w14:textId="77777777" w:rsidR="00C23591" w:rsidRDefault="00C23591" w:rsidP="00A64A88">
      <w:pPr>
        <w:ind w:left="540"/>
        <w:rPr>
          <w:sz w:val="20"/>
        </w:rPr>
      </w:pPr>
    </w:p>
    <w:p w14:paraId="6B61FFA3" w14:textId="77777777" w:rsidR="00C23591" w:rsidRDefault="00C23591" w:rsidP="00A64A88">
      <w:pPr>
        <w:ind w:left="540"/>
        <w:rPr>
          <w:sz w:val="20"/>
        </w:rPr>
      </w:pPr>
    </w:p>
    <w:p w14:paraId="655A9490" w14:textId="77777777" w:rsidR="00C23591" w:rsidRDefault="00C23591" w:rsidP="00A64A88">
      <w:pPr>
        <w:ind w:left="540"/>
        <w:rPr>
          <w:sz w:val="20"/>
        </w:rPr>
      </w:pPr>
    </w:p>
    <w:p w14:paraId="31491191" w14:textId="77777777" w:rsidR="00C23591" w:rsidRPr="003E3B8B" w:rsidRDefault="00C23591" w:rsidP="00A64A88">
      <w:pPr>
        <w:ind w:left="540"/>
        <w:rPr>
          <w:sz w:val="20"/>
        </w:rPr>
      </w:pPr>
    </w:p>
    <w:p w14:paraId="4BE789DC" w14:textId="77777777" w:rsidR="001D2FCD" w:rsidRPr="003E3B8B" w:rsidRDefault="001D2FCD" w:rsidP="00110A4D">
      <w:pPr>
        <w:ind w:left="1004"/>
        <w:rPr>
          <w:sz w:val="20"/>
        </w:rPr>
      </w:pPr>
    </w:p>
    <w:p w14:paraId="4BE789E0" w14:textId="77777777" w:rsidR="00EF3D9B" w:rsidRPr="003E3B8B" w:rsidRDefault="007A09E7">
      <w:pPr>
        <w:spacing w:before="121"/>
        <w:ind w:left="572"/>
        <w:rPr>
          <w:b/>
          <w:sz w:val="20"/>
        </w:rPr>
      </w:pPr>
      <w:bookmarkStart w:id="19" w:name="9.2_Alternate_Flow_name_in_the_other_use"/>
      <w:bookmarkStart w:id="20" w:name="10.0_Design_Decisions"/>
      <w:bookmarkEnd w:id="19"/>
      <w:bookmarkEnd w:id="20"/>
      <w:r w:rsidRPr="003E3B8B">
        <w:rPr>
          <w:b/>
          <w:color w:val="B5121B"/>
          <w:sz w:val="20"/>
        </w:rPr>
        <w:t>10.0 Design Decisions</w:t>
      </w:r>
    </w:p>
    <w:p w14:paraId="5EB3C6D1" w14:textId="618FE20C" w:rsidR="009C5700" w:rsidRPr="009B3D01" w:rsidRDefault="009C5700">
      <w:pPr>
        <w:pStyle w:val="BodyText"/>
        <w:spacing w:before="60"/>
        <w:ind w:left="1004"/>
      </w:pPr>
      <w:r w:rsidRPr="009B3D01">
        <w:t>After savi</w:t>
      </w:r>
      <w:r w:rsidR="005507A8" w:rsidRPr="009B3D01">
        <w:t>ng</w:t>
      </w:r>
      <w:r w:rsidR="005507A8">
        <w:t xml:space="preserve">, the system will switch the Copy From Group to the first Save to Group(s) in the list.  This is different from the base Screen Designer.  We made it different because the Copy From and Save To groups are always </w:t>
      </w:r>
      <w:r w:rsidR="005507A8">
        <w:lastRenderedPageBreak/>
        <w:t>visible on this screen.</w:t>
      </w:r>
      <w:r w:rsidR="00105A2F">
        <w:t xml:space="preserve">  It may be the base Screen Designer needs to work like this screen, since </w:t>
      </w:r>
      <w:r w:rsidR="0060444E">
        <w:t xml:space="preserve">it is arguable that not changing the Copy From Group after save means the Copy From Group and the displayed layout are out of sync after saving.  </w:t>
      </w:r>
    </w:p>
    <w:p w14:paraId="31A062DF" w14:textId="77777777" w:rsidR="009C5700" w:rsidRDefault="009C5700">
      <w:pPr>
        <w:pStyle w:val="BodyText"/>
        <w:spacing w:before="60"/>
        <w:ind w:left="1004"/>
        <w:rPr>
          <w:b/>
          <w:bCs/>
        </w:rPr>
      </w:pPr>
    </w:p>
    <w:p w14:paraId="601D818F" w14:textId="2C2F6773" w:rsidR="00EB2DDA" w:rsidRPr="003E3B8B" w:rsidRDefault="00E71E55">
      <w:pPr>
        <w:pStyle w:val="BodyText"/>
        <w:spacing w:before="60"/>
        <w:ind w:left="1004"/>
        <w:rPr>
          <w:b/>
          <w:bCs/>
        </w:rPr>
      </w:pPr>
      <w:r w:rsidRPr="003E3B8B">
        <w:rPr>
          <w:b/>
          <w:bCs/>
        </w:rPr>
        <w:t>Hover Over Text</w:t>
      </w:r>
      <w:r w:rsidR="00F0786E" w:rsidRPr="003E3B8B">
        <w:rPr>
          <w:b/>
          <w:bCs/>
        </w:rPr>
        <w:t xml:space="preserve"> after a layout is loaded</w:t>
      </w:r>
      <w:r w:rsidRPr="003E3B8B">
        <w:rPr>
          <w:b/>
          <w:bCs/>
        </w:rPr>
        <w:t>:</w:t>
      </w:r>
      <w:r w:rsidR="00D73A9A" w:rsidRPr="003E3B8B">
        <w:rPr>
          <w:b/>
          <w:bCs/>
        </w:rPr>
        <w:t xml:space="preserve"> </w:t>
      </w:r>
    </w:p>
    <w:p w14:paraId="3DB8AB6E" w14:textId="1FDF75B9" w:rsidR="00F513E6" w:rsidRPr="003E3B8B" w:rsidRDefault="00D73A9A" w:rsidP="00E413C3">
      <w:pPr>
        <w:pStyle w:val="BodyText"/>
        <w:numPr>
          <w:ilvl w:val="0"/>
          <w:numId w:val="17"/>
        </w:numPr>
        <w:spacing w:before="60"/>
      </w:pPr>
      <w:r w:rsidRPr="003E3B8B">
        <w:t xml:space="preserve">When the user </w:t>
      </w:r>
      <w:r w:rsidR="00C21F5C" w:rsidRPr="003E3B8B">
        <w:t>hovers over</w:t>
      </w:r>
      <w:r w:rsidR="00C21F5C" w:rsidRPr="003E3B8B">
        <w:rPr>
          <w:b/>
          <w:bCs/>
        </w:rPr>
        <w:t xml:space="preserve"> </w:t>
      </w:r>
      <w:r w:rsidR="00C21F5C" w:rsidRPr="003E3B8B">
        <w:t xml:space="preserve">the any field inside the available fields list box, the field will be highlighted in </w:t>
      </w:r>
      <w:r w:rsidR="002A07AF" w:rsidRPr="003E3B8B">
        <w:t>light</w:t>
      </w:r>
      <w:r w:rsidR="00C21F5C" w:rsidRPr="003E3B8B">
        <w:t xml:space="preserve"> grey</w:t>
      </w:r>
      <w:r w:rsidR="00EB2DDA" w:rsidRPr="003E3B8B">
        <w:t>.</w:t>
      </w:r>
      <w:r w:rsidR="00C21F5C" w:rsidRPr="003E3B8B">
        <w:t xml:space="preserve"> </w:t>
      </w:r>
    </w:p>
    <w:p w14:paraId="5AB4043C" w14:textId="2F4A0988" w:rsidR="00EB2DDA" w:rsidRPr="003E3B8B" w:rsidRDefault="00EB2DDA" w:rsidP="00E413C3">
      <w:pPr>
        <w:pStyle w:val="BodyText"/>
        <w:numPr>
          <w:ilvl w:val="0"/>
          <w:numId w:val="17"/>
        </w:numPr>
        <w:spacing w:before="60"/>
      </w:pPr>
      <w:r w:rsidRPr="003E3B8B">
        <w:t>When dragging/dropping a field</w:t>
      </w:r>
      <w:r w:rsidR="00B10C72" w:rsidRPr="003E3B8B">
        <w:t xml:space="preserve"> / multiple fields</w:t>
      </w:r>
      <w:r w:rsidRPr="003E3B8B">
        <w:t xml:space="preserve">, </w:t>
      </w:r>
      <w:r w:rsidR="00C004ED" w:rsidRPr="003E3B8B">
        <w:t xml:space="preserve">the hover over text </w:t>
      </w:r>
      <w:r w:rsidR="00B10C72" w:rsidRPr="003E3B8B">
        <w:t xml:space="preserve">will give a visual indicator </w:t>
      </w:r>
      <w:r w:rsidR="001D09B3" w:rsidRPr="003E3B8B">
        <w:t>along with the number of items selected</w:t>
      </w:r>
    </w:p>
    <w:p w14:paraId="465C735C" w14:textId="63C258CD" w:rsidR="001D09B3" w:rsidRPr="003E3B8B" w:rsidRDefault="001D09B3" w:rsidP="001D09B3">
      <w:pPr>
        <w:pStyle w:val="BodyText"/>
        <w:spacing w:before="60"/>
        <w:ind w:left="1724"/>
      </w:pPr>
    </w:p>
    <w:p w14:paraId="31D59C25" w14:textId="51E21F2B" w:rsidR="001D09B3" w:rsidRPr="003E3B8B" w:rsidRDefault="001D09B3" w:rsidP="001D09B3">
      <w:pPr>
        <w:pStyle w:val="BodyText"/>
        <w:spacing w:before="60"/>
        <w:ind w:left="1724"/>
        <w:rPr>
          <w:u w:val="single"/>
        </w:rPr>
      </w:pPr>
      <w:r w:rsidRPr="003E3B8B">
        <w:rPr>
          <w:u w:val="single"/>
        </w:rPr>
        <w:t>Hover Text Format:</w:t>
      </w:r>
    </w:p>
    <w:p w14:paraId="525555EB" w14:textId="7C62D36F" w:rsidR="001D09B3" w:rsidRPr="003E3B8B" w:rsidRDefault="001D09B3" w:rsidP="001D09B3">
      <w:pPr>
        <w:pStyle w:val="BodyText"/>
        <w:spacing w:before="60"/>
        <w:ind w:left="1724"/>
      </w:pPr>
      <w:r w:rsidRPr="003E3B8B">
        <w:t>&lt;Validation check&gt;&lt;Number</w:t>
      </w:r>
      <w:r w:rsidR="004A5626" w:rsidRPr="003E3B8B">
        <w:t xml:space="preserve"> of items being </w:t>
      </w:r>
      <w:r w:rsidR="0013732F" w:rsidRPr="003E3B8B">
        <w:t>dragged&gt; Item(s)</w:t>
      </w:r>
    </w:p>
    <w:p w14:paraId="7DD9B916" w14:textId="249E6A0B" w:rsidR="00D20284" w:rsidRPr="003E3B8B" w:rsidRDefault="00D20284" w:rsidP="001D09B3">
      <w:pPr>
        <w:pStyle w:val="BodyText"/>
        <w:spacing w:before="60"/>
        <w:ind w:left="1724"/>
      </w:pPr>
    </w:p>
    <w:p w14:paraId="6C56F4F2" w14:textId="593A6603" w:rsidR="00D20284" w:rsidRPr="003E3B8B" w:rsidRDefault="00973FF8" w:rsidP="001D09B3">
      <w:pPr>
        <w:pStyle w:val="BodyText"/>
        <w:spacing w:before="60"/>
        <w:ind w:left="1724"/>
      </w:pPr>
      <w:r w:rsidRPr="003E3B8B">
        <w:t xml:space="preserve">When dragging and dropping a section header, the </w:t>
      </w:r>
      <w:r w:rsidR="00F96891" w:rsidRPr="003E3B8B">
        <w:t>&lt;N</w:t>
      </w:r>
      <w:r w:rsidRPr="003E3B8B">
        <w:t>umber of items being dragged</w:t>
      </w:r>
      <w:r w:rsidR="00F96891" w:rsidRPr="003E3B8B">
        <w:t>&gt;</w:t>
      </w:r>
      <w:r w:rsidR="00CB2DAD" w:rsidRPr="003E3B8B">
        <w:t xml:space="preserve"> in the hover over text</w:t>
      </w:r>
      <w:r w:rsidR="00F96891" w:rsidRPr="003E3B8B">
        <w:t>,</w:t>
      </w:r>
      <w:r w:rsidR="00CB2DAD" w:rsidRPr="003E3B8B">
        <w:t xml:space="preserve"> is the total number of fields which are part of that section header.</w:t>
      </w:r>
    </w:p>
    <w:p w14:paraId="4E293004" w14:textId="1D23DA61" w:rsidR="00FC620D" w:rsidRPr="003E3B8B" w:rsidRDefault="00FC620D" w:rsidP="001D09B3">
      <w:pPr>
        <w:pStyle w:val="BodyText"/>
        <w:spacing w:before="60"/>
        <w:ind w:left="1724"/>
      </w:pPr>
    </w:p>
    <w:p w14:paraId="037D7550" w14:textId="12FF28D5" w:rsidR="00FC620D" w:rsidRPr="003E3B8B" w:rsidRDefault="00FC620D" w:rsidP="00A64A88">
      <w:pPr>
        <w:pStyle w:val="BodyText"/>
        <w:spacing w:before="60"/>
        <w:ind w:left="1724"/>
      </w:pPr>
      <w:r w:rsidRPr="003E3B8B">
        <w:t xml:space="preserve">This hover over text will not be displayed when moved using the “Move </w:t>
      </w:r>
      <w:r w:rsidR="00986663" w:rsidRPr="003E3B8B">
        <w:t>U</w:t>
      </w:r>
      <w:r w:rsidRPr="003E3B8B">
        <w:t>p/</w:t>
      </w:r>
      <w:r w:rsidR="00986663" w:rsidRPr="003E3B8B">
        <w:t>D</w:t>
      </w:r>
      <w:r w:rsidRPr="003E3B8B">
        <w:t>own” button</w:t>
      </w:r>
      <w:r w:rsidR="00566249" w:rsidRPr="003E3B8B">
        <w:t>. But the blue background will appear, indicating that the field(s)</w:t>
      </w:r>
      <w:r w:rsidR="00A156C2" w:rsidRPr="003E3B8B">
        <w:t xml:space="preserve"> / section header</w:t>
      </w:r>
      <w:r w:rsidR="00566249" w:rsidRPr="003E3B8B">
        <w:t xml:space="preserve"> has been selected.</w:t>
      </w:r>
      <w:r w:rsidR="00C1082E" w:rsidRPr="003E3B8B">
        <w:t xml:space="preserve"> When a Section Header is selected, then all fields as part of the section header will be highlighted</w:t>
      </w:r>
      <w:r w:rsidR="004E33C6" w:rsidRPr="003E3B8B">
        <w:t>.</w:t>
      </w:r>
    </w:p>
    <w:p w14:paraId="04DCADA4" w14:textId="20FE1FD5" w:rsidR="001A1CF5" w:rsidRPr="003E3B8B" w:rsidRDefault="001A1CF5" w:rsidP="00A64A88">
      <w:pPr>
        <w:pStyle w:val="BodyText"/>
        <w:spacing w:before="60"/>
        <w:ind w:left="1724"/>
      </w:pPr>
    </w:p>
    <w:p w14:paraId="5017EB25" w14:textId="01778CFE" w:rsidR="001A1CF5" w:rsidRPr="003E3B8B" w:rsidRDefault="001A1CF5" w:rsidP="00A64A88">
      <w:pPr>
        <w:pStyle w:val="BodyText"/>
        <w:spacing w:before="60"/>
        <w:ind w:left="1724"/>
      </w:pPr>
      <w:r w:rsidRPr="003E3B8B">
        <w:t>When</w:t>
      </w:r>
      <w:r w:rsidR="00CE3C86" w:rsidRPr="003E3B8B">
        <w:t xml:space="preserve"> either of </w:t>
      </w:r>
      <w:r w:rsidRPr="003E3B8B">
        <w:t>a ‘Brother’ field is selected, example</w:t>
      </w:r>
      <w:r w:rsidR="00CE3C86" w:rsidRPr="003E3B8B">
        <w:t xml:space="preserve">: </w:t>
      </w:r>
      <w:r w:rsidRPr="003E3B8B">
        <w:t>Work Order</w:t>
      </w:r>
      <w:r w:rsidR="007359E6" w:rsidRPr="003E3B8B">
        <w:t xml:space="preserve"> No.</w:t>
      </w:r>
      <w:r w:rsidR="00D20A41" w:rsidRPr="003E3B8B">
        <w:t xml:space="preserve">- </w:t>
      </w:r>
      <w:r w:rsidR="00DE085E" w:rsidRPr="003E3B8B">
        <w:t>Work Order Description</w:t>
      </w:r>
      <w:r w:rsidR="00D20A41" w:rsidRPr="003E3B8B">
        <w:t xml:space="preserve"> or Equipment No. – Equipment Description, </w:t>
      </w:r>
      <w:r w:rsidR="00CE3C86" w:rsidRPr="003E3B8B">
        <w:t xml:space="preserve">and moved, they will move </w:t>
      </w:r>
      <w:r w:rsidR="006139AE" w:rsidRPr="003E3B8B">
        <w:t>together. i.e. they cannot be moved separately.</w:t>
      </w:r>
    </w:p>
    <w:p w14:paraId="6433F3AE" w14:textId="77777777" w:rsidR="007824C0" w:rsidRPr="003E3B8B" w:rsidRDefault="007824C0">
      <w:pPr>
        <w:pStyle w:val="BodyText"/>
        <w:spacing w:before="60"/>
        <w:ind w:left="1004"/>
      </w:pPr>
    </w:p>
    <w:p w14:paraId="3F7BE868" w14:textId="77777777" w:rsidR="007824C0" w:rsidRPr="003E3B8B" w:rsidRDefault="007824C0">
      <w:pPr>
        <w:pStyle w:val="BodyText"/>
        <w:spacing w:before="60"/>
        <w:ind w:left="1004"/>
      </w:pPr>
      <w:r w:rsidRPr="003E3B8B">
        <w:rPr>
          <w:b/>
          <w:bCs/>
        </w:rPr>
        <w:t>For all other design decisions</w:t>
      </w:r>
      <w:r w:rsidRPr="003E3B8B">
        <w:t>:</w:t>
      </w:r>
    </w:p>
    <w:p w14:paraId="4BE789E1" w14:textId="0F8FAF15" w:rsidR="00EF3D9B" w:rsidRPr="003E3B8B" w:rsidRDefault="008552D1">
      <w:pPr>
        <w:pStyle w:val="BodyText"/>
        <w:spacing w:before="60"/>
        <w:ind w:left="1004"/>
        <w:rPr>
          <w:i/>
          <w:color w:val="0000FF"/>
        </w:rPr>
      </w:pPr>
      <w:r w:rsidRPr="003E3B8B">
        <w:t xml:space="preserve">See </w:t>
      </w:r>
      <w:r w:rsidRPr="003E3B8B">
        <w:rPr>
          <w:i/>
          <w:color w:val="0000FF"/>
        </w:rPr>
        <w:t xml:space="preserve">EAM.BASE.REQ.ScreenDesigner. </w:t>
      </w:r>
    </w:p>
    <w:p w14:paraId="4BE789E2" w14:textId="0F014C1C" w:rsidR="008552D1" w:rsidRPr="003E3B8B" w:rsidRDefault="00B61405">
      <w:pPr>
        <w:pStyle w:val="BodyText"/>
        <w:spacing w:before="60"/>
        <w:ind w:left="1004"/>
      </w:pPr>
      <w:r w:rsidRPr="003E3B8B">
        <w:rPr>
          <w:b/>
        </w:rPr>
        <w:t>Note:</w:t>
      </w:r>
      <w:r w:rsidRPr="003E3B8B">
        <w:t xml:space="preserve"> </w:t>
      </w:r>
      <w:r w:rsidR="008552D1" w:rsidRPr="003E3B8B">
        <w:t xml:space="preserve">Ignore note about GIS Map Search screen as </w:t>
      </w:r>
      <w:r w:rsidR="001A2E3A" w:rsidRPr="003E3B8B">
        <w:t>it’s</w:t>
      </w:r>
      <w:r w:rsidR="008552D1" w:rsidRPr="003E3B8B">
        <w:t xml:space="preserve"> not supported in </w:t>
      </w:r>
      <w:r w:rsidR="001A2E3A" w:rsidRPr="003E3B8B">
        <w:t xml:space="preserve">any of the </w:t>
      </w:r>
      <w:r w:rsidR="00D33BEB">
        <w:t>Digital Work</w:t>
      </w:r>
      <w:r w:rsidR="001A2E3A" w:rsidRPr="003E3B8B">
        <w:t xml:space="preserve"> </w:t>
      </w:r>
      <w:r w:rsidR="001223A7" w:rsidRPr="003E3B8B">
        <w:t>A</w:t>
      </w:r>
      <w:r w:rsidR="001A2E3A" w:rsidRPr="003E3B8B">
        <w:t>pp</w:t>
      </w:r>
      <w:r w:rsidR="000F3175" w:rsidRPr="003E3B8B">
        <w:t>’s</w:t>
      </w:r>
    </w:p>
    <w:p w14:paraId="0074D971" w14:textId="1DC66EC3" w:rsidR="00F009E4" w:rsidRPr="003E3B8B" w:rsidRDefault="00F009E4">
      <w:pPr>
        <w:pStyle w:val="BodyText"/>
        <w:spacing w:before="60"/>
        <w:ind w:left="1004"/>
      </w:pPr>
    </w:p>
    <w:p w14:paraId="6093F6D8" w14:textId="2771B72A" w:rsidR="00F009E4" w:rsidRPr="003E3B8B" w:rsidRDefault="00F009E4">
      <w:pPr>
        <w:pStyle w:val="BodyText"/>
        <w:spacing w:before="60"/>
        <w:ind w:left="1004"/>
      </w:pPr>
    </w:p>
    <w:p w14:paraId="4BE789E4" w14:textId="48E0EE25" w:rsidR="00EF3D9B" w:rsidRPr="003E3B8B" w:rsidRDefault="007A09E7">
      <w:pPr>
        <w:pStyle w:val="Heading1"/>
        <w:numPr>
          <w:ilvl w:val="1"/>
          <w:numId w:val="4"/>
        </w:numPr>
        <w:tabs>
          <w:tab w:val="left" w:pos="1005"/>
        </w:tabs>
        <w:jc w:val="left"/>
      </w:pPr>
      <w:bookmarkStart w:id="21" w:name="11.0_Supplemental_Requirements"/>
      <w:bookmarkEnd w:id="21"/>
      <w:r w:rsidRPr="003E3B8B">
        <w:rPr>
          <w:color w:val="B5121B"/>
        </w:rPr>
        <w:t>Supplemental Requirements</w:t>
      </w:r>
    </w:p>
    <w:p w14:paraId="4BE789EF" w14:textId="05ADF612" w:rsidR="00EF3D9B" w:rsidRPr="003E3B8B" w:rsidRDefault="00C6695E" w:rsidP="003E3B8B">
      <w:pPr>
        <w:pStyle w:val="Heading1"/>
        <w:numPr>
          <w:ilvl w:val="1"/>
          <w:numId w:val="4"/>
        </w:numPr>
        <w:tabs>
          <w:tab w:val="left" w:pos="1005"/>
        </w:tabs>
        <w:jc w:val="left"/>
        <w:rPr>
          <w:b w:val="0"/>
          <w:color w:val="B5121B"/>
        </w:rPr>
      </w:pPr>
      <w:r w:rsidRPr="003E3B8B">
        <w:rPr>
          <w:color w:val="B5121B"/>
        </w:rPr>
        <w:t xml:space="preserve">Available Fields </w:t>
      </w:r>
      <w:r w:rsidR="0048060D" w:rsidRPr="003E3B8B">
        <w:rPr>
          <w:color w:val="B5121B"/>
        </w:rPr>
        <w:t>list box attributes</w:t>
      </w:r>
    </w:p>
    <w:p w14:paraId="692D4F78" w14:textId="77777777" w:rsidR="00FA2E72" w:rsidRPr="003E3B8B" w:rsidRDefault="00FA2E72" w:rsidP="003E3B8B">
      <w:pPr>
        <w:pStyle w:val="Footer"/>
        <w:spacing w:line="240" w:lineRule="atLeast"/>
        <w:ind w:left="990"/>
      </w:pPr>
    </w:p>
    <w:p w14:paraId="1A2F7A07" w14:textId="21F8D75C" w:rsidR="005E657D" w:rsidRPr="003E3B8B" w:rsidRDefault="005E657D" w:rsidP="005E657D">
      <w:pPr>
        <w:pStyle w:val="Footer"/>
        <w:spacing w:line="240" w:lineRule="atLeast"/>
        <w:ind w:left="990"/>
        <w:rPr>
          <w:bCs/>
          <w:sz w:val="20"/>
        </w:rPr>
      </w:pPr>
      <w:r w:rsidRPr="003E3B8B">
        <w:rPr>
          <w:bCs/>
          <w:sz w:val="20"/>
        </w:rPr>
        <w:t>After lo</w:t>
      </w:r>
      <w:r w:rsidR="00301311" w:rsidRPr="003E3B8B">
        <w:rPr>
          <w:bCs/>
          <w:sz w:val="20"/>
        </w:rPr>
        <w:t>ading the layout, the list of fields available for the selected screen/</w:t>
      </w:r>
      <w:r w:rsidR="00AF58F6">
        <w:rPr>
          <w:bCs/>
          <w:sz w:val="20"/>
        </w:rPr>
        <w:t>card</w:t>
      </w:r>
      <w:r w:rsidR="001D7D3F" w:rsidRPr="003E3B8B">
        <w:rPr>
          <w:b/>
          <w:sz w:val="20"/>
        </w:rPr>
        <w:t xml:space="preserve"> </w:t>
      </w:r>
      <w:r w:rsidR="005A3D23" w:rsidRPr="003E3B8B">
        <w:rPr>
          <w:bCs/>
          <w:sz w:val="20"/>
        </w:rPr>
        <w:t>can be moved up or down, or can have their fields attributes changed:</w:t>
      </w:r>
    </w:p>
    <w:p w14:paraId="488B6455" w14:textId="2694FC54" w:rsidR="00C17D42" w:rsidRPr="003E3B8B" w:rsidRDefault="00C17D42" w:rsidP="005E657D">
      <w:pPr>
        <w:pStyle w:val="Footer"/>
        <w:spacing w:line="240" w:lineRule="atLeast"/>
        <w:ind w:left="990"/>
        <w:rPr>
          <w:bCs/>
          <w:sz w:val="20"/>
        </w:rPr>
      </w:pPr>
    </w:p>
    <w:p w14:paraId="3CA0E820" w14:textId="43B58FDB" w:rsidR="00C17D42" w:rsidRPr="003E3B8B" w:rsidRDefault="00C17D42" w:rsidP="005E657D">
      <w:pPr>
        <w:pStyle w:val="Footer"/>
        <w:spacing w:line="240" w:lineRule="atLeast"/>
        <w:ind w:left="990"/>
        <w:rPr>
          <w:bCs/>
          <w:sz w:val="20"/>
        </w:rPr>
      </w:pPr>
      <w:r w:rsidRPr="003E3B8B">
        <w:rPr>
          <w:bCs/>
          <w:sz w:val="20"/>
        </w:rPr>
        <w:t xml:space="preserve">The fields inside this </w:t>
      </w:r>
      <w:r w:rsidR="001215D3" w:rsidRPr="003E3B8B">
        <w:rPr>
          <w:bCs/>
          <w:sz w:val="20"/>
        </w:rPr>
        <w:t>list box</w:t>
      </w:r>
      <w:r w:rsidRPr="003E3B8B">
        <w:rPr>
          <w:bCs/>
          <w:sz w:val="20"/>
        </w:rPr>
        <w:t xml:space="preserve"> will be displayed as follows:</w:t>
      </w:r>
    </w:p>
    <w:p w14:paraId="5EB0F60E" w14:textId="45DC630F" w:rsidR="00C17D42" w:rsidRPr="003E3B8B" w:rsidRDefault="00C17D42" w:rsidP="005E657D">
      <w:pPr>
        <w:pStyle w:val="Footer"/>
        <w:spacing w:line="240" w:lineRule="atLeast"/>
        <w:ind w:left="990"/>
        <w:rPr>
          <w:bCs/>
          <w:sz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3240"/>
        <w:gridCol w:w="5130"/>
      </w:tblGrid>
      <w:tr w:rsidR="005247C3" w:rsidRPr="003E3B8B" w14:paraId="33429F44" w14:textId="77777777" w:rsidTr="00D353F5">
        <w:trPr>
          <w:tblHeader/>
        </w:trPr>
        <w:tc>
          <w:tcPr>
            <w:tcW w:w="1710" w:type="dxa"/>
            <w:shd w:val="clear" w:color="auto" w:fill="E0E0E0"/>
          </w:tcPr>
          <w:p w14:paraId="49BB4773" w14:textId="77777777" w:rsidR="005247C3" w:rsidRPr="003E3B8B" w:rsidRDefault="005247C3" w:rsidP="00D353F5">
            <w:pPr>
              <w:rPr>
                <w:b/>
              </w:rPr>
            </w:pPr>
            <w:r w:rsidRPr="003E3B8B">
              <w:rPr>
                <w:b/>
              </w:rPr>
              <w:t>State (Attribute)</w:t>
            </w:r>
          </w:p>
        </w:tc>
        <w:tc>
          <w:tcPr>
            <w:tcW w:w="3240" w:type="dxa"/>
            <w:shd w:val="clear" w:color="auto" w:fill="E0E0E0"/>
          </w:tcPr>
          <w:p w14:paraId="30B0D2AE" w14:textId="77777777" w:rsidR="005247C3" w:rsidRPr="003E3B8B" w:rsidRDefault="005247C3" w:rsidP="00D353F5">
            <w:pPr>
              <w:rPr>
                <w:b/>
              </w:rPr>
            </w:pPr>
            <w:r w:rsidRPr="003E3B8B">
              <w:rPr>
                <w:b/>
              </w:rPr>
              <w:t>Description</w:t>
            </w:r>
          </w:p>
        </w:tc>
        <w:tc>
          <w:tcPr>
            <w:tcW w:w="5130" w:type="dxa"/>
            <w:shd w:val="clear" w:color="auto" w:fill="E0E0E0"/>
          </w:tcPr>
          <w:p w14:paraId="0A8F3721" w14:textId="77777777" w:rsidR="005247C3" w:rsidRPr="003E3B8B" w:rsidRDefault="005247C3" w:rsidP="00D353F5">
            <w:pPr>
              <w:rPr>
                <w:b/>
              </w:rPr>
            </w:pPr>
            <w:r w:rsidRPr="003E3B8B">
              <w:rPr>
                <w:b/>
              </w:rPr>
              <w:t>Visual Indicator</w:t>
            </w:r>
          </w:p>
        </w:tc>
      </w:tr>
      <w:tr w:rsidR="005247C3" w:rsidRPr="003E3B8B" w14:paraId="509BBAF2" w14:textId="77777777" w:rsidTr="00D353F5">
        <w:tc>
          <w:tcPr>
            <w:tcW w:w="1710" w:type="dxa"/>
          </w:tcPr>
          <w:p w14:paraId="1DE4C8F9" w14:textId="77777777" w:rsidR="005247C3" w:rsidRPr="003E3B8B" w:rsidRDefault="005247C3" w:rsidP="00D353F5">
            <w:pPr>
              <w:pStyle w:val="Footer"/>
              <w:spacing w:line="240" w:lineRule="atLeast"/>
              <w:rPr>
                <w:sz w:val="20"/>
                <w:szCs w:val="20"/>
              </w:rPr>
            </w:pPr>
            <w:r w:rsidRPr="003E3B8B">
              <w:rPr>
                <w:sz w:val="20"/>
                <w:szCs w:val="20"/>
              </w:rPr>
              <w:t>Optional</w:t>
            </w:r>
          </w:p>
        </w:tc>
        <w:tc>
          <w:tcPr>
            <w:tcW w:w="3240" w:type="dxa"/>
          </w:tcPr>
          <w:p w14:paraId="6CFEC70E" w14:textId="77777777" w:rsidR="005247C3" w:rsidRPr="003E3B8B" w:rsidRDefault="005247C3" w:rsidP="00D353F5">
            <w:pPr>
              <w:rPr>
                <w:sz w:val="20"/>
                <w:szCs w:val="20"/>
              </w:rPr>
            </w:pPr>
            <w:r w:rsidRPr="003E3B8B">
              <w:rPr>
                <w:sz w:val="20"/>
                <w:szCs w:val="20"/>
              </w:rPr>
              <w:t>Entry is not required</w:t>
            </w:r>
          </w:p>
        </w:tc>
        <w:tc>
          <w:tcPr>
            <w:tcW w:w="5130" w:type="dxa"/>
          </w:tcPr>
          <w:p w14:paraId="052752AF" w14:textId="67070D8F" w:rsidR="005247C3" w:rsidRPr="003E3B8B" w:rsidRDefault="00A52963" w:rsidP="00D353F5">
            <w:pPr>
              <w:rPr>
                <w:sz w:val="20"/>
                <w:szCs w:val="20"/>
              </w:rPr>
            </w:pPr>
            <w:r w:rsidRPr="003E3B8B">
              <w:rPr>
                <w:sz w:val="20"/>
                <w:szCs w:val="20"/>
              </w:rPr>
              <w:t xml:space="preserve">Black </w:t>
            </w:r>
            <w:r w:rsidR="005247C3" w:rsidRPr="003E3B8B">
              <w:rPr>
                <w:sz w:val="20"/>
                <w:szCs w:val="20"/>
              </w:rPr>
              <w:t>Field</w:t>
            </w:r>
            <w:r w:rsidR="001215D3" w:rsidRPr="003E3B8B">
              <w:rPr>
                <w:sz w:val="20"/>
                <w:szCs w:val="20"/>
              </w:rPr>
              <w:t>, No Background</w:t>
            </w:r>
          </w:p>
        </w:tc>
      </w:tr>
      <w:tr w:rsidR="005247C3" w:rsidRPr="003E3B8B" w14:paraId="0EE6C5F7" w14:textId="77777777" w:rsidTr="00D353F5">
        <w:tc>
          <w:tcPr>
            <w:tcW w:w="1710" w:type="dxa"/>
          </w:tcPr>
          <w:p w14:paraId="015FB8AC" w14:textId="77777777" w:rsidR="005247C3" w:rsidRPr="003E3B8B" w:rsidRDefault="005247C3" w:rsidP="00D353F5">
            <w:pPr>
              <w:rPr>
                <w:sz w:val="20"/>
                <w:szCs w:val="20"/>
              </w:rPr>
            </w:pPr>
            <w:r w:rsidRPr="003E3B8B">
              <w:rPr>
                <w:sz w:val="20"/>
                <w:szCs w:val="20"/>
              </w:rPr>
              <w:t>Required</w:t>
            </w:r>
          </w:p>
        </w:tc>
        <w:tc>
          <w:tcPr>
            <w:tcW w:w="3240" w:type="dxa"/>
          </w:tcPr>
          <w:p w14:paraId="503C6165" w14:textId="77777777" w:rsidR="005247C3" w:rsidRPr="003E3B8B" w:rsidRDefault="005247C3" w:rsidP="00D353F5">
            <w:pPr>
              <w:rPr>
                <w:sz w:val="20"/>
                <w:szCs w:val="20"/>
              </w:rPr>
            </w:pPr>
            <w:r w:rsidRPr="003E3B8B">
              <w:rPr>
                <w:sz w:val="20"/>
                <w:szCs w:val="20"/>
              </w:rPr>
              <w:t>Entry is required</w:t>
            </w:r>
          </w:p>
        </w:tc>
        <w:tc>
          <w:tcPr>
            <w:tcW w:w="5130" w:type="dxa"/>
          </w:tcPr>
          <w:p w14:paraId="37714166" w14:textId="72454D0C" w:rsidR="005247C3" w:rsidRPr="003E3B8B" w:rsidRDefault="00E670B4" w:rsidP="00D353F5">
            <w:pPr>
              <w:rPr>
                <w:sz w:val="20"/>
                <w:szCs w:val="20"/>
              </w:rPr>
            </w:pPr>
            <w:r w:rsidRPr="003E3B8B">
              <w:rPr>
                <w:sz w:val="20"/>
                <w:szCs w:val="20"/>
              </w:rPr>
              <w:t>Black Field</w:t>
            </w:r>
            <w:r w:rsidR="00682353" w:rsidRPr="003E3B8B">
              <w:rPr>
                <w:sz w:val="20"/>
                <w:szCs w:val="20"/>
              </w:rPr>
              <w:t xml:space="preserve"> with </w:t>
            </w:r>
            <w:r w:rsidRPr="003E3B8B">
              <w:rPr>
                <w:sz w:val="20"/>
                <w:szCs w:val="20"/>
              </w:rPr>
              <w:t xml:space="preserve">Red </w:t>
            </w:r>
            <w:r w:rsidR="00682353" w:rsidRPr="003E3B8B">
              <w:rPr>
                <w:sz w:val="20"/>
                <w:szCs w:val="20"/>
              </w:rPr>
              <w:t>Asterix(*)</w:t>
            </w:r>
            <w:r w:rsidR="001215D3" w:rsidRPr="003E3B8B">
              <w:rPr>
                <w:sz w:val="20"/>
                <w:szCs w:val="20"/>
              </w:rPr>
              <w:t>, No Background</w:t>
            </w:r>
          </w:p>
        </w:tc>
      </w:tr>
      <w:tr w:rsidR="005247C3" w:rsidRPr="003E3B8B" w14:paraId="21F0409F" w14:textId="77777777" w:rsidTr="00D353F5">
        <w:tc>
          <w:tcPr>
            <w:tcW w:w="1710" w:type="dxa"/>
          </w:tcPr>
          <w:p w14:paraId="46455B63" w14:textId="77777777" w:rsidR="005247C3" w:rsidRPr="003E3B8B" w:rsidRDefault="005247C3" w:rsidP="00D353F5">
            <w:pPr>
              <w:rPr>
                <w:sz w:val="20"/>
                <w:szCs w:val="20"/>
              </w:rPr>
            </w:pPr>
            <w:r w:rsidRPr="003E3B8B">
              <w:rPr>
                <w:sz w:val="20"/>
                <w:szCs w:val="20"/>
              </w:rPr>
              <w:t>Protected</w:t>
            </w:r>
          </w:p>
        </w:tc>
        <w:tc>
          <w:tcPr>
            <w:tcW w:w="3240" w:type="dxa"/>
          </w:tcPr>
          <w:p w14:paraId="6DCFC9D1" w14:textId="77777777" w:rsidR="005247C3" w:rsidRPr="003E3B8B" w:rsidRDefault="005247C3" w:rsidP="00D353F5">
            <w:pPr>
              <w:rPr>
                <w:sz w:val="20"/>
                <w:szCs w:val="20"/>
              </w:rPr>
            </w:pPr>
            <w:r w:rsidRPr="003E3B8B">
              <w:rPr>
                <w:sz w:val="20"/>
                <w:szCs w:val="20"/>
              </w:rPr>
              <w:t>Read-only</w:t>
            </w:r>
          </w:p>
        </w:tc>
        <w:tc>
          <w:tcPr>
            <w:tcW w:w="5130" w:type="dxa"/>
          </w:tcPr>
          <w:p w14:paraId="577E437F" w14:textId="5FA55B3F" w:rsidR="005247C3" w:rsidRPr="003E3B8B" w:rsidRDefault="005247C3" w:rsidP="00D353F5">
            <w:pPr>
              <w:rPr>
                <w:sz w:val="20"/>
                <w:szCs w:val="20"/>
              </w:rPr>
            </w:pPr>
            <w:r w:rsidRPr="003E3B8B">
              <w:rPr>
                <w:sz w:val="20"/>
                <w:szCs w:val="20"/>
              </w:rPr>
              <w:t>Gr</w:t>
            </w:r>
            <w:r w:rsidR="008036C5" w:rsidRPr="003E3B8B">
              <w:rPr>
                <w:sz w:val="20"/>
                <w:szCs w:val="20"/>
              </w:rPr>
              <w:t>e</w:t>
            </w:r>
            <w:r w:rsidRPr="003E3B8B">
              <w:rPr>
                <w:sz w:val="20"/>
                <w:szCs w:val="20"/>
              </w:rPr>
              <w:t>y Field</w:t>
            </w:r>
            <w:r w:rsidR="001215D3" w:rsidRPr="003E3B8B">
              <w:rPr>
                <w:sz w:val="20"/>
                <w:szCs w:val="20"/>
              </w:rPr>
              <w:t>, No Background</w:t>
            </w:r>
          </w:p>
        </w:tc>
      </w:tr>
      <w:tr w:rsidR="005247C3" w:rsidRPr="003E3B8B" w14:paraId="2CB53870" w14:textId="77777777" w:rsidTr="00D353F5">
        <w:tc>
          <w:tcPr>
            <w:tcW w:w="1710" w:type="dxa"/>
          </w:tcPr>
          <w:p w14:paraId="18EBD34E" w14:textId="77777777" w:rsidR="005247C3" w:rsidRPr="003E3B8B" w:rsidRDefault="005247C3" w:rsidP="00D353F5">
            <w:pPr>
              <w:rPr>
                <w:sz w:val="20"/>
                <w:szCs w:val="20"/>
              </w:rPr>
            </w:pPr>
            <w:r w:rsidRPr="003E3B8B">
              <w:rPr>
                <w:sz w:val="20"/>
                <w:szCs w:val="20"/>
              </w:rPr>
              <w:t>Hidden</w:t>
            </w:r>
          </w:p>
        </w:tc>
        <w:tc>
          <w:tcPr>
            <w:tcW w:w="3240" w:type="dxa"/>
          </w:tcPr>
          <w:p w14:paraId="2A160C03" w14:textId="3FD17FB3" w:rsidR="005247C3" w:rsidRPr="003E3B8B" w:rsidRDefault="005247C3" w:rsidP="00D353F5">
            <w:pPr>
              <w:rPr>
                <w:sz w:val="20"/>
                <w:szCs w:val="20"/>
              </w:rPr>
            </w:pPr>
            <w:r w:rsidRPr="003E3B8B">
              <w:rPr>
                <w:sz w:val="20"/>
                <w:szCs w:val="20"/>
              </w:rPr>
              <w:t xml:space="preserve">Not shown in </w:t>
            </w:r>
            <w:r w:rsidR="00D33BEB">
              <w:rPr>
                <w:sz w:val="20"/>
                <w:szCs w:val="20"/>
              </w:rPr>
              <w:t>Digital Work</w:t>
            </w:r>
            <w:r w:rsidR="001A2E3A" w:rsidRPr="003E3B8B">
              <w:rPr>
                <w:sz w:val="20"/>
                <w:szCs w:val="20"/>
              </w:rPr>
              <w:t xml:space="preserve"> App</w:t>
            </w:r>
          </w:p>
        </w:tc>
        <w:tc>
          <w:tcPr>
            <w:tcW w:w="5130" w:type="dxa"/>
          </w:tcPr>
          <w:p w14:paraId="2AD79D2B" w14:textId="0B28DBFE" w:rsidR="005247C3" w:rsidRPr="003E3B8B" w:rsidRDefault="005F54CC" w:rsidP="00D353F5">
            <w:pPr>
              <w:rPr>
                <w:sz w:val="20"/>
                <w:szCs w:val="20"/>
              </w:rPr>
            </w:pPr>
            <w:r w:rsidRPr="003E3B8B">
              <w:rPr>
                <w:sz w:val="20"/>
                <w:szCs w:val="20"/>
              </w:rPr>
              <w:t xml:space="preserve">Black Field , </w:t>
            </w:r>
            <w:r w:rsidR="00B63EDF" w:rsidRPr="003E3B8B">
              <w:rPr>
                <w:sz w:val="20"/>
                <w:szCs w:val="20"/>
              </w:rPr>
              <w:t>Dark</w:t>
            </w:r>
            <w:r w:rsidR="005247C3" w:rsidRPr="003E3B8B">
              <w:rPr>
                <w:sz w:val="20"/>
                <w:szCs w:val="20"/>
              </w:rPr>
              <w:t xml:space="preserve"> Gray Background</w:t>
            </w:r>
          </w:p>
        </w:tc>
      </w:tr>
    </w:tbl>
    <w:p w14:paraId="7D18B804" w14:textId="77777777" w:rsidR="003A5A78" w:rsidRPr="003E3B8B" w:rsidRDefault="004F7F1D">
      <w:pPr>
        <w:pStyle w:val="Heading1"/>
        <w:tabs>
          <w:tab w:val="left" w:pos="1437"/>
        </w:tabs>
      </w:pPr>
      <w:r w:rsidRPr="003E3B8B">
        <w:t>Note</w:t>
      </w:r>
      <w:r w:rsidR="00A54AE0" w:rsidRPr="003E3B8B">
        <w:t>:</w:t>
      </w:r>
      <w:r w:rsidR="001A155E" w:rsidRPr="003E3B8B">
        <w:t xml:space="preserve"> </w:t>
      </w:r>
    </w:p>
    <w:p w14:paraId="1DF043F4" w14:textId="406166F1" w:rsidR="005E657D" w:rsidRPr="003E3B8B" w:rsidRDefault="001A155E" w:rsidP="00E413C3">
      <w:pPr>
        <w:pStyle w:val="Heading1"/>
        <w:numPr>
          <w:ilvl w:val="0"/>
          <w:numId w:val="18"/>
        </w:numPr>
        <w:tabs>
          <w:tab w:val="left" w:pos="1437"/>
        </w:tabs>
        <w:rPr>
          <w:b w:val="0"/>
          <w:bCs w:val="0"/>
        </w:rPr>
      </w:pPr>
      <w:r w:rsidRPr="003E3B8B">
        <w:rPr>
          <w:b w:val="0"/>
          <w:bCs w:val="0"/>
        </w:rPr>
        <w:t>S</w:t>
      </w:r>
      <w:r w:rsidR="004F7F1D" w:rsidRPr="003E3B8B">
        <w:rPr>
          <w:b w:val="0"/>
          <w:bCs w:val="0"/>
        </w:rPr>
        <w:t>ection Headers will be displayed as Bolded</w:t>
      </w:r>
      <w:r w:rsidR="00E670B4" w:rsidRPr="003E3B8B">
        <w:rPr>
          <w:b w:val="0"/>
          <w:bCs w:val="0"/>
        </w:rPr>
        <w:t xml:space="preserve"> </w:t>
      </w:r>
      <w:r w:rsidR="00C312CF" w:rsidRPr="003E3B8B">
        <w:rPr>
          <w:b w:val="0"/>
          <w:bCs w:val="0"/>
        </w:rPr>
        <w:t>text</w:t>
      </w:r>
      <w:r w:rsidRPr="003E3B8B">
        <w:rPr>
          <w:b w:val="0"/>
          <w:bCs w:val="0"/>
        </w:rPr>
        <w:t>.</w:t>
      </w:r>
    </w:p>
    <w:p w14:paraId="27152F4A" w14:textId="69B1D046" w:rsidR="0097075E" w:rsidRPr="003E3B8B" w:rsidRDefault="0097075E" w:rsidP="00E413C3">
      <w:pPr>
        <w:pStyle w:val="Heading1"/>
        <w:numPr>
          <w:ilvl w:val="0"/>
          <w:numId w:val="18"/>
        </w:numPr>
        <w:tabs>
          <w:tab w:val="left" w:pos="1437"/>
        </w:tabs>
      </w:pPr>
      <w:r w:rsidRPr="003E3B8B">
        <w:rPr>
          <w:b w:val="0"/>
          <w:bCs w:val="0"/>
        </w:rPr>
        <w:t>If a section header is moved and placed ‘in between’ fields belonging to another section header, then this moved section header, will always fall BELOW the placed location.</w:t>
      </w:r>
    </w:p>
    <w:p w14:paraId="4AB724A0" w14:textId="584439BC" w:rsidR="00E670B4" w:rsidRPr="003E3B8B" w:rsidRDefault="00E670B4" w:rsidP="00E413C3">
      <w:pPr>
        <w:pStyle w:val="Heading1"/>
        <w:numPr>
          <w:ilvl w:val="0"/>
          <w:numId w:val="18"/>
        </w:numPr>
        <w:tabs>
          <w:tab w:val="left" w:pos="1437"/>
        </w:tabs>
        <w:rPr>
          <w:b w:val="0"/>
          <w:bCs w:val="0"/>
        </w:rPr>
      </w:pPr>
      <w:r w:rsidRPr="003E3B8B">
        <w:rPr>
          <w:b w:val="0"/>
          <w:bCs w:val="0"/>
        </w:rPr>
        <w:t>A field cannot be moved on top of the first section header</w:t>
      </w:r>
    </w:p>
    <w:p w14:paraId="5AC53FA3" w14:textId="626A96EC" w:rsidR="00106787" w:rsidRPr="003E3B8B" w:rsidRDefault="00E02A61" w:rsidP="00E413C3">
      <w:pPr>
        <w:pStyle w:val="Heading1"/>
        <w:numPr>
          <w:ilvl w:val="0"/>
          <w:numId w:val="18"/>
        </w:numPr>
        <w:tabs>
          <w:tab w:val="left" w:pos="1437"/>
        </w:tabs>
        <w:rPr>
          <w:b w:val="0"/>
          <w:bCs w:val="0"/>
        </w:rPr>
      </w:pPr>
      <w:r w:rsidRPr="003E3B8B">
        <w:rPr>
          <w:b w:val="0"/>
          <w:bCs w:val="0"/>
        </w:rPr>
        <w:t>The link buttons</w:t>
      </w:r>
      <w:r w:rsidR="00F6783D" w:rsidRPr="003E3B8B">
        <w:rPr>
          <w:b w:val="0"/>
          <w:bCs w:val="0"/>
        </w:rPr>
        <w:t xml:space="preserve">, when enabled, will show up under the action items in </w:t>
      </w:r>
      <w:r w:rsidR="00D33BEB">
        <w:rPr>
          <w:b w:val="0"/>
          <w:bCs w:val="0"/>
        </w:rPr>
        <w:t>Digital Work</w:t>
      </w:r>
      <w:r w:rsidR="001A2E3A" w:rsidRPr="003E3B8B">
        <w:rPr>
          <w:b w:val="0"/>
          <w:bCs w:val="0"/>
        </w:rPr>
        <w:t xml:space="preserve"> App</w:t>
      </w:r>
      <w:r w:rsidR="00003B0D" w:rsidRPr="003E3B8B">
        <w:rPr>
          <w:b w:val="0"/>
          <w:bCs w:val="0"/>
        </w:rPr>
        <w:t xml:space="preserve">, for the </w:t>
      </w:r>
      <w:r w:rsidR="00AF58F6">
        <w:rPr>
          <w:b w:val="0"/>
          <w:bCs w:val="0"/>
        </w:rPr>
        <w:t>card</w:t>
      </w:r>
      <w:r w:rsidR="00F6783D" w:rsidRPr="003E3B8B">
        <w:rPr>
          <w:b w:val="0"/>
          <w:bCs w:val="0"/>
        </w:rPr>
        <w:t xml:space="preserve">. </w:t>
      </w:r>
      <w:r w:rsidRPr="003E3B8B">
        <w:rPr>
          <w:b w:val="0"/>
          <w:bCs w:val="0"/>
        </w:rPr>
        <w:t xml:space="preserve"> </w:t>
      </w:r>
    </w:p>
    <w:p w14:paraId="4BE789F0" w14:textId="4D4AD1E2" w:rsidR="00C02645" w:rsidRDefault="0057156E" w:rsidP="0057156E">
      <w:pPr>
        <w:pStyle w:val="ListParagraph"/>
        <w:spacing w:before="62"/>
        <w:ind w:left="1004" w:right="547" w:firstLine="0"/>
        <w:rPr>
          <w:sz w:val="20"/>
        </w:rPr>
      </w:pPr>
      <w:r w:rsidRPr="003E3B8B">
        <w:rPr>
          <w:sz w:val="20"/>
        </w:rPr>
        <w:t xml:space="preserve">See </w:t>
      </w:r>
      <w:r w:rsidRPr="003E3B8B">
        <w:rPr>
          <w:i/>
          <w:color w:val="0000FF"/>
          <w:sz w:val="20"/>
        </w:rPr>
        <w:t xml:space="preserve">EAM.BASE.REQ.ScreenDesigner </w:t>
      </w:r>
      <w:r w:rsidR="00786475" w:rsidRPr="003E3B8B">
        <w:rPr>
          <w:sz w:val="20"/>
        </w:rPr>
        <w:t>ONLY for the following options</w:t>
      </w:r>
      <w:r w:rsidR="00D46753" w:rsidRPr="003E3B8B">
        <w:rPr>
          <w:sz w:val="20"/>
        </w:rPr>
        <w:t>, and d</w:t>
      </w:r>
      <w:r w:rsidR="00C02645" w:rsidRPr="003E3B8B">
        <w:rPr>
          <w:sz w:val="20"/>
        </w:rPr>
        <w:t xml:space="preserve">o not consider “Not Available” </w:t>
      </w:r>
      <w:r w:rsidR="00C02645" w:rsidRPr="003E3B8B">
        <w:rPr>
          <w:sz w:val="20"/>
        </w:rPr>
        <w:lastRenderedPageBreak/>
        <w:t xml:space="preserve">state attribute, for any of the </w:t>
      </w:r>
      <w:r w:rsidR="00D46753" w:rsidRPr="003E3B8B">
        <w:rPr>
          <w:sz w:val="20"/>
        </w:rPr>
        <w:t>below</w:t>
      </w:r>
      <w:r w:rsidR="00D96CB3" w:rsidRPr="003E3B8B">
        <w:rPr>
          <w:sz w:val="20"/>
        </w:rPr>
        <w:t>, when applicable</w:t>
      </w:r>
      <w:r w:rsidR="00D46753" w:rsidRPr="003E3B8B">
        <w:rPr>
          <w:sz w:val="20"/>
        </w:rPr>
        <w:t>:</w:t>
      </w:r>
    </w:p>
    <w:p w14:paraId="518E0784" w14:textId="5A89CE53" w:rsidR="008E59F5" w:rsidRDefault="008E59F5" w:rsidP="00E413C3">
      <w:pPr>
        <w:pStyle w:val="ListParagraph"/>
        <w:numPr>
          <w:ilvl w:val="0"/>
          <w:numId w:val="21"/>
        </w:numPr>
        <w:spacing w:before="62"/>
        <w:ind w:right="547"/>
        <w:rPr>
          <w:sz w:val="20"/>
        </w:rPr>
      </w:pPr>
      <w:r>
        <w:rPr>
          <w:sz w:val="20"/>
        </w:rPr>
        <w:t xml:space="preserve">User Defined Buttons will not show </w:t>
      </w:r>
      <w:r w:rsidR="00B37C2A">
        <w:rPr>
          <w:sz w:val="20"/>
        </w:rPr>
        <w:t>here,</w:t>
      </w:r>
      <w:r>
        <w:rPr>
          <w:sz w:val="20"/>
        </w:rPr>
        <w:t xml:space="preserve"> since DUX does not support hyperlinking on User Defined Buttons</w:t>
      </w:r>
      <w:r w:rsidR="00832F1E">
        <w:rPr>
          <w:sz w:val="20"/>
        </w:rPr>
        <w:t>.</w:t>
      </w:r>
    </w:p>
    <w:p w14:paraId="7DE7F067" w14:textId="77777777" w:rsidR="009B3D01" w:rsidRDefault="009B3D01" w:rsidP="0057156E">
      <w:pPr>
        <w:pStyle w:val="ListParagraph"/>
        <w:spacing w:before="62"/>
        <w:ind w:left="1004" w:right="547" w:firstLine="0"/>
        <w:rPr>
          <w:sz w:val="20"/>
        </w:rPr>
      </w:pPr>
    </w:p>
    <w:p w14:paraId="51C04538" w14:textId="77777777" w:rsidR="009B3D01" w:rsidRDefault="009B3D01" w:rsidP="0057156E">
      <w:pPr>
        <w:pStyle w:val="ListParagraph"/>
        <w:spacing w:before="62"/>
        <w:ind w:left="1004" w:right="547" w:firstLine="0"/>
        <w:rPr>
          <w:sz w:val="20"/>
        </w:rPr>
      </w:pPr>
    </w:p>
    <w:p w14:paraId="37006E95" w14:textId="77777777" w:rsidR="009B3D01" w:rsidRDefault="009B3D01" w:rsidP="0057156E">
      <w:pPr>
        <w:pStyle w:val="ListParagraph"/>
        <w:spacing w:before="62"/>
        <w:ind w:left="1004" w:right="547" w:firstLine="0"/>
        <w:rPr>
          <w:sz w:val="20"/>
        </w:rPr>
      </w:pPr>
    </w:p>
    <w:p w14:paraId="42535158" w14:textId="77777777" w:rsidR="009B3D01" w:rsidRPr="003E3B8B" w:rsidRDefault="009B3D01" w:rsidP="0057156E">
      <w:pPr>
        <w:pStyle w:val="ListParagraph"/>
        <w:spacing w:before="62"/>
        <w:ind w:left="1004" w:right="547" w:firstLine="0"/>
        <w:rPr>
          <w:sz w:val="20"/>
        </w:rPr>
      </w:pPr>
    </w:p>
    <w:p w14:paraId="4BE789F1" w14:textId="77777777" w:rsidR="00DB3E46" w:rsidRPr="003E3B8B" w:rsidRDefault="00DB3E46" w:rsidP="0057156E">
      <w:pPr>
        <w:pStyle w:val="ListParagraph"/>
        <w:spacing w:before="62"/>
        <w:ind w:left="1004" w:right="547" w:firstLine="0"/>
        <w:rPr>
          <w:b/>
          <w:sz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8100"/>
      </w:tblGrid>
      <w:tr w:rsidR="00DB3E46" w:rsidRPr="003E3B8B" w14:paraId="4BE789F4" w14:textId="77777777" w:rsidTr="00BB009C">
        <w:trPr>
          <w:tblHeader/>
        </w:trPr>
        <w:tc>
          <w:tcPr>
            <w:tcW w:w="1980" w:type="dxa"/>
            <w:shd w:val="clear" w:color="auto" w:fill="E0E0E0"/>
          </w:tcPr>
          <w:p w14:paraId="4BE789F2" w14:textId="77777777" w:rsidR="00DB3E46" w:rsidRPr="003E3B8B" w:rsidRDefault="00DB3E46" w:rsidP="00BB009C">
            <w:pPr>
              <w:rPr>
                <w:b/>
                <w:sz w:val="20"/>
              </w:rPr>
            </w:pPr>
            <w:r w:rsidRPr="003E3B8B">
              <w:rPr>
                <w:b/>
                <w:sz w:val="20"/>
              </w:rPr>
              <w:t>Supplemental requirement</w:t>
            </w:r>
          </w:p>
        </w:tc>
        <w:tc>
          <w:tcPr>
            <w:tcW w:w="8100" w:type="dxa"/>
            <w:shd w:val="clear" w:color="auto" w:fill="E0E0E0"/>
          </w:tcPr>
          <w:p w14:paraId="4BE789F3" w14:textId="77777777" w:rsidR="00DB3E46" w:rsidRPr="003E3B8B" w:rsidRDefault="00DB3E46" w:rsidP="00BB009C">
            <w:pPr>
              <w:rPr>
                <w:b/>
                <w:sz w:val="20"/>
              </w:rPr>
            </w:pPr>
            <w:r w:rsidRPr="003E3B8B">
              <w:rPr>
                <w:b/>
                <w:sz w:val="20"/>
              </w:rPr>
              <w:t xml:space="preserve">Exceptions </w:t>
            </w:r>
          </w:p>
        </w:tc>
      </w:tr>
      <w:tr w:rsidR="00DB3E46" w:rsidRPr="003E3B8B" w14:paraId="4BE78A07" w14:textId="77777777" w:rsidTr="00BB009C">
        <w:tc>
          <w:tcPr>
            <w:tcW w:w="1980" w:type="dxa"/>
          </w:tcPr>
          <w:p w14:paraId="4BE789FE" w14:textId="77777777" w:rsidR="00DB3E46" w:rsidRPr="003E3B8B" w:rsidRDefault="00B12867" w:rsidP="00BB009C">
            <w:pPr>
              <w:pStyle w:val="Footer"/>
              <w:spacing w:line="240" w:lineRule="atLeast"/>
              <w:rPr>
                <w:b/>
                <w:sz w:val="20"/>
              </w:rPr>
            </w:pPr>
            <w:r w:rsidRPr="003E3B8B">
              <w:rPr>
                <w:b/>
                <w:sz w:val="20"/>
              </w:rPr>
              <w:t>Showing/Hiding Blocks</w:t>
            </w:r>
          </w:p>
        </w:tc>
        <w:tc>
          <w:tcPr>
            <w:tcW w:w="8100" w:type="dxa"/>
          </w:tcPr>
          <w:p w14:paraId="4BE789FF" w14:textId="63BE250D" w:rsidR="00DB3E46" w:rsidRPr="003E3B8B" w:rsidRDefault="00B12867" w:rsidP="00BB009C">
            <w:pPr>
              <w:rPr>
                <w:sz w:val="20"/>
              </w:rPr>
            </w:pPr>
            <w:r w:rsidRPr="003E3B8B">
              <w:rPr>
                <w:sz w:val="20"/>
              </w:rPr>
              <w:t xml:space="preserve">In </w:t>
            </w:r>
            <w:r w:rsidR="00D33BEB">
              <w:rPr>
                <w:sz w:val="20"/>
              </w:rPr>
              <w:t>Digital Work</w:t>
            </w:r>
            <w:r w:rsidR="001A2E3A" w:rsidRPr="003E3B8B">
              <w:rPr>
                <w:sz w:val="20"/>
              </w:rPr>
              <w:t xml:space="preserve"> App</w:t>
            </w:r>
            <w:r w:rsidRPr="003E3B8B">
              <w:rPr>
                <w:sz w:val="20"/>
              </w:rPr>
              <w:t>, the blocks are “Section Headers”.</w:t>
            </w:r>
            <w:r w:rsidR="005624F8" w:rsidRPr="003E3B8B">
              <w:rPr>
                <w:sz w:val="20"/>
              </w:rPr>
              <w:t xml:space="preserve"> If a screen has only one section header, then the Hide Section option is not available</w:t>
            </w:r>
            <w:r w:rsidR="002B201E" w:rsidRPr="003E3B8B">
              <w:rPr>
                <w:sz w:val="20"/>
              </w:rPr>
              <w:t>.</w:t>
            </w:r>
            <w:r w:rsidRPr="003E3B8B">
              <w:rPr>
                <w:sz w:val="20"/>
              </w:rPr>
              <w:t xml:space="preserve"> If a screen has more than one section header, the following options will be</w:t>
            </w:r>
            <w:r w:rsidR="00E36C89" w:rsidRPr="003E3B8B">
              <w:rPr>
                <w:sz w:val="20"/>
              </w:rPr>
              <w:t xml:space="preserve"> available,</w:t>
            </w:r>
            <w:r w:rsidRPr="003E3B8B">
              <w:rPr>
                <w:sz w:val="20"/>
              </w:rPr>
              <w:t xml:space="preserve"> when the user right clicks on a Section Header: </w:t>
            </w:r>
          </w:p>
          <w:p w14:paraId="4BE78A00" w14:textId="77777777" w:rsidR="00A1655D" w:rsidRPr="003E3B8B" w:rsidRDefault="00A1655D" w:rsidP="00BB009C">
            <w:pPr>
              <w:rPr>
                <w:sz w:val="20"/>
              </w:rPr>
            </w:pPr>
          </w:p>
          <w:p w14:paraId="4BE78A01" w14:textId="658F1AD5" w:rsidR="00B12867" w:rsidRPr="003E3B8B" w:rsidRDefault="00B12867" w:rsidP="00E413C3">
            <w:pPr>
              <w:pStyle w:val="ListParagraph"/>
              <w:numPr>
                <w:ilvl w:val="0"/>
                <w:numId w:val="12"/>
              </w:numPr>
              <w:ind w:left="437"/>
              <w:rPr>
                <w:sz w:val="20"/>
              </w:rPr>
            </w:pPr>
            <w:r w:rsidRPr="003E3B8B">
              <w:rPr>
                <w:sz w:val="20"/>
              </w:rPr>
              <w:t xml:space="preserve">Show Section – Shows Section Header </w:t>
            </w:r>
            <w:r w:rsidR="00A1655D" w:rsidRPr="003E3B8B">
              <w:rPr>
                <w:sz w:val="20"/>
              </w:rPr>
              <w:t>an</w:t>
            </w:r>
            <w:r w:rsidR="00C260D4" w:rsidRPr="003E3B8B">
              <w:rPr>
                <w:sz w:val="20"/>
              </w:rPr>
              <w:t>d</w:t>
            </w:r>
            <w:r w:rsidR="00A1655D" w:rsidRPr="003E3B8B">
              <w:rPr>
                <w:sz w:val="20"/>
              </w:rPr>
              <w:t xml:space="preserve"> all fields in it, according to their own attributes</w:t>
            </w:r>
            <w:r w:rsidR="002B59FF" w:rsidRPr="003E3B8B">
              <w:rPr>
                <w:sz w:val="20"/>
              </w:rPr>
              <w:t xml:space="preserve"> – Section header will have a white background when shown</w:t>
            </w:r>
          </w:p>
          <w:p w14:paraId="57492A67" w14:textId="653338B6" w:rsidR="002B59FF" w:rsidRPr="003E3B8B" w:rsidRDefault="00A1655D" w:rsidP="00E413C3">
            <w:pPr>
              <w:pStyle w:val="ListParagraph"/>
              <w:numPr>
                <w:ilvl w:val="0"/>
                <w:numId w:val="12"/>
              </w:numPr>
              <w:ind w:left="437"/>
              <w:rPr>
                <w:sz w:val="20"/>
              </w:rPr>
            </w:pPr>
            <w:r w:rsidRPr="003E3B8B">
              <w:rPr>
                <w:sz w:val="20"/>
              </w:rPr>
              <w:t>Hide Section – Hides Section Header and all its fields in it</w:t>
            </w:r>
            <w:r w:rsidR="00E52C38" w:rsidRPr="003E3B8B">
              <w:rPr>
                <w:sz w:val="20"/>
              </w:rPr>
              <w:t xml:space="preserve"> – </w:t>
            </w:r>
            <w:r w:rsidR="002B59FF" w:rsidRPr="003E3B8B">
              <w:rPr>
                <w:sz w:val="20"/>
              </w:rPr>
              <w:t xml:space="preserve">Section header will have a </w:t>
            </w:r>
            <w:r w:rsidR="009A27F6" w:rsidRPr="003E3B8B">
              <w:rPr>
                <w:sz w:val="20"/>
              </w:rPr>
              <w:t>grey</w:t>
            </w:r>
            <w:r w:rsidR="002B59FF" w:rsidRPr="003E3B8B">
              <w:rPr>
                <w:sz w:val="20"/>
              </w:rPr>
              <w:t xml:space="preserve"> background when </w:t>
            </w:r>
            <w:r w:rsidR="009A27F6" w:rsidRPr="003E3B8B">
              <w:rPr>
                <w:sz w:val="20"/>
              </w:rPr>
              <w:t>hidden</w:t>
            </w:r>
            <w:r w:rsidR="002B59FF" w:rsidRPr="003E3B8B" w:rsidDel="002B59FF">
              <w:rPr>
                <w:sz w:val="20"/>
              </w:rPr>
              <w:t xml:space="preserve"> </w:t>
            </w:r>
          </w:p>
          <w:p w14:paraId="4BE78A03" w14:textId="060CEBAE" w:rsidR="004F683E" w:rsidRPr="003E3B8B" w:rsidRDefault="00E36C89" w:rsidP="00E413C3">
            <w:pPr>
              <w:pStyle w:val="ListParagraph"/>
              <w:numPr>
                <w:ilvl w:val="0"/>
                <w:numId w:val="12"/>
              </w:numPr>
              <w:ind w:left="437"/>
              <w:rPr>
                <w:sz w:val="20"/>
              </w:rPr>
            </w:pPr>
            <w:r w:rsidRPr="003E3B8B">
              <w:rPr>
                <w:sz w:val="20"/>
              </w:rPr>
              <w:t xml:space="preserve">New </w:t>
            </w:r>
            <w:r w:rsidR="00AF58F6">
              <w:rPr>
                <w:sz w:val="20"/>
              </w:rPr>
              <w:t>Card</w:t>
            </w:r>
            <w:r w:rsidRPr="003E3B8B">
              <w:rPr>
                <w:sz w:val="20"/>
              </w:rPr>
              <w:t xml:space="preserve"> Yes</w:t>
            </w:r>
            <w:r w:rsidR="00E40A07" w:rsidRPr="003E3B8B">
              <w:rPr>
                <w:sz w:val="20"/>
              </w:rPr>
              <w:t xml:space="preserve"> –</w:t>
            </w:r>
            <w:r w:rsidR="007B5226" w:rsidRPr="003E3B8B">
              <w:rPr>
                <w:sz w:val="20"/>
              </w:rPr>
              <w:t xml:space="preserve"> </w:t>
            </w:r>
            <w:r w:rsidR="002B201E" w:rsidRPr="003E3B8B">
              <w:rPr>
                <w:sz w:val="20"/>
              </w:rPr>
              <w:t>D</w:t>
            </w:r>
            <w:r w:rsidR="007B5226" w:rsidRPr="003E3B8B">
              <w:rPr>
                <w:sz w:val="20"/>
              </w:rPr>
              <w:t xml:space="preserve">etermines which section header will be start of the new </w:t>
            </w:r>
            <w:r w:rsidR="00AF58F6">
              <w:rPr>
                <w:sz w:val="20"/>
              </w:rPr>
              <w:t>card</w:t>
            </w:r>
            <w:r w:rsidR="002B201E" w:rsidRPr="003E3B8B">
              <w:rPr>
                <w:sz w:val="20"/>
              </w:rPr>
              <w:t xml:space="preserve">. If a section header is marked as this, all section headers below, will be displayed in a new </w:t>
            </w:r>
            <w:r w:rsidR="00AF58F6">
              <w:rPr>
                <w:sz w:val="20"/>
              </w:rPr>
              <w:t>card</w:t>
            </w:r>
            <w:r w:rsidR="00F3593C" w:rsidRPr="003E3B8B">
              <w:rPr>
                <w:sz w:val="20"/>
              </w:rPr>
              <w:t xml:space="preserve">. </w:t>
            </w:r>
            <w:r w:rsidR="007411B9" w:rsidRPr="003E3B8B">
              <w:rPr>
                <w:sz w:val="20"/>
              </w:rPr>
              <w:t xml:space="preserve">The </w:t>
            </w:r>
            <w:r w:rsidR="001579A0" w:rsidRPr="003E3B8B">
              <w:rPr>
                <w:sz w:val="20"/>
              </w:rPr>
              <w:t>‘+’</w:t>
            </w:r>
            <w:r w:rsidR="007411B9" w:rsidRPr="003E3B8B">
              <w:rPr>
                <w:sz w:val="20"/>
              </w:rPr>
              <w:t xml:space="preserve"> icon</w:t>
            </w:r>
            <w:r w:rsidR="00F3593C" w:rsidRPr="003E3B8B">
              <w:rPr>
                <w:sz w:val="20"/>
              </w:rPr>
              <w:t xml:space="preserve"> will be displayed next to the </w:t>
            </w:r>
            <w:r w:rsidR="0000170D" w:rsidRPr="003E3B8B">
              <w:rPr>
                <w:sz w:val="20"/>
              </w:rPr>
              <w:t>section header, i</w:t>
            </w:r>
            <w:r w:rsidR="00F3593C" w:rsidRPr="003E3B8B">
              <w:rPr>
                <w:sz w:val="20"/>
              </w:rPr>
              <w:t xml:space="preserve">f New </w:t>
            </w:r>
            <w:r w:rsidR="00AF58F6">
              <w:rPr>
                <w:sz w:val="20"/>
              </w:rPr>
              <w:t>Card</w:t>
            </w:r>
            <w:r w:rsidR="00F3593C" w:rsidRPr="003E3B8B">
              <w:rPr>
                <w:sz w:val="20"/>
              </w:rPr>
              <w:t xml:space="preserve"> Yes is marked. </w:t>
            </w:r>
          </w:p>
          <w:p w14:paraId="5D9FDD03" w14:textId="4AC2D546" w:rsidR="00D17971" w:rsidRPr="003E3B8B" w:rsidRDefault="004F683E" w:rsidP="00E413C3">
            <w:pPr>
              <w:pStyle w:val="ListParagraph"/>
              <w:numPr>
                <w:ilvl w:val="0"/>
                <w:numId w:val="12"/>
              </w:numPr>
              <w:ind w:left="437"/>
              <w:rPr>
                <w:sz w:val="20"/>
              </w:rPr>
            </w:pPr>
            <w:r w:rsidRPr="003E3B8B">
              <w:rPr>
                <w:sz w:val="20"/>
              </w:rPr>
              <w:t xml:space="preserve">New </w:t>
            </w:r>
            <w:r w:rsidR="00AF58F6">
              <w:rPr>
                <w:sz w:val="20"/>
              </w:rPr>
              <w:t>Card</w:t>
            </w:r>
            <w:r w:rsidRPr="003E3B8B">
              <w:rPr>
                <w:sz w:val="20"/>
              </w:rPr>
              <w:t xml:space="preserve"> No-</w:t>
            </w:r>
            <w:r w:rsidR="000E38F0" w:rsidRPr="003E3B8B">
              <w:rPr>
                <w:sz w:val="20"/>
              </w:rPr>
              <w:t xml:space="preserve"> This will move the section header to its original locatio</w:t>
            </w:r>
            <w:r w:rsidR="00A54D3E" w:rsidRPr="003E3B8B">
              <w:rPr>
                <w:sz w:val="20"/>
              </w:rPr>
              <w:t>n i.e.</w:t>
            </w:r>
            <w:r w:rsidR="003D35D5" w:rsidRPr="003E3B8B">
              <w:rPr>
                <w:sz w:val="20"/>
              </w:rPr>
              <w:t xml:space="preserve"> before it was marked as ‘New </w:t>
            </w:r>
            <w:r w:rsidR="00AF58F6">
              <w:rPr>
                <w:sz w:val="20"/>
              </w:rPr>
              <w:t>Card</w:t>
            </w:r>
            <w:r w:rsidR="003D35D5" w:rsidRPr="003E3B8B">
              <w:rPr>
                <w:sz w:val="20"/>
              </w:rPr>
              <w:t xml:space="preserve"> Yes’</w:t>
            </w:r>
            <w:r w:rsidR="00F3593C" w:rsidRPr="003E3B8B">
              <w:rPr>
                <w:sz w:val="20"/>
              </w:rPr>
              <w:t>.</w:t>
            </w:r>
            <w:r w:rsidR="00D17971" w:rsidRPr="003E3B8B">
              <w:rPr>
                <w:sz w:val="20"/>
              </w:rPr>
              <w:t xml:space="preserve"> The ‘</w:t>
            </w:r>
            <w:r w:rsidR="001579A0" w:rsidRPr="003E3B8B">
              <w:rPr>
                <w:sz w:val="20"/>
              </w:rPr>
              <w:t>+</w:t>
            </w:r>
            <w:r w:rsidR="00D17971" w:rsidRPr="003E3B8B">
              <w:rPr>
                <w:sz w:val="20"/>
              </w:rPr>
              <w:t xml:space="preserve">’ icon will NOT be displayed next to the section </w:t>
            </w:r>
            <w:r w:rsidR="00D33BEB" w:rsidRPr="003E3B8B">
              <w:rPr>
                <w:sz w:val="20"/>
              </w:rPr>
              <w:t>header if</w:t>
            </w:r>
            <w:r w:rsidR="00D17971" w:rsidRPr="003E3B8B">
              <w:rPr>
                <w:sz w:val="20"/>
              </w:rPr>
              <w:t xml:space="preserve"> New </w:t>
            </w:r>
            <w:r w:rsidR="00AF58F6">
              <w:rPr>
                <w:sz w:val="20"/>
              </w:rPr>
              <w:t>Card</w:t>
            </w:r>
            <w:r w:rsidR="00D17971" w:rsidRPr="003E3B8B">
              <w:rPr>
                <w:sz w:val="20"/>
              </w:rPr>
              <w:t xml:space="preserve"> </w:t>
            </w:r>
            <w:r w:rsidR="006077A3" w:rsidRPr="003E3B8B">
              <w:rPr>
                <w:sz w:val="20"/>
              </w:rPr>
              <w:t>No</w:t>
            </w:r>
            <w:r w:rsidR="00D17971" w:rsidRPr="003E3B8B">
              <w:rPr>
                <w:sz w:val="20"/>
              </w:rPr>
              <w:t xml:space="preserve"> is marked. </w:t>
            </w:r>
          </w:p>
          <w:p w14:paraId="4BE78A04" w14:textId="769E650B" w:rsidR="00E36C89" w:rsidRPr="003E3B8B" w:rsidRDefault="00E36C89" w:rsidP="00A64A88">
            <w:pPr>
              <w:pStyle w:val="ListParagraph"/>
              <w:ind w:left="437" w:firstLine="0"/>
              <w:rPr>
                <w:sz w:val="20"/>
              </w:rPr>
            </w:pPr>
          </w:p>
          <w:p w14:paraId="4BE78A05" w14:textId="77777777" w:rsidR="00A1655D" w:rsidRPr="003E3B8B" w:rsidRDefault="00A1655D" w:rsidP="00A1655D">
            <w:pPr>
              <w:pStyle w:val="ListParagraph"/>
              <w:ind w:left="437" w:firstLine="0"/>
              <w:rPr>
                <w:sz w:val="20"/>
              </w:rPr>
            </w:pPr>
          </w:p>
          <w:p w14:paraId="4BE78A06" w14:textId="77777777" w:rsidR="00A1655D" w:rsidRPr="003E3B8B" w:rsidRDefault="00A1655D" w:rsidP="00BB009C">
            <w:pPr>
              <w:rPr>
                <w:sz w:val="20"/>
              </w:rPr>
            </w:pPr>
            <w:r w:rsidRPr="003E3B8B">
              <w:rPr>
                <w:sz w:val="20"/>
              </w:rPr>
              <w:t xml:space="preserve">The option to Collapse/Expand or Edit </w:t>
            </w:r>
            <w:r w:rsidR="004C2C17" w:rsidRPr="003E3B8B">
              <w:rPr>
                <w:sz w:val="20"/>
              </w:rPr>
              <w:t>Section Header</w:t>
            </w:r>
            <w:r w:rsidRPr="003E3B8B">
              <w:rPr>
                <w:sz w:val="20"/>
              </w:rPr>
              <w:t xml:space="preserve"> is not available </w:t>
            </w:r>
            <w:r w:rsidR="005624F8" w:rsidRPr="003E3B8B">
              <w:rPr>
                <w:sz w:val="20"/>
              </w:rPr>
              <w:t>here</w:t>
            </w:r>
          </w:p>
        </w:tc>
      </w:tr>
      <w:tr w:rsidR="00A1655D" w:rsidRPr="003E3B8B" w14:paraId="4BE78A0A" w14:textId="77777777" w:rsidTr="00BB009C">
        <w:tc>
          <w:tcPr>
            <w:tcW w:w="1980" w:type="dxa"/>
          </w:tcPr>
          <w:p w14:paraId="4BE78A08" w14:textId="77777777" w:rsidR="00A1655D" w:rsidRPr="003E3B8B" w:rsidRDefault="00A1655D" w:rsidP="00BB009C">
            <w:pPr>
              <w:pStyle w:val="Footer"/>
              <w:spacing w:line="240" w:lineRule="atLeast"/>
              <w:rPr>
                <w:b/>
                <w:sz w:val="20"/>
              </w:rPr>
            </w:pPr>
            <w:r w:rsidRPr="003E3B8B">
              <w:rPr>
                <w:b/>
                <w:sz w:val="20"/>
              </w:rPr>
              <w:t xml:space="preserve">Limits to Where Fields Can Be Placed </w:t>
            </w:r>
          </w:p>
        </w:tc>
        <w:tc>
          <w:tcPr>
            <w:tcW w:w="8100" w:type="dxa"/>
          </w:tcPr>
          <w:p w14:paraId="4BE78A09" w14:textId="70F311A0" w:rsidR="00A1655D" w:rsidRPr="003E3B8B" w:rsidRDefault="009C45F3" w:rsidP="00BB009C">
            <w:pPr>
              <w:rPr>
                <w:sz w:val="20"/>
              </w:rPr>
            </w:pPr>
            <w:r w:rsidRPr="003E3B8B">
              <w:rPr>
                <w:sz w:val="20"/>
              </w:rPr>
              <w:t xml:space="preserve">This screen designer for </w:t>
            </w:r>
            <w:r w:rsidR="003E3B8B">
              <w:rPr>
                <w:sz w:val="20"/>
              </w:rPr>
              <w:t>Digital Work</w:t>
            </w:r>
            <w:r w:rsidR="00D33BEB">
              <w:rPr>
                <w:sz w:val="20"/>
              </w:rPr>
              <w:t xml:space="preserve"> </w:t>
            </w:r>
            <w:r w:rsidRPr="003E3B8B">
              <w:rPr>
                <w:sz w:val="20"/>
              </w:rPr>
              <w:t xml:space="preserve">will </w:t>
            </w:r>
            <w:r w:rsidR="00A54D3E" w:rsidRPr="003E3B8B">
              <w:rPr>
                <w:sz w:val="20"/>
              </w:rPr>
              <w:t xml:space="preserve">follow a one field per row concept. All the field are stacked vertically, which can be moved up or down. All other rules apply. </w:t>
            </w:r>
          </w:p>
        </w:tc>
      </w:tr>
      <w:tr w:rsidR="00E36C89" w:rsidRPr="003E3B8B" w14:paraId="4BE78A10" w14:textId="0097A377" w:rsidTr="00BB009C">
        <w:tc>
          <w:tcPr>
            <w:tcW w:w="1980" w:type="dxa"/>
          </w:tcPr>
          <w:p w14:paraId="4BE78A0E" w14:textId="22A5186E" w:rsidR="00E36C89" w:rsidRPr="003E3B8B" w:rsidRDefault="00E36C89" w:rsidP="00BB009C">
            <w:pPr>
              <w:pStyle w:val="Footer"/>
              <w:spacing w:line="240" w:lineRule="atLeast"/>
              <w:rPr>
                <w:b/>
                <w:sz w:val="20"/>
              </w:rPr>
            </w:pPr>
            <w:r w:rsidRPr="003E3B8B">
              <w:rPr>
                <w:b/>
                <w:sz w:val="20"/>
              </w:rPr>
              <w:t>Double and Triple Fields</w:t>
            </w:r>
          </w:p>
        </w:tc>
        <w:tc>
          <w:tcPr>
            <w:tcW w:w="8100" w:type="dxa"/>
          </w:tcPr>
          <w:p w14:paraId="4BE78A0F" w14:textId="4ABE4631" w:rsidR="00E36C89" w:rsidRPr="003E3B8B" w:rsidRDefault="00E36C89" w:rsidP="00BB009C">
            <w:pPr>
              <w:rPr>
                <w:sz w:val="20"/>
              </w:rPr>
            </w:pPr>
            <w:r w:rsidRPr="003E3B8B">
              <w:rPr>
                <w:sz w:val="20"/>
              </w:rPr>
              <w:t>None</w:t>
            </w:r>
          </w:p>
        </w:tc>
      </w:tr>
    </w:tbl>
    <w:p w14:paraId="4BE78A17" w14:textId="4B26AB09" w:rsidR="00EF3D9B" w:rsidRPr="003E3B8B" w:rsidRDefault="0057156E">
      <w:pPr>
        <w:spacing w:before="62"/>
        <w:ind w:right="547" w:firstLine="90"/>
        <w:rPr>
          <w:b/>
          <w:sz w:val="20"/>
        </w:rPr>
      </w:pPr>
      <w:r w:rsidRPr="003E3B8B">
        <w:rPr>
          <w:b/>
          <w:sz w:val="20"/>
        </w:rPr>
        <w:t xml:space="preserve">                 </w:t>
      </w:r>
    </w:p>
    <w:p w14:paraId="62ED7FB6" w14:textId="77777777" w:rsidR="006F56AE" w:rsidRPr="003E3B8B" w:rsidRDefault="001C5189" w:rsidP="003E3B8B">
      <w:pPr>
        <w:pStyle w:val="Heading1"/>
        <w:numPr>
          <w:ilvl w:val="1"/>
          <w:numId w:val="4"/>
        </w:numPr>
        <w:tabs>
          <w:tab w:val="left" w:pos="1005"/>
        </w:tabs>
        <w:jc w:val="left"/>
        <w:rPr>
          <w:color w:val="B5121B"/>
        </w:rPr>
      </w:pPr>
      <w:r w:rsidRPr="003E3B8B">
        <w:rPr>
          <w:color w:val="B5121B"/>
        </w:rPr>
        <w:t>External Web Services</w:t>
      </w:r>
    </w:p>
    <w:p w14:paraId="257C4AFE" w14:textId="109894D0" w:rsidR="001C5189" w:rsidRPr="003E3B8B" w:rsidRDefault="00AC087F" w:rsidP="00AC087F">
      <w:pPr>
        <w:spacing w:before="62"/>
        <w:ind w:left="571" w:right="547"/>
        <w:rPr>
          <w:bCs/>
          <w:sz w:val="20"/>
        </w:rPr>
      </w:pPr>
      <w:r w:rsidRPr="003E3B8B">
        <w:rPr>
          <w:bCs/>
          <w:sz w:val="20"/>
        </w:rPr>
        <w:t xml:space="preserve">       </w:t>
      </w:r>
      <w:r w:rsidR="006F56AE" w:rsidRPr="003E3B8B">
        <w:rPr>
          <w:bCs/>
          <w:sz w:val="20"/>
        </w:rPr>
        <w:t xml:space="preserve">External web services are not supported </w:t>
      </w:r>
      <w:r w:rsidR="001C5189" w:rsidRPr="003E3B8B">
        <w:rPr>
          <w:bCs/>
          <w:sz w:val="20"/>
        </w:rPr>
        <w:t xml:space="preserve"> </w:t>
      </w:r>
    </w:p>
    <w:p w14:paraId="48919AB9" w14:textId="738C7449" w:rsidR="00AC087F" w:rsidRPr="003E3B8B" w:rsidRDefault="00AC087F" w:rsidP="00AC087F">
      <w:pPr>
        <w:spacing w:before="62"/>
        <w:ind w:left="571" w:right="547"/>
        <w:rPr>
          <w:bCs/>
          <w:sz w:val="20"/>
        </w:rPr>
      </w:pPr>
    </w:p>
    <w:p w14:paraId="76603AA5" w14:textId="37F8181E" w:rsidR="00AC087F" w:rsidRPr="003E3B8B" w:rsidRDefault="00A04A76" w:rsidP="00AC087F">
      <w:pPr>
        <w:pStyle w:val="Heading1"/>
        <w:numPr>
          <w:ilvl w:val="1"/>
          <w:numId w:val="4"/>
        </w:numPr>
        <w:tabs>
          <w:tab w:val="left" w:pos="1005"/>
        </w:tabs>
        <w:jc w:val="left"/>
        <w:rPr>
          <w:color w:val="B5121B"/>
        </w:rPr>
      </w:pPr>
      <w:r w:rsidRPr="003E3B8B">
        <w:rPr>
          <w:color w:val="B5121B"/>
        </w:rPr>
        <w:t>Copy from/Save to Group</w:t>
      </w:r>
      <w:r w:rsidR="005216CE" w:rsidRPr="003E3B8B">
        <w:rPr>
          <w:color w:val="B5121B"/>
        </w:rPr>
        <w:t xml:space="preserve"> and </w:t>
      </w:r>
      <w:r w:rsidR="00D33BEB">
        <w:rPr>
          <w:color w:val="B5121B"/>
        </w:rPr>
        <w:t>Digital Work</w:t>
      </w:r>
      <w:r w:rsidR="005216CE" w:rsidRPr="003E3B8B">
        <w:rPr>
          <w:color w:val="B5121B"/>
        </w:rPr>
        <w:t xml:space="preserve"> App</w:t>
      </w:r>
    </w:p>
    <w:p w14:paraId="3C68DE07" w14:textId="5D93ADCC" w:rsidR="001171EE" w:rsidRDefault="00FA2E72" w:rsidP="003E3B8B">
      <w:pPr>
        <w:pStyle w:val="ListParagraph"/>
        <w:spacing w:before="62"/>
        <w:ind w:left="810" w:right="547" w:firstLine="0"/>
        <w:rPr>
          <w:bCs/>
          <w:sz w:val="20"/>
        </w:rPr>
      </w:pPr>
      <w:r w:rsidRPr="003E3B8B">
        <w:rPr>
          <w:bCs/>
          <w:sz w:val="20"/>
        </w:rPr>
        <w:t xml:space="preserve">The user can select a </w:t>
      </w:r>
      <w:r w:rsidR="00C323AE" w:rsidRPr="003E3B8B">
        <w:rPr>
          <w:bCs/>
          <w:sz w:val="20"/>
        </w:rPr>
        <w:t xml:space="preserve">Save </w:t>
      </w:r>
      <w:r w:rsidR="00933469" w:rsidRPr="003E3B8B">
        <w:rPr>
          <w:bCs/>
          <w:sz w:val="20"/>
        </w:rPr>
        <w:t>t</w:t>
      </w:r>
      <w:r w:rsidR="00C323AE" w:rsidRPr="003E3B8B">
        <w:rPr>
          <w:bCs/>
          <w:sz w:val="20"/>
        </w:rPr>
        <w:t>o Group</w:t>
      </w:r>
      <w:r w:rsidR="00BD64DC">
        <w:rPr>
          <w:bCs/>
          <w:sz w:val="20"/>
        </w:rPr>
        <w:t>(s)</w:t>
      </w:r>
      <w:r w:rsidR="00C323AE" w:rsidRPr="003E3B8B">
        <w:rPr>
          <w:bCs/>
          <w:sz w:val="20"/>
        </w:rPr>
        <w:t>, which has a different value for the ‘</w:t>
      </w:r>
      <w:r w:rsidR="00D33BEB">
        <w:rPr>
          <w:bCs/>
          <w:sz w:val="20"/>
        </w:rPr>
        <w:t>Digital Work</w:t>
      </w:r>
      <w:r w:rsidR="00C323AE" w:rsidRPr="003E3B8B">
        <w:rPr>
          <w:bCs/>
          <w:sz w:val="20"/>
        </w:rPr>
        <w:t xml:space="preserve"> App’ field</w:t>
      </w:r>
      <w:r w:rsidR="008B0E28" w:rsidRPr="003E3B8B">
        <w:rPr>
          <w:bCs/>
          <w:sz w:val="20"/>
        </w:rPr>
        <w:t xml:space="preserve"> (including NULL value</w:t>
      </w:r>
      <w:r w:rsidR="00041094" w:rsidRPr="003E3B8B">
        <w:rPr>
          <w:bCs/>
          <w:sz w:val="20"/>
        </w:rPr>
        <w:t>)</w:t>
      </w:r>
      <w:r w:rsidR="00C323AE" w:rsidRPr="003E3B8B">
        <w:rPr>
          <w:bCs/>
          <w:sz w:val="20"/>
        </w:rPr>
        <w:t xml:space="preserve">, </w:t>
      </w:r>
      <w:r w:rsidR="00DE5EF1" w:rsidRPr="003E3B8B">
        <w:rPr>
          <w:bCs/>
          <w:sz w:val="20"/>
        </w:rPr>
        <w:t>compared to the Copy from Group</w:t>
      </w:r>
      <w:r w:rsidR="00041094" w:rsidRPr="003E3B8B">
        <w:rPr>
          <w:bCs/>
          <w:sz w:val="20"/>
        </w:rPr>
        <w:t>.</w:t>
      </w:r>
      <w:r w:rsidR="00933469" w:rsidRPr="003E3B8B">
        <w:rPr>
          <w:bCs/>
          <w:sz w:val="20"/>
        </w:rPr>
        <w:t xml:space="preserve"> This is allowed, even if the screen is NOT part of the Save to</w:t>
      </w:r>
      <w:r w:rsidR="0042442C" w:rsidRPr="003E3B8B">
        <w:rPr>
          <w:bCs/>
          <w:sz w:val="20"/>
        </w:rPr>
        <w:t xml:space="preserve"> Group’s ‘</w:t>
      </w:r>
      <w:r w:rsidR="00D33BEB">
        <w:rPr>
          <w:bCs/>
          <w:sz w:val="20"/>
        </w:rPr>
        <w:t>Digital Work</w:t>
      </w:r>
      <w:r w:rsidR="0042442C" w:rsidRPr="003E3B8B">
        <w:rPr>
          <w:bCs/>
          <w:sz w:val="20"/>
        </w:rPr>
        <w:t xml:space="preserve"> App’ list of screens. </w:t>
      </w:r>
      <w:r w:rsidR="0044694E" w:rsidRPr="003E3B8B">
        <w:rPr>
          <w:bCs/>
          <w:sz w:val="20"/>
        </w:rPr>
        <w:t>This is to allow flexibility when copying screen layout</w:t>
      </w:r>
      <w:r w:rsidR="004042C5" w:rsidRPr="003E3B8B">
        <w:rPr>
          <w:bCs/>
          <w:sz w:val="20"/>
        </w:rPr>
        <w:t>s</w:t>
      </w:r>
      <w:r w:rsidR="0044694E" w:rsidRPr="003E3B8B">
        <w:rPr>
          <w:bCs/>
          <w:sz w:val="20"/>
        </w:rPr>
        <w:t xml:space="preserve">. </w:t>
      </w:r>
    </w:p>
    <w:p w14:paraId="79C52894" w14:textId="77777777" w:rsidR="001171EE" w:rsidRDefault="001171EE" w:rsidP="003E3B8B">
      <w:pPr>
        <w:pStyle w:val="ListParagraph"/>
        <w:spacing w:before="62"/>
        <w:ind w:left="810" w:right="547" w:firstLine="0"/>
        <w:rPr>
          <w:bCs/>
          <w:sz w:val="20"/>
        </w:rPr>
      </w:pPr>
    </w:p>
    <w:p w14:paraId="4BB63002" w14:textId="77777777" w:rsidR="00380E36" w:rsidRPr="00944EE3" w:rsidRDefault="00380E36" w:rsidP="00944EE3">
      <w:pPr>
        <w:pStyle w:val="Heading1"/>
        <w:numPr>
          <w:ilvl w:val="1"/>
          <w:numId w:val="4"/>
        </w:numPr>
        <w:tabs>
          <w:tab w:val="left" w:pos="990"/>
        </w:tabs>
        <w:jc w:val="left"/>
        <w:rPr>
          <w:color w:val="B5121B"/>
        </w:rPr>
      </w:pPr>
      <w:r w:rsidRPr="00944EE3">
        <w:rPr>
          <w:color w:val="B5121B"/>
        </w:rPr>
        <w:t xml:space="preserve">Set Default Value </w:t>
      </w:r>
    </w:p>
    <w:p w14:paraId="275CAA6C" w14:textId="78B87F88" w:rsidR="00380E36" w:rsidRDefault="00380E36" w:rsidP="00380E36">
      <w:pPr>
        <w:ind w:left="540"/>
        <w:rPr>
          <w:b/>
          <w:bCs/>
          <w:sz w:val="20"/>
        </w:rPr>
      </w:pPr>
      <w:r>
        <w:rPr>
          <w:sz w:val="20"/>
        </w:rPr>
        <w:t xml:space="preserve">          </w:t>
      </w:r>
      <w:r w:rsidRPr="00380E36">
        <w:rPr>
          <w:bCs/>
          <w:sz w:val="20"/>
        </w:rPr>
        <w:t>See</w:t>
      </w:r>
      <w:r w:rsidRPr="00681C8D">
        <w:rPr>
          <w:i/>
          <w:color w:val="0000FF"/>
          <w:sz w:val="20"/>
          <w:szCs w:val="20"/>
        </w:rPr>
        <w:t xml:space="preserve"> EAM.BASE.REQ.ScreenDesigner</w:t>
      </w:r>
      <w:r>
        <w:rPr>
          <w:bCs/>
          <w:sz w:val="20"/>
        </w:rPr>
        <w:t xml:space="preserve"> for the supplemental requirement of the same name, with the following exceptions:</w:t>
      </w:r>
    </w:p>
    <w:p w14:paraId="2902C814" w14:textId="405E4D78" w:rsidR="00380E36" w:rsidRDefault="00380E36" w:rsidP="00E413C3">
      <w:pPr>
        <w:pStyle w:val="ListParagraph"/>
        <w:numPr>
          <w:ilvl w:val="0"/>
          <w:numId w:val="20"/>
        </w:numPr>
        <w:rPr>
          <w:sz w:val="20"/>
        </w:rPr>
      </w:pPr>
      <w:r>
        <w:rPr>
          <w:sz w:val="20"/>
        </w:rPr>
        <w:t>The warning message about Business rules not applicable</w:t>
      </w:r>
      <w:r w:rsidR="009A37D1">
        <w:rPr>
          <w:sz w:val="20"/>
        </w:rPr>
        <w:t>,</w:t>
      </w:r>
      <w:r>
        <w:rPr>
          <w:sz w:val="20"/>
        </w:rPr>
        <w:t xml:space="preserve"> will NOT be displayed on this screen.</w:t>
      </w:r>
      <w:r w:rsidR="001A0FF6">
        <w:rPr>
          <w:sz w:val="20"/>
        </w:rPr>
        <w:t xml:space="preserve"> </w:t>
      </w:r>
      <w:r w:rsidR="00FD233D">
        <w:rPr>
          <w:sz w:val="20"/>
        </w:rPr>
        <w:t>i.e.,</w:t>
      </w:r>
      <w:r w:rsidR="001A0FF6">
        <w:rPr>
          <w:sz w:val="20"/>
        </w:rPr>
        <w:t xml:space="preserve"> the system will just open the </w:t>
      </w:r>
      <w:r w:rsidR="00CA5F54">
        <w:rPr>
          <w:sz w:val="20"/>
        </w:rPr>
        <w:t>‘S</w:t>
      </w:r>
      <w:r w:rsidR="001A0FF6">
        <w:rPr>
          <w:sz w:val="20"/>
        </w:rPr>
        <w:t xml:space="preserve">et </w:t>
      </w:r>
      <w:r w:rsidR="00CA5F54">
        <w:rPr>
          <w:sz w:val="20"/>
        </w:rPr>
        <w:t>D</w:t>
      </w:r>
      <w:r w:rsidR="001A0FF6">
        <w:rPr>
          <w:sz w:val="20"/>
        </w:rPr>
        <w:t xml:space="preserve">efault </w:t>
      </w:r>
      <w:r w:rsidR="00CA5F54">
        <w:rPr>
          <w:sz w:val="20"/>
        </w:rPr>
        <w:t>V</w:t>
      </w:r>
      <w:r w:rsidR="001A0FF6">
        <w:rPr>
          <w:sz w:val="20"/>
        </w:rPr>
        <w:t>alue</w:t>
      </w:r>
      <w:r w:rsidR="00CA5F54">
        <w:rPr>
          <w:sz w:val="20"/>
        </w:rPr>
        <w:t>’</w:t>
      </w:r>
      <w:r w:rsidR="001A0FF6">
        <w:rPr>
          <w:sz w:val="20"/>
        </w:rPr>
        <w:t xml:space="preserve"> popup.</w:t>
      </w:r>
    </w:p>
    <w:p w14:paraId="37DB53B8" w14:textId="1386F11C" w:rsidR="005C679F" w:rsidRDefault="00380E36" w:rsidP="00E413C3">
      <w:pPr>
        <w:pStyle w:val="ListParagraph"/>
        <w:numPr>
          <w:ilvl w:val="0"/>
          <w:numId w:val="20"/>
        </w:numPr>
        <w:rPr>
          <w:sz w:val="20"/>
        </w:rPr>
      </w:pPr>
      <w:r w:rsidRPr="00216941">
        <w:rPr>
          <w:sz w:val="20"/>
        </w:rPr>
        <w:t xml:space="preserve">When the user closes the ‘Set Default Value’ popup after setting a value, that value will be </w:t>
      </w:r>
      <w:r w:rsidR="00161342" w:rsidRPr="00216941">
        <w:rPr>
          <w:sz w:val="20"/>
        </w:rPr>
        <w:t>displayed.</w:t>
      </w:r>
      <w:r w:rsidRPr="00216941">
        <w:rPr>
          <w:sz w:val="20"/>
        </w:rPr>
        <w:t xml:space="preserve"> </w:t>
      </w:r>
    </w:p>
    <w:p w14:paraId="4950A320" w14:textId="09F8FC32" w:rsidR="005C679F" w:rsidRDefault="00380E36" w:rsidP="00E413C3">
      <w:pPr>
        <w:pStyle w:val="ListParagraph"/>
        <w:numPr>
          <w:ilvl w:val="1"/>
          <w:numId w:val="20"/>
        </w:numPr>
        <w:rPr>
          <w:sz w:val="20"/>
        </w:rPr>
      </w:pPr>
      <w:r w:rsidRPr="00216941">
        <w:rPr>
          <w:sz w:val="20"/>
        </w:rPr>
        <w:t>If set to NULL, then ‘</w:t>
      </w:r>
      <w:r w:rsidRPr="00681C8D">
        <w:rPr>
          <w:b/>
          <w:bCs/>
          <w:sz w:val="20"/>
        </w:rPr>
        <w:t>NULL</w:t>
      </w:r>
      <w:r w:rsidRPr="00216941">
        <w:rPr>
          <w:sz w:val="20"/>
        </w:rPr>
        <w:t>’ will be displayed</w:t>
      </w:r>
      <w:r w:rsidR="00161342">
        <w:rPr>
          <w:sz w:val="20"/>
        </w:rPr>
        <w:t>.</w:t>
      </w:r>
    </w:p>
    <w:p w14:paraId="6AC26EBF" w14:textId="1A578559" w:rsidR="00380E36" w:rsidRDefault="00380E36" w:rsidP="00E413C3">
      <w:pPr>
        <w:pStyle w:val="ListParagraph"/>
        <w:numPr>
          <w:ilvl w:val="1"/>
          <w:numId w:val="20"/>
        </w:numPr>
        <w:rPr>
          <w:sz w:val="20"/>
        </w:rPr>
      </w:pPr>
      <w:r>
        <w:rPr>
          <w:sz w:val="20"/>
        </w:rPr>
        <w:t>For checkboxes, the word ‘</w:t>
      </w:r>
      <w:r w:rsidRPr="005C679F">
        <w:rPr>
          <w:b/>
          <w:bCs/>
          <w:sz w:val="20"/>
        </w:rPr>
        <w:t>Selected</w:t>
      </w:r>
      <w:r w:rsidRPr="005C679F">
        <w:rPr>
          <w:sz w:val="20"/>
        </w:rPr>
        <w:t>’ will be displayed</w:t>
      </w:r>
      <w:r w:rsidR="005C679F">
        <w:rPr>
          <w:sz w:val="20"/>
        </w:rPr>
        <w:t xml:space="preserve">. If the popup is opened and submitted without </w:t>
      </w:r>
      <w:r w:rsidR="001A63F6">
        <w:rPr>
          <w:sz w:val="20"/>
        </w:rPr>
        <w:t>checking</w:t>
      </w:r>
      <w:r w:rsidR="005C679F">
        <w:rPr>
          <w:sz w:val="20"/>
        </w:rPr>
        <w:t xml:space="preserve"> the checkbox, then ‘</w:t>
      </w:r>
      <w:r w:rsidR="005C679F" w:rsidRPr="00944EE3">
        <w:rPr>
          <w:b/>
          <w:bCs/>
          <w:sz w:val="20"/>
        </w:rPr>
        <w:t>Not Selected’</w:t>
      </w:r>
      <w:r w:rsidR="005C679F">
        <w:rPr>
          <w:sz w:val="20"/>
        </w:rPr>
        <w:t xml:space="preserve"> will be displayed. </w:t>
      </w:r>
    </w:p>
    <w:p w14:paraId="401F7A2A" w14:textId="3074C20D" w:rsidR="00380E36" w:rsidRDefault="00380E36" w:rsidP="00E413C3">
      <w:pPr>
        <w:pStyle w:val="ListParagraph"/>
        <w:numPr>
          <w:ilvl w:val="0"/>
          <w:numId w:val="20"/>
        </w:numPr>
        <w:rPr>
          <w:sz w:val="20"/>
        </w:rPr>
      </w:pPr>
      <w:r>
        <w:rPr>
          <w:sz w:val="20"/>
        </w:rPr>
        <w:t>Ignore note about HTML comments and setting defaults for the “-“ field, as these scenarios are not possible here.</w:t>
      </w:r>
    </w:p>
    <w:p w14:paraId="129E82DD" w14:textId="77777777" w:rsidR="00380E36" w:rsidRDefault="00380E36" w:rsidP="00380E36">
      <w:pPr>
        <w:pStyle w:val="ListParagraph"/>
        <w:ind w:left="1875" w:firstLine="0"/>
        <w:rPr>
          <w:sz w:val="20"/>
        </w:rPr>
      </w:pPr>
    </w:p>
    <w:p w14:paraId="660F1773" w14:textId="77777777" w:rsidR="00380E36" w:rsidRDefault="00380E36" w:rsidP="00380E36">
      <w:pPr>
        <w:pStyle w:val="ListParagraph"/>
        <w:ind w:left="1875" w:firstLine="0"/>
        <w:rPr>
          <w:sz w:val="20"/>
        </w:rPr>
      </w:pPr>
    </w:p>
    <w:p w14:paraId="51FC4F0F" w14:textId="77777777" w:rsidR="001A04AD" w:rsidRDefault="001A04AD" w:rsidP="00380E36">
      <w:pPr>
        <w:pStyle w:val="ListParagraph"/>
        <w:ind w:left="1875" w:firstLine="0"/>
        <w:rPr>
          <w:sz w:val="20"/>
        </w:rPr>
      </w:pPr>
    </w:p>
    <w:p w14:paraId="1E1102CB" w14:textId="77777777" w:rsidR="001A04AD" w:rsidRPr="001A04AD" w:rsidRDefault="001A04AD" w:rsidP="001A04AD">
      <w:pPr>
        <w:pStyle w:val="ListParagraph"/>
        <w:ind w:left="1875"/>
        <w:rPr>
          <w:sz w:val="20"/>
        </w:rPr>
      </w:pPr>
      <w:r w:rsidRPr="001A04AD">
        <w:rPr>
          <w:sz w:val="20"/>
        </w:rPr>
        <w:t>The following fields will not allow a default value to be setup on them and give an error:</w:t>
      </w:r>
    </w:p>
    <w:p w14:paraId="224D9ACA" w14:textId="7DE8A12C" w:rsidR="001A04AD" w:rsidRDefault="001A04AD" w:rsidP="00E413C3">
      <w:pPr>
        <w:pStyle w:val="ListParagraph"/>
        <w:numPr>
          <w:ilvl w:val="0"/>
          <w:numId w:val="22"/>
        </w:numPr>
        <w:tabs>
          <w:tab w:val="left" w:pos="1260"/>
        </w:tabs>
        <w:ind w:firstLine="900"/>
        <w:rPr>
          <w:sz w:val="20"/>
        </w:rPr>
      </w:pPr>
      <w:r w:rsidRPr="001A04AD">
        <w:rPr>
          <w:sz w:val="20"/>
        </w:rPr>
        <w:t xml:space="preserve">Pick Tickets </w:t>
      </w:r>
      <w:r>
        <w:rPr>
          <w:sz w:val="20"/>
        </w:rPr>
        <w:t>–</w:t>
      </w:r>
      <w:r w:rsidRPr="001A04AD">
        <w:rPr>
          <w:sz w:val="20"/>
        </w:rPr>
        <w:t xml:space="preserve"> Store</w:t>
      </w:r>
    </w:p>
    <w:p w14:paraId="0BEE4630" w14:textId="68D3D98B" w:rsidR="001A04AD" w:rsidRPr="001A04AD" w:rsidRDefault="001A04AD" w:rsidP="00E413C3">
      <w:pPr>
        <w:pStyle w:val="ListParagraph"/>
        <w:numPr>
          <w:ilvl w:val="0"/>
          <w:numId w:val="22"/>
        </w:numPr>
        <w:tabs>
          <w:tab w:val="left" w:pos="1260"/>
        </w:tabs>
        <w:ind w:firstLine="900"/>
        <w:rPr>
          <w:sz w:val="20"/>
        </w:rPr>
      </w:pPr>
      <w:r w:rsidRPr="001A04AD">
        <w:rPr>
          <w:sz w:val="20"/>
        </w:rPr>
        <w:t>Physical Inventory - Store</w:t>
      </w:r>
    </w:p>
    <w:p w14:paraId="4F07571C" w14:textId="52073CA0" w:rsidR="001A04AD" w:rsidRDefault="001A04AD" w:rsidP="00E413C3">
      <w:pPr>
        <w:pStyle w:val="ListParagraph"/>
        <w:numPr>
          <w:ilvl w:val="0"/>
          <w:numId w:val="22"/>
        </w:numPr>
        <w:ind w:firstLine="900"/>
        <w:rPr>
          <w:sz w:val="20"/>
        </w:rPr>
      </w:pPr>
      <w:r w:rsidRPr="001A04AD">
        <w:rPr>
          <w:sz w:val="20"/>
        </w:rPr>
        <w:t xml:space="preserve">Work Orders | Book Labor </w:t>
      </w:r>
      <w:r>
        <w:rPr>
          <w:sz w:val="20"/>
        </w:rPr>
        <w:t>–</w:t>
      </w:r>
      <w:r w:rsidRPr="001A04AD">
        <w:rPr>
          <w:sz w:val="20"/>
        </w:rPr>
        <w:t xml:space="preserve"> Activity</w:t>
      </w:r>
    </w:p>
    <w:p w14:paraId="0E081E8A" w14:textId="77777777" w:rsidR="001A04AD" w:rsidRPr="001A04AD" w:rsidRDefault="001A04AD" w:rsidP="00853EEC">
      <w:pPr>
        <w:pStyle w:val="ListParagraph"/>
        <w:ind w:left="1620" w:firstLine="0"/>
        <w:rPr>
          <w:sz w:val="20"/>
        </w:rPr>
      </w:pPr>
    </w:p>
    <w:p w14:paraId="67A5A56F" w14:textId="77777777" w:rsidR="001A04AD" w:rsidRPr="001A04AD" w:rsidRDefault="001A04AD" w:rsidP="001A04AD">
      <w:pPr>
        <w:pStyle w:val="ListParagraph"/>
        <w:ind w:left="1875"/>
        <w:rPr>
          <w:sz w:val="20"/>
        </w:rPr>
      </w:pPr>
      <w:r w:rsidRPr="001A04AD">
        <w:rPr>
          <w:sz w:val="20"/>
        </w:rPr>
        <w:t>The following fields will not show the default value right-click options:</w:t>
      </w:r>
    </w:p>
    <w:p w14:paraId="58C8927A" w14:textId="77777777" w:rsidR="001A04AD" w:rsidRPr="001A04AD" w:rsidRDefault="001A04AD" w:rsidP="00E413C3">
      <w:pPr>
        <w:pStyle w:val="ListParagraph"/>
        <w:numPr>
          <w:ilvl w:val="0"/>
          <w:numId w:val="23"/>
        </w:numPr>
        <w:ind w:firstLine="900"/>
        <w:rPr>
          <w:sz w:val="20"/>
        </w:rPr>
      </w:pPr>
      <w:r w:rsidRPr="001A04AD">
        <w:rPr>
          <w:sz w:val="20"/>
        </w:rPr>
        <w:t>Nonconformities | Checklist - Observation</w:t>
      </w:r>
    </w:p>
    <w:p w14:paraId="21A83587" w14:textId="77777777" w:rsidR="001A04AD" w:rsidRPr="001A04AD" w:rsidRDefault="001A04AD" w:rsidP="00E413C3">
      <w:pPr>
        <w:pStyle w:val="ListParagraph"/>
        <w:numPr>
          <w:ilvl w:val="0"/>
          <w:numId w:val="23"/>
        </w:numPr>
        <w:ind w:firstLine="900"/>
        <w:rPr>
          <w:sz w:val="20"/>
        </w:rPr>
      </w:pPr>
      <w:r w:rsidRPr="001A04AD">
        <w:rPr>
          <w:sz w:val="20"/>
        </w:rPr>
        <w:t>Parts - Price Type</w:t>
      </w:r>
    </w:p>
    <w:p w14:paraId="4D1A4266" w14:textId="77777777" w:rsidR="001A04AD" w:rsidRPr="001A04AD" w:rsidRDefault="001A04AD" w:rsidP="00E413C3">
      <w:pPr>
        <w:pStyle w:val="ListParagraph"/>
        <w:numPr>
          <w:ilvl w:val="0"/>
          <w:numId w:val="23"/>
        </w:numPr>
        <w:ind w:firstLine="900"/>
        <w:rPr>
          <w:sz w:val="20"/>
        </w:rPr>
      </w:pPr>
      <w:r w:rsidRPr="001A04AD">
        <w:rPr>
          <w:sz w:val="20"/>
        </w:rPr>
        <w:t>Case Management | Checklist - Task Sequence</w:t>
      </w:r>
    </w:p>
    <w:p w14:paraId="03723267" w14:textId="77777777" w:rsidR="001A04AD" w:rsidRDefault="001A04AD" w:rsidP="00E413C3">
      <w:pPr>
        <w:pStyle w:val="ListParagraph"/>
        <w:numPr>
          <w:ilvl w:val="0"/>
          <w:numId w:val="23"/>
        </w:numPr>
        <w:ind w:firstLine="900"/>
        <w:rPr>
          <w:sz w:val="20"/>
        </w:rPr>
      </w:pPr>
      <w:r w:rsidRPr="001A04AD">
        <w:rPr>
          <w:sz w:val="20"/>
        </w:rPr>
        <w:t>Permit to Work | Checklist - LOTO Sequence</w:t>
      </w:r>
    </w:p>
    <w:p w14:paraId="2A3D9073" w14:textId="77777777" w:rsidR="001A04AD" w:rsidRPr="001A04AD" w:rsidRDefault="001A04AD" w:rsidP="00853EEC">
      <w:pPr>
        <w:pStyle w:val="ListParagraph"/>
        <w:ind w:left="1620" w:firstLine="0"/>
        <w:rPr>
          <w:sz w:val="20"/>
        </w:rPr>
      </w:pPr>
    </w:p>
    <w:p w14:paraId="4F0449BF" w14:textId="77777777" w:rsidR="001A04AD" w:rsidRPr="001A04AD" w:rsidRDefault="001A04AD" w:rsidP="001A04AD">
      <w:pPr>
        <w:pStyle w:val="ListParagraph"/>
        <w:ind w:left="1875"/>
        <w:rPr>
          <w:sz w:val="20"/>
        </w:rPr>
      </w:pPr>
      <w:r w:rsidRPr="001A04AD">
        <w:rPr>
          <w:sz w:val="20"/>
        </w:rPr>
        <w:t>The following screens will not default value right-click options on any field:</w:t>
      </w:r>
    </w:p>
    <w:p w14:paraId="728E044B" w14:textId="77777777" w:rsidR="001A04AD" w:rsidRPr="001A04AD" w:rsidRDefault="001A04AD" w:rsidP="00E413C3">
      <w:pPr>
        <w:pStyle w:val="ListParagraph"/>
        <w:numPr>
          <w:ilvl w:val="0"/>
          <w:numId w:val="24"/>
        </w:numPr>
        <w:ind w:firstLine="900"/>
        <w:rPr>
          <w:sz w:val="20"/>
        </w:rPr>
      </w:pPr>
      <w:r w:rsidRPr="001A04AD">
        <w:rPr>
          <w:sz w:val="20"/>
        </w:rPr>
        <w:t>Purchase Orders | Clauses</w:t>
      </w:r>
    </w:p>
    <w:p w14:paraId="4D479E44" w14:textId="77777777" w:rsidR="001A04AD" w:rsidRPr="001A04AD" w:rsidRDefault="001A04AD" w:rsidP="00E413C3">
      <w:pPr>
        <w:pStyle w:val="ListParagraph"/>
        <w:numPr>
          <w:ilvl w:val="0"/>
          <w:numId w:val="24"/>
        </w:numPr>
        <w:ind w:firstLine="900"/>
        <w:rPr>
          <w:sz w:val="20"/>
        </w:rPr>
      </w:pPr>
      <w:r w:rsidRPr="001A04AD">
        <w:rPr>
          <w:sz w:val="20"/>
        </w:rPr>
        <w:t>Employees | SR-Properties</w:t>
      </w:r>
    </w:p>
    <w:p w14:paraId="4F8F7BA2" w14:textId="77777777" w:rsidR="001A04AD" w:rsidRPr="001A04AD" w:rsidRDefault="001A04AD" w:rsidP="00E413C3">
      <w:pPr>
        <w:pStyle w:val="ListParagraph"/>
        <w:numPr>
          <w:ilvl w:val="0"/>
          <w:numId w:val="24"/>
        </w:numPr>
        <w:ind w:firstLine="900"/>
        <w:rPr>
          <w:sz w:val="20"/>
        </w:rPr>
      </w:pPr>
      <w:r w:rsidRPr="001A04AD">
        <w:rPr>
          <w:sz w:val="20"/>
        </w:rPr>
        <w:t>PM Schedules | Estimated Costs</w:t>
      </w:r>
    </w:p>
    <w:p w14:paraId="4E86C307" w14:textId="77777777" w:rsidR="001A04AD" w:rsidRPr="001A04AD" w:rsidRDefault="001A04AD" w:rsidP="00E413C3">
      <w:pPr>
        <w:pStyle w:val="ListParagraph"/>
        <w:numPr>
          <w:ilvl w:val="0"/>
          <w:numId w:val="24"/>
        </w:numPr>
        <w:ind w:firstLine="900"/>
        <w:rPr>
          <w:sz w:val="20"/>
        </w:rPr>
      </w:pPr>
      <w:r w:rsidRPr="001A04AD">
        <w:rPr>
          <w:sz w:val="20"/>
        </w:rPr>
        <w:t>Standard WOs | Estimated Costs</w:t>
      </w:r>
    </w:p>
    <w:p w14:paraId="22F4C0D5" w14:textId="77777777" w:rsidR="001A04AD" w:rsidRPr="001A04AD" w:rsidRDefault="001A04AD" w:rsidP="00E413C3">
      <w:pPr>
        <w:pStyle w:val="ListParagraph"/>
        <w:numPr>
          <w:ilvl w:val="0"/>
          <w:numId w:val="24"/>
        </w:numPr>
        <w:ind w:firstLine="900"/>
        <w:rPr>
          <w:sz w:val="20"/>
        </w:rPr>
      </w:pPr>
      <w:r w:rsidRPr="001A04AD">
        <w:rPr>
          <w:sz w:val="20"/>
        </w:rPr>
        <w:t>Task Plans | Estimated Costs</w:t>
      </w:r>
    </w:p>
    <w:p w14:paraId="22966454" w14:textId="77777777" w:rsidR="001A04AD" w:rsidRDefault="001A04AD" w:rsidP="00E413C3">
      <w:pPr>
        <w:pStyle w:val="ListParagraph"/>
        <w:numPr>
          <w:ilvl w:val="0"/>
          <w:numId w:val="24"/>
        </w:numPr>
        <w:ind w:firstLine="900"/>
        <w:rPr>
          <w:sz w:val="20"/>
        </w:rPr>
      </w:pPr>
      <w:r w:rsidRPr="001A04AD">
        <w:rPr>
          <w:sz w:val="20"/>
        </w:rPr>
        <w:t>Parts | Repair Details</w:t>
      </w:r>
    </w:p>
    <w:p w14:paraId="16687FCB" w14:textId="63F2CB7C" w:rsidR="001A04AD" w:rsidRPr="001A04AD" w:rsidRDefault="001A04AD" w:rsidP="00E413C3">
      <w:pPr>
        <w:pStyle w:val="ListParagraph"/>
        <w:numPr>
          <w:ilvl w:val="0"/>
          <w:numId w:val="24"/>
        </w:numPr>
        <w:ind w:firstLine="900"/>
        <w:rPr>
          <w:sz w:val="20"/>
        </w:rPr>
      </w:pPr>
      <w:r>
        <w:rPr>
          <w:sz w:val="20"/>
        </w:rPr>
        <w:t>Issue Transaction | Transaction</w:t>
      </w:r>
    </w:p>
    <w:p w14:paraId="13BBAA43" w14:textId="77777777" w:rsidR="001A04AD" w:rsidRPr="00853EEC" w:rsidRDefault="001A04AD" w:rsidP="00853EEC">
      <w:pPr>
        <w:rPr>
          <w:sz w:val="20"/>
        </w:rPr>
      </w:pPr>
    </w:p>
    <w:p w14:paraId="46FBD5CF" w14:textId="77777777" w:rsidR="001A04AD" w:rsidRDefault="001A04AD" w:rsidP="00380E36">
      <w:pPr>
        <w:pStyle w:val="ListParagraph"/>
        <w:ind w:left="1875" w:firstLine="0"/>
        <w:rPr>
          <w:sz w:val="20"/>
        </w:rPr>
      </w:pPr>
    </w:p>
    <w:p w14:paraId="6C037556" w14:textId="05B407A5" w:rsidR="00380E36" w:rsidRPr="00944EE3" w:rsidRDefault="00380E36" w:rsidP="00944EE3">
      <w:pPr>
        <w:pStyle w:val="Heading1"/>
        <w:numPr>
          <w:ilvl w:val="1"/>
          <w:numId w:val="4"/>
        </w:numPr>
        <w:tabs>
          <w:tab w:val="left" w:pos="990"/>
        </w:tabs>
        <w:jc w:val="left"/>
        <w:rPr>
          <w:color w:val="B5121B"/>
        </w:rPr>
      </w:pPr>
      <w:r w:rsidRPr="00944EE3">
        <w:rPr>
          <w:color w:val="B5121B"/>
        </w:rPr>
        <w:t xml:space="preserve">Clear Default Value </w:t>
      </w:r>
    </w:p>
    <w:p w14:paraId="5BB946EC" w14:textId="551784F8" w:rsidR="00380E36" w:rsidRDefault="00380E36" w:rsidP="00944EE3">
      <w:pPr>
        <w:ind w:left="630" w:hanging="540"/>
        <w:rPr>
          <w:sz w:val="20"/>
        </w:rPr>
      </w:pPr>
      <w:r>
        <w:rPr>
          <w:sz w:val="20"/>
        </w:rPr>
        <w:t xml:space="preserve">                </w:t>
      </w:r>
      <w:r w:rsidRPr="00681C8D">
        <w:rPr>
          <w:sz w:val="20"/>
        </w:rPr>
        <w:t xml:space="preserve">The system will </w:t>
      </w:r>
      <w:r>
        <w:rPr>
          <w:sz w:val="20"/>
        </w:rPr>
        <w:t>clear</w:t>
      </w:r>
      <w:r w:rsidRPr="00681C8D">
        <w:rPr>
          <w:sz w:val="20"/>
        </w:rPr>
        <w:t xml:space="preserve"> the </w:t>
      </w:r>
      <w:r w:rsidR="00C43F5B">
        <w:rPr>
          <w:sz w:val="20"/>
        </w:rPr>
        <w:t xml:space="preserve">default </w:t>
      </w:r>
      <w:r w:rsidRPr="00681C8D">
        <w:rPr>
          <w:sz w:val="20"/>
        </w:rPr>
        <w:t>value set next to the field</w:t>
      </w:r>
      <w:r>
        <w:rPr>
          <w:sz w:val="20"/>
        </w:rPr>
        <w:t xml:space="preserve"> on this screen. </w:t>
      </w:r>
      <w:r w:rsidR="00CA5F54">
        <w:rPr>
          <w:sz w:val="20"/>
        </w:rPr>
        <w:t xml:space="preserve">If a field has no default value set, the system will do nothing. </w:t>
      </w:r>
    </w:p>
    <w:p w14:paraId="6DE2AE1D" w14:textId="77777777" w:rsidR="00380E36" w:rsidRDefault="00380E36" w:rsidP="00380E36">
      <w:pPr>
        <w:rPr>
          <w:sz w:val="20"/>
        </w:rPr>
      </w:pPr>
    </w:p>
    <w:p w14:paraId="2C3E7B55" w14:textId="77777777" w:rsidR="00380E36" w:rsidRDefault="00380E36" w:rsidP="00380E36">
      <w:pPr>
        <w:rPr>
          <w:sz w:val="20"/>
        </w:rPr>
      </w:pPr>
      <w:r>
        <w:rPr>
          <w:sz w:val="20"/>
        </w:rPr>
        <w:t xml:space="preserve">                        </w:t>
      </w:r>
    </w:p>
    <w:p w14:paraId="740E3BD3" w14:textId="3F977A22" w:rsidR="00380E36" w:rsidRPr="00944EE3" w:rsidRDefault="00380E36" w:rsidP="00944EE3">
      <w:pPr>
        <w:pStyle w:val="Heading1"/>
        <w:numPr>
          <w:ilvl w:val="1"/>
          <w:numId w:val="4"/>
        </w:numPr>
        <w:tabs>
          <w:tab w:val="left" w:pos="990"/>
        </w:tabs>
        <w:jc w:val="left"/>
        <w:rPr>
          <w:color w:val="B5121B"/>
        </w:rPr>
      </w:pPr>
      <w:r w:rsidRPr="00944EE3">
        <w:rPr>
          <w:color w:val="B5121B"/>
        </w:rPr>
        <w:t xml:space="preserve">Clear Default Value for All Fields </w:t>
      </w:r>
    </w:p>
    <w:p w14:paraId="2440BD2C" w14:textId="2FAE9E6C" w:rsidR="00380E36" w:rsidRDefault="00380E36">
      <w:pPr>
        <w:pStyle w:val="Heading1"/>
        <w:tabs>
          <w:tab w:val="left" w:pos="990"/>
        </w:tabs>
        <w:spacing w:before="8"/>
        <w:rPr>
          <w:b w:val="0"/>
          <w:bCs w:val="0"/>
        </w:rPr>
      </w:pPr>
      <w:r w:rsidRPr="00681C8D">
        <w:rPr>
          <w:b w:val="0"/>
          <w:bCs w:val="0"/>
        </w:rPr>
        <w:t xml:space="preserve">The system will </w:t>
      </w:r>
      <w:r>
        <w:rPr>
          <w:b w:val="0"/>
          <w:bCs w:val="0"/>
        </w:rPr>
        <w:t>clear</w:t>
      </w:r>
      <w:r w:rsidRPr="00681C8D">
        <w:rPr>
          <w:b w:val="0"/>
          <w:bCs w:val="0"/>
        </w:rPr>
        <w:t xml:space="preserve"> ALL default values set next to the field(s)</w:t>
      </w:r>
      <w:r w:rsidR="00CA5F54">
        <w:rPr>
          <w:b w:val="0"/>
          <w:bCs w:val="0"/>
        </w:rPr>
        <w:t xml:space="preserve">. If none of the fields have any default value set, the system will do nothing. </w:t>
      </w:r>
    </w:p>
    <w:p w14:paraId="35FD0895" w14:textId="1BAE99D4" w:rsidR="00F65AB7" w:rsidRDefault="00F65AB7">
      <w:pPr>
        <w:pStyle w:val="Heading1"/>
        <w:tabs>
          <w:tab w:val="left" w:pos="990"/>
        </w:tabs>
        <w:spacing w:before="8"/>
        <w:rPr>
          <w:b w:val="0"/>
          <w:bCs w:val="0"/>
        </w:rPr>
      </w:pPr>
    </w:p>
    <w:p w14:paraId="14502279" w14:textId="77777777" w:rsidR="00F65AB7" w:rsidRPr="00681C8D" w:rsidRDefault="00F65AB7" w:rsidP="00944EE3">
      <w:pPr>
        <w:pStyle w:val="Heading1"/>
        <w:tabs>
          <w:tab w:val="left" w:pos="990"/>
        </w:tabs>
        <w:spacing w:before="8"/>
        <w:rPr>
          <w:b w:val="0"/>
          <w:bCs w:val="0"/>
        </w:rPr>
      </w:pPr>
    </w:p>
    <w:p w14:paraId="0A8398FE" w14:textId="3F0E8EB5" w:rsidR="00F65AB7" w:rsidRPr="00AE3F82" w:rsidRDefault="00F65AB7" w:rsidP="00F65AB7">
      <w:pPr>
        <w:pStyle w:val="Heading1"/>
        <w:numPr>
          <w:ilvl w:val="1"/>
          <w:numId w:val="4"/>
        </w:numPr>
        <w:tabs>
          <w:tab w:val="left" w:pos="990"/>
        </w:tabs>
        <w:jc w:val="left"/>
        <w:rPr>
          <w:color w:val="B5121B"/>
        </w:rPr>
      </w:pPr>
      <w:r>
        <w:rPr>
          <w:color w:val="B5121B"/>
        </w:rPr>
        <w:t>Setting default values on protected fields</w:t>
      </w:r>
    </w:p>
    <w:p w14:paraId="67A78CF9" w14:textId="3BD046EF" w:rsidR="005C679F" w:rsidRDefault="00B70162" w:rsidP="00944EE3">
      <w:pPr>
        <w:pStyle w:val="Heading1"/>
        <w:tabs>
          <w:tab w:val="left" w:pos="990"/>
        </w:tabs>
        <w:spacing w:before="8"/>
        <w:ind w:left="0" w:firstLine="0"/>
        <w:rPr>
          <w:b w:val="0"/>
          <w:bCs w:val="0"/>
        </w:rPr>
      </w:pPr>
      <w:r>
        <w:rPr>
          <w:b w:val="0"/>
          <w:bCs w:val="0"/>
        </w:rPr>
        <w:t xml:space="preserve">                  The following </w:t>
      </w:r>
      <w:r w:rsidR="0099147E">
        <w:rPr>
          <w:b w:val="0"/>
          <w:bCs w:val="0"/>
        </w:rPr>
        <w:t xml:space="preserve">protected </w:t>
      </w:r>
      <w:r>
        <w:rPr>
          <w:b w:val="0"/>
          <w:bCs w:val="0"/>
        </w:rPr>
        <w:t>fields can have default values set</w:t>
      </w:r>
      <w:r w:rsidR="00235A8E">
        <w:rPr>
          <w:b w:val="0"/>
          <w:bCs w:val="0"/>
        </w:rPr>
        <w:t>:</w:t>
      </w:r>
    </w:p>
    <w:p w14:paraId="04BACD2D" w14:textId="77777777" w:rsidR="00A26061" w:rsidRPr="003E3B8B" w:rsidDel="005C679F" w:rsidRDefault="00A26061" w:rsidP="00280FA5">
      <w:pPr>
        <w:spacing w:before="62"/>
        <w:ind w:right="547"/>
        <w:rPr>
          <w:bCs/>
          <w:sz w:val="20"/>
        </w:rPr>
      </w:pPr>
      <w:r>
        <w:rPr>
          <w:bCs/>
          <w:sz w:val="20"/>
        </w:rPr>
        <w:t xml:space="preserve">                  </w:t>
      </w:r>
    </w:p>
    <w:tbl>
      <w:tblPr>
        <w:tblW w:w="9260" w:type="dxa"/>
        <w:tblInd w:w="113" w:type="dxa"/>
        <w:tblLook w:val="04A0" w:firstRow="1" w:lastRow="0" w:firstColumn="1" w:lastColumn="0" w:noHBand="0" w:noVBand="1"/>
      </w:tblPr>
      <w:tblGrid>
        <w:gridCol w:w="2680"/>
        <w:gridCol w:w="2820"/>
        <w:gridCol w:w="3760"/>
      </w:tblGrid>
      <w:tr w:rsidR="00A26061" w:rsidRPr="00A26061" w14:paraId="213D6DBE" w14:textId="77777777" w:rsidTr="00A26061">
        <w:trPr>
          <w:trHeight w:val="290"/>
        </w:trPr>
        <w:tc>
          <w:tcPr>
            <w:tcW w:w="2680" w:type="dxa"/>
            <w:tcBorders>
              <w:top w:val="single" w:sz="4" w:space="0" w:color="auto"/>
              <w:left w:val="single" w:sz="4" w:space="0" w:color="auto"/>
              <w:bottom w:val="single" w:sz="4" w:space="0" w:color="auto"/>
              <w:right w:val="single" w:sz="4" w:space="0" w:color="auto"/>
            </w:tcBorders>
            <w:noWrap/>
            <w:vAlign w:val="bottom"/>
            <w:hideMark/>
          </w:tcPr>
          <w:p w14:paraId="0D5DE07D" w14:textId="77777777" w:rsidR="00A26061" w:rsidRPr="00A26061" w:rsidRDefault="00A26061" w:rsidP="00A26061">
            <w:pPr>
              <w:widowControl/>
              <w:autoSpaceDE/>
              <w:autoSpaceDN/>
              <w:rPr>
                <w:rFonts w:ascii="Calibri" w:eastAsia="Times New Roman" w:hAnsi="Calibri" w:cs="Calibri"/>
                <w:b/>
                <w:bCs/>
                <w:color w:val="000000"/>
                <w:lang w:bidi="ar-SA"/>
              </w:rPr>
            </w:pPr>
            <w:r w:rsidRPr="00A26061">
              <w:rPr>
                <w:rFonts w:ascii="Calibri" w:eastAsia="Times New Roman" w:hAnsi="Calibri" w:cs="Calibri"/>
                <w:b/>
                <w:bCs/>
                <w:color w:val="000000"/>
                <w:lang w:bidi="ar-SA"/>
              </w:rPr>
              <w:t xml:space="preserve">Screen </w:t>
            </w:r>
          </w:p>
        </w:tc>
        <w:tc>
          <w:tcPr>
            <w:tcW w:w="2820" w:type="dxa"/>
            <w:tcBorders>
              <w:top w:val="single" w:sz="4" w:space="0" w:color="auto"/>
              <w:left w:val="nil"/>
              <w:bottom w:val="single" w:sz="4" w:space="0" w:color="auto"/>
              <w:right w:val="single" w:sz="4" w:space="0" w:color="auto"/>
            </w:tcBorders>
            <w:noWrap/>
            <w:vAlign w:val="bottom"/>
            <w:hideMark/>
          </w:tcPr>
          <w:p w14:paraId="6579C42B" w14:textId="49B2110D" w:rsidR="00A26061" w:rsidRPr="00A26061" w:rsidRDefault="00AF58F6" w:rsidP="00A26061">
            <w:pPr>
              <w:widowControl/>
              <w:autoSpaceDE/>
              <w:autoSpaceDN/>
              <w:rPr>
                <w:rFonts w:ascii="Calibri" w:eastAsia="Times New Roman" w:hAnsi="Calibri" w:cs="Calibri"/>
                <w:b/>
                <w:bCs/>
                <w:color w:val="000000"/>
                <w:lang w:bidi="ar-SA"/>
              </w:rPr>
            </w:pPr>
            <w:r>
              <w:rPr>
                <w:rFonts w:ascii="Calibri" w:eastAsia="Times New Roman" w:hAnsi="Calibri" w:cs="Calibri"/>
                <w:b/>
                <w:bCs/>
                <w:color w:val="000000"/>
                <w:lang w:bidi="ar-SA"/>
              </w:rPr>
              <w:t>Card</w:t>
            </w:r>
            <w:r w:rsidR="00A26061" w:rsidRPr="00A26061">
              <w:rPr>
                <w:rFonts w:ascii="Calibri" w:eastAsia="Times New Roman" w:hAnsi="Calibri" w:cs="Calibri"/>
                <w:b/>
                <w:bCs/>
                <w:color w:val="000000"/>
                <w:lang w:bidi="ar-SA"/>
              </w:rPr>
              <w:t xml:space="preserve"> </w:t>
            </w:r>
          </w:p>
        </w:tc>
        <w:tc>
          <w:tcPr>
            <w:tcW w:w="3760" w:type="dxa"/>
            <w:tcBorders>
              <w:top w:val="single" w:sz="4" w:space="0" w:color="auto"/>
              <w:left w:val="nil"/>
              <w:bottom w:val="single" w:sz="4" w:space="0" w:color="auto"/>
              <w:right w:val="single" w:sz="4" w:space="0" w:color="auto"/>
            </w:tcBorders>
            <w:noWrap/>
            <w:vAlign w:val="bottom"/>
            <w:hideMark/>
          </w:tcPr>
          <w:p w14:paraId="0B679EA2" w14:textId="77777777" w:rsidR="00A26061" w:rsidRPr="00A26061" w:rsidRDefault="00A26061" w:rsidP="00A26061">
            <w:pPr>
              <w:widowControl/>
              <w:autoSpaceDE/>
              <w:autoSpaceDN/>
              <w:rPr>
                <w:rFonts w:ascii="Calibri" w:eastAsia="Times New Roman" w:hAnsi="Calibri" w:cs="Calibri"/>
                <w:b/>
                <w:bCs/>
                <w:color w:val="000000"/>
                <w:lang w:bidi="ar-SA"/>
              </w:rPr>
            </w:pPr>
            <w:r w:rsidRPr="00A26061">
              <w:rPr>
                <w:rFonts w:ascii="Calibri" w:eastAsia="Times New Roman" w:hAnsi="Calibri" w:cs="Calibri"/>
                <w:b/>
                <w:bCs/>
                <w:color w:val="000000"/>
                <w:lang w:bidi="ar-SA"/>
              </w:rPr>
              <w:t>Field</w:t>
            </w:r>
          </w:p>
        </w:tc>
      </w:tr>
      <w:tr w:rsidR="00A26061" w:rsidRPr="00A26061" w14:paraId="2C28565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CA7D10A"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BSCLAS </w:t>
            </w:r>
          </w:p>
        </w:tc>
        <w:tc>
          <w:tcPr>
            <w:tcW w:w="2820" w:type="dxa"/>
            <w:tcBorders>
              <w:top w:val="nil"/>
              <w:left w:val="nil"/>
              <w:bottom w:val="single" w:sz="4" w:space="0" w:color="auto"/>
              <w:right w:val="single" w:sz="4" w:space="0" w:color="auto"/>
            </w:tcBorders>
            <w:noWrap/>
            <w:vAlign w:val="bottom"/>
            <w:hideMark/>
          </w:tcPr>
          <w:p w14:paraId="5D0B3D41"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CLR</w:t>
            </w:r>
          </w:p>
        </w:tc>
        <w:tc>
          <w:tcPr>
            <w:tcW w:w="3760" w:type="dxa"/>
            <w:tcBorders>
              <w:top w:val="nil"/>
              <w:left w:val="nil"/>
              <w:bottom w:val="single" w:sz="4" w:space="0" w:color="auto"/>
              <w:right w:val="single" w:sz="4" w:space="0" w:color="auto"/>
            </w:tcBorders>
            <w:noWrap/>
            <w:vAlign w:val="bottom"/>
            <w:hideMark/>
          </w:tcPr>
          <w:p w14:paraId="1339D18A"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26061" w:rsidRPr="00A26061" w14:paraId="5113E71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2849B06"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BSCLAS </w:t>
            </w:r>
          </w:p>
        </w:tc>
        <w:tc>
          <w:tcPr>
            <w:tcW w:w="2820" w:type="dxa"/>
            <w:tcBorders>
              <w:top w:val="nil"/>
              <w:left w:val="nil"/>
              <w:bottom w:val="single" w:sz="4" w:space="0" w:color="auto"/>
              <w:right w:val="single" w:sz="4" w:space="0" w:color="auto"/>
            </w:tcBorders>
            <w:noWrap/>
            <w:vAlign w:val="bottom"/>
            <w:hideMark/>
          </w:tcPr>
          <w:p w14:paraId="543C0C18"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CLR</w:t>
            </w:r>
          </w:p>
        </w:tc>
        <w:tc>
          <w:tcPr>
            <w:tcW w:w="3760" w:type="dxa"/>
            <w:tcBorders>
              <w:top w:val="nil"/>
              <w:left w:val="nil"/>
              <w:bottom w:val="single" w:sz="4" w:space="0" w:color="auto"/>
              <w:right w:val="single" w:sz="4" w:space="0" w:color="auto"/>
            </w:tcBorders>
            <w:noWrap/>
            <w:vAlign w:val="bottom"/>
            <w:hideMark/>
          </w:tcPr>
          <w:p w14:paraId="1EA8E989"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Part Org. </w:t>
            </w:r>
          </w:p>
        </w:tc>
      </w:tr>
      <w:tr w:rsidR="00A26061" w:rsidRPr="00A26061" w14:paraId="3B5449B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39436CB"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BSCLAS </w:t>
            </w:r>
          </w:p>
        </w:tc>
        <w:tc>
          <w:tcPr>
            <w:tcW w:w="2820" w:type="dxa"/>
            <w:tcBorders>
              <w:top w:val="nil"/>
              <w:left w:val="nil"/>
              <w:bottom w:val="single" w:sz="4" w:space="0" w:color="auto"/>
              <w:right w:val="single" w:sz="4" w:space="0" w:color="auto"/>
            </w:tcBorders>
            <w:noWrap/>
            <w:vAlign w:val="bottom"/>
            <w:hideMark/>
          </w:tcPr>
          <w:p w14:paraId="6806C563"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LRC</w:t>
            </w:r>
          </w:p>
        </w:tc>
        <w:tc>
          <w:tcPr>
            <w:tcW w:w="3760" w:type="dxa"/>
            <w:tcBorders>
              <w:top w:val="nil"/>
              <w:left w:val="nil"/>
              <w:bottom w:val="single" w:sz="4" w:space="0" w:color="auto"/>
              <w:right w:val="single" w:sz="4" w:space="0" w:color="auto"/>
            </w:tcBorders>
            <w:noWrap/>
            <w:vAlign w:val="bottom"/>
            <w:hideMark/>
          </w:tcPr>
          <w:p w14:paraId="66CF5748"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26061" w:rsidRPr="00A26061" w14:paraId="70ACA3A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B9C9BD1"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2126C74"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7D77B94"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26061" w:rsidRPr="00A26061" w14:paraId="24FF51C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A0EEAB4"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BSDOCU</w:t>
            </w:r>
          </w:p>
        </w:tc>
        <w:tc>
          <w:tcPr>
            <w:tcW w:w="2820" w:type="dxa"/>
            <w:tcBorders>
              <w:top w:val="nil"/>
              <w:left w:val="nil"/>
              <w:bottom w:val="single" w:sz="4" w:space="0" w:color="auto"/>
              <w:right w:val="single" w:sz="4" w:space="0" w:color="auto"/>
            </w:tcBorders>
            <w:noWrap/>
            <w:vAlign w:val="bottom"/>
            <w:hideMark/>
          </w:tcPr>
          <w:p w14:paraId="194EB550"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B8E8132"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26061" w:rsidRPr="00A26061" w14:paraId="3037192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1F10772" w14:textId="77777777"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6B79D8B" w14:textId="428557C9" w:rsidR="00A26061" w:rsidRPr="00A26061" w:rsidRDefault="00A26061"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r w:rsidR="00A7515E">
              <w:rPr>
                <w:rFonts w:ascii="Calibri" w:eastAsia="Times New Roman" w:hAnsi="Calibri" w:cs="Calibri"/>
                <w:color w:val="000000"/>
                <w:lang w:bidi="ar-SA"/>
              </w:rPr>
              <w:t>EQC</w:t>
            </w:r>
          </w:p>
        </w:tc>
        <w:tc>
          <w:tcPr>
            <w:tcW w:w="3760" w:type="dxa"/>
            <w:tcBorders>
              <w:top w:val="nil"/>
              <w:left w:val="nil"/>
              <w:bottom w:val="single" w:sz="4" w:space="0" w:color="auto"/>
              <w:right w:val="single" w:sz="4" w:space="0" w:color="auto"/>
            </w:tcBorders>
            <w:noWrap/>
            <w:vAlign w:val="bottom"/>
            <w:hideMark/>
          </w:tcPr>
          <w:p w14:paraId="0D23C487" w14:textId="3F8A7BA4" w:rsidR="00A26061" w:rsidRPr="00A26061" w:rsidRDefault="00A7515E" w:rsidP="00A26061">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E52D1F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0E544DA4"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nil"/>
              <w:left w:val="nil"/>
              <w:bottom w:val="single" w:sz="4" w:space="0" w:color="auto"/>
              <w:right w:val="single" w:sz="4" w:space="0" w:color="auto"/>
            </w:tcBorders>
            <w:noWrap/>
            <w:vAlign w:val="bottom"/>
          </w:tcPr>
          <w:p w14:paraId="53333663" w14:textId="6C2CC4C7"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 xml:space="preserve"> EQC</w:t>
            </w:r>
          </w:p>
        </w:tc>
        <w:tc>
          <w:tcPr>
            <w:tcW w:w="3760" w:type="dxa"/>
            <w:tcBorders>
              <w:top w:val="nil"/>
              <w:left w:val="nil"/>
              <w:bottom w:val="single" w:sz="4" w:space="0" w:color="auto"/>
              <w:right w:val="single" w:sz="4" w:space="0" w:color="auto"/>
            </w:tcBorders>
            <w:noWrap/>
            <w:vAlign w:val="bottom"/>
          </w:tcPr>
          <w:p w14:paraId="6EBA5B70" w14:textId="0ACC71AB"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369618D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4BF209A2"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nil"/>
              <w:left w:val="nil"/>
              <w:bottom w:val="single" w:sz="4" w:space="0" w:color="auto"/>
              <w:right w:val="single" w:sz="4" w:space="0" w:color="auto"/>
            </w:tcBorders>
            <w:noWrap/>
            <w:vAlign w:val="bottom"/>
          </w:tcPr>
          <w:p w14:paraId="1F686924"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nil"/>
              <w:left w:val="nil"/>
              <w:bottom w:val="single" w:sz="4" w:space="0" w:color="auto"/>
              <w:right w:val="single" w:sz="4" w:space="0" w:color="auto"/>
            </w:tcBorders>
            <w:noWrap/>
            <w:vAlign w:val="bottom"/>
          </w:tcPr>
          <w:p w14:paraId="03964307"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7AD1D72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CCCCA2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677423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D94A6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709787C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F37EAF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7F3E63B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785519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2291ED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0410E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5AE46DB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8528E4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2241B54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E922C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28B39CA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D8E2C2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0A3172F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DD54DF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0B1C2A3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28D1A2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3366394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614EA1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0B6545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CCA</w:t>
            </w:r>
          </w:p>
        </w:tc>
        <w:tc>
          <w:tcPr>
            <w:tcW w:w="3760" w:type="dxa"/>
            <w:tcBorders>
              <w:top w:val="nil"/>
              <w:left w:val="nil"/>
              <w:bottom w:val="single" w:sz="4" w:space="0" w:color="auto"/>
              <w:right w:val="single" w:sz="4" w:space="0" w:color="auto"/>
            </w:tcBorders>
            <w:noWrap/>
            <w:vAlign w:val="bottom"/>
            <w:hideMark/>
          </w:tcPr>
          <w:p w14:paraId="471CB55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5E83187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3AF3A3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245A4F3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CCA</w:t>
            </w:r>
          </w:p>
        </w:tc>
        <w:tc>
          <w:tcPr>
            <w:tcW w:w="3760" w:type="dxa"/>
            <w:tcBorders>
              <w:top w:val="nil"/>
              <w:left w:val="nil"/>
              <w:bottom w:val="single" w:sz="4" w:space="0" w:color="auto"/>
              <w:right w:val="single" w:sz="4" w:space="0" w:color="auto"/>
            </w:tcBorders>
            <w:noWrap/>
            <w:vAlign w:val="bottom"/>
            <w:hideMark/>
          </w:tcPr>
          <w:p w14:paraId="379EB4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RCM Template Org.</w:t>
            </w:r>
          </w:p>
        </w:tc>
      </w:tr>
      <w:tr w:rsidR="00A7515E" w:rsidRPr="00A26061" w14:paraId="466E5D84" w14:textId="503FDDD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4E60A0" w14:textId="3DB9D67D"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CSCASE</w:t>
            </w:r>
          </w:p>
        </w:tc>
        <w:tc>
          <w:tcPr>
            <w:tcW w:w="2820" w:type="dxa"/>
            <w:tcBorders>
              <w:top w:val="nil"/>
              <w:left w:val="nil"/>
              <w:bottom w:val="single" w:sz="4" w:space="0" w:color="auto"/>
              <w:right w:val="single" w:sz="4" w:space="0" w:color="auto"/>
            </w:tcBorders>
            <w:noWrap/>
            <w:vAlign w:val="bottom"/>
            <w:hideMark/>
          </w:tcPr>
          <w:p w14:paraId="67DDBA55" w14:textId="7A01CB01"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CMM</w:t>
            </w:r>
          </w:p>
        </w:tc>
        <w:tc>
          <w:tcPr>
            <w:tcW w:w="3760" w:type="dxa"/>
            <w:tcBorders>
              <w:top w:val="nil"/>
              <w:left w:val="nil"/>
              <w:bottom w:val="single" w:sz="4" w:space="0" w:color="auto"/>
              <w:right w:val="single" w:sz="4" w:space="0" w:color="auto"/>
            </w:tcBorders>
            <w:noWrap/>
            <w:vAlign w:val="bottom"/>
            <w:hideMark/>
          </w:tcPr>
          <w:p w14:paraId="40423169" w14:textId="754AC3A1"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5EBAF50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060740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4F4F117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CMM</w:t>
            </w:r>
          </w:p>
        </w:tc>
        <w:tc>
          <w:tcPr>
            <w:tcW w:w="3760" w:type="dxa"/>
            <w:tcBorders>
              <w:top w:val="nil"/>
              <w:left w:val="nil"/>
              <w:bottom w:val="single" w:sz="4" w:space="0" w:color="auto"/>
              <w:right w:val="single" w:sz="4" w:space="0" w:color="auto"/>
            </w:tcBorders>
            <w:noWrap/>
            <w:vAlign w:val="bottom"/>
            <w:hideMark/>
          </w:tcPr>
          <w:p w14:paraId="275E10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Maintenance Pattern Org.</w:t>
            </w:r>
          </w:p>
        </w:tc>
      </w:tr>
      <w:tr w:rsidR="00A7515E" w:rsidRPr="00A26061" w14:paraId="44B82AB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5573D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CSCASE</w:t>
            </w:r>
          </w:p>
        </w:tc>
        <w:tc>
          <w:tcPr>
            <w:tcW w:w="2820" w:type="dxa"/>
            <w:tcBorders>
              <w:top w:val="nil"/>
              <w:left w:val="nil"/>
              <w:bottom w:val="single" w:sz="4" w:space="0" w:color="auto"/>
              <w:right w:val="single" w:sz="4" w:space="0" w:color="auto"/>
            </w:tcBorders>
            <w:noWrap/>
            <w:vAlign w:val="bottom"/>
            <w:hideMark/>
          </w:tcPr>
          <w:p w14:paraId="3EEF76E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TCM</w:t>
            </w:r>
          </w:p>
        </w:tc>
        <w:tc>
          <w:tcPr>
            <w:tcW w:w="3760" w:type="dxa"/>
            <w:tcBorders>
              <w:top w:val="nil"/>
              <w:left w:val="nil"/>
              <w:bottom w:val="single" w:sz="4" w:space="0" w:color="auto"/>
              <w:right w:val="single" w:sz="4" w:space="0" w:color="auto"/>
            </w:tcBorders>
            <w:noWrap/>
            <w:vAlign w:val="bottom"/>
            <w:hideMark/>
          </w:tcPr>
          <w:p w14:paraId="03B1528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WO Class Org. </w:t>
            </w:r>
          </w:p>
        </w:tc>
      </w:tr>
      <w:tr w:rsidR="00A7515E" w:rsidRPr="00A26061" w14:paraId="663194A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4B52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CB7FFA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9D8333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738B0BF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71FC18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CSCMTK</w:t>
            </w:r>
          </w:p>
        </w:tc>
        <w:tc>
          <w:tcPr>
            <w:tcW w:w="2820" w:type="dxa"/>
            <w:tcBorders>
              <w:top w:val="nil"/>
              <w:left w:val="nil"/>
              <w:bottom w:val="single" w:sz="4" w:space="0" w:color="auto"/>
              <w:right w:val="single" w:sz="4" w:space="0" w:color="auto"/>
            </w:tcBorders>
            <w:noWrap/>
            <w:vAlign w:val="bottom"/>
            <w:hideMark/>
          </w:tcPr>
          <w:p w14:paraId="385108A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7C4CA2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217595E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856AA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FCA15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6B6E4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2156E92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70550B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ISASPC</w:t>
            </w:r>
          </w:p>
        </w:tc>
        <w:tc>
          <w:tcPr>
            <w:tcW w:w="2820" w:type="dxa"/>
            <w:tcBorders>
              <w:top w:val="nil"/>
              <w:left w:val="nil"/>
              <w:bottom w:val="single" w:sz="4" w:space="0" w:color="auto"/>
              <w:right w:val="single" w:sz="4" w:space="0" w:color="auto"/>
            </w:tcBorders>
            <w:noWrap/>
            <w:vAlign w:val="bottom"/>
            <w:hideMark/>
          </w:tcPr>
          <w:p w14:paraId="61F5FEA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53730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0EC7E18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E3C6DF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ISASPC</w:t>
            </w:r>
          </w:p>
        </w:tc>
        <w:tc>
          <w:tcPr>
            <w:tcW w:w="2820" w:type="dxa"/>
            <w:tcBorders>
              <w:top w:val="nil"/>
              <w:left w:val="nil"/>
              <w:bottom w:val="single" w:sz="4" w:space="0" w:color="auto"/>
              <w:right w:val="single" w:sz="4" w:space="0" w:color="auto"/>
            </w:tcBorders>
            <w:noWrap/>
            <w:vAlign w:val="bottom"/>
            <w:hideMark/>
          </w:tcPr>
          <w:p w14:paraId="0F5377E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AST</w:t>
            </w:r>
          </w:p>
        </w:tc>
        <w:tc>
          <w:tcPr>
            <w:tcW w:w="3760" w:type="dxa"/>
            <w:tcBorders>
              <w:top w:val="nil"/>
              <w:left w:val="nil"/>
              <w:bottom w:val="single" w:sz="4" w:space="0" w:color="auto"/>
              <w:right w:val="single" w:sz="4" w:space="0" w:color="auto"/>
            </w:tcBorders>
            <w:noWrap/>
            <w:vAlign w:val="bottom"/>
            <w:hideMark/>
          </w:tcPr>
          <w:p w14:paraId="102C4E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Nonconformity Type Org.</w:t>
            </w:r>
          </w:p>
        </w:tc>
      </w:tr>
      <w:tr w:rsidR="00A7515E" w:rsidRPr="00A26061" w14:paraId="149FBF4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52440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ISASPC</w:t>
            </w:r>
          </w:p>
        </w:tc>
        <w:tc>
          <w:tcPr>
            <w:tcW w:w="2820" w:type="dxa"/>
            <w:tcBorders>
              <w:top w:val="nil"/>
              <w:left w:val="nil"/>
              <w:bottom w:val="single" w:sz="4" w:space="0" w:color="auto"/>
              <w:right w:val="single" w:sz="4" w:space="0" w:color="auto"/>
            </w:tcBorders>
            <w:noWrap/>
            <w:vAlign w:val="bottom"/>
            <w:hideMark/>
          </w:tcPr>
          <w:p w14:paraId="7ABBFE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AST</w:t>
            </w:r>
          </w:p>
        </w:tc>
        <w:tc>
          <w:tcPr>
            <w:tcW w:w="3760" w:type="dxa"/>
            <w:tcBorders>
              <w:top w:val="nil"/>
              <w:left w:val="nil"/>
              <w:bottom w:val="single" w:sz="4" w:space="0" w:color="auto"/>
              <w:right w:val="single" w:sz="4" w:space="0" w:color="auto"/>
            </w:tcBorders>
            <w:noWrap/>
            <w:vAlign w:val="bottom"/>
            <w:hideMark/>
          </w:tcPr>
          <w:p w14:paraId="1920A6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5B7C4D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F7A1DF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ISASPC</w:t>
            </w:r>
          </w:p>
        </w:tc>
        <w:tc>
          <w:tcPr>
            <w:tcW w:w="2820" w:type="dxa"/>
            <w:tcBorders>
              <w:top w:val="nil"/>
              <w:left w:val="nil"/>
              <w:bottom w:val="single" w:sz="4" w:space="0" w:color="auto"/>
              <w:right w:val="single" w:sz="4" w:space="0" w:color="auto"/>
            </w:tcBorders>
            <w:noWrap/>
            <w:vAlign w:val="bottom"/>
            <w:hideMark/>
          </w:tcPr>
          <w:p w14:paraId="1ADDAE9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NTA</w:t>
            </w:r>
          </w:p>
        </w:tc>
        <w:tc>
          <w:tcPr>
            <w:tcW w:w="3760" w:type="dxa"/>
            <w:tcBorders>
              <w:top w:val="nil"/>
              <w:left w:val="nil"/>
              <w:bottom w:val="single" w:sz="4" w:space="0" w:color="auto"/>
              <w:right w:val="single" w:sz="4" w:space="0" w:color="auto"/>
            </w:tcBorders>
            <w:noWrap/>
            <w:vAlign w:val="bottom"/>
            <w:hideMark/>
          </w:tcPr>
          <w:p w14:paraId="45804A8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Nonconformity Type Org.</w:t>
            </w:r>
          </w:p>
        </w:tc>
      </w:tr>
      <w:tr w:rsidR="00A7515E" w:rsidRPr="00A26061" w14:paraId="6167D0B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606E42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16BEF5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4CA569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F36179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BEE6B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ISCOND</w:t>
            </w:r>
          </w:p>
        </w:tc>
        <w:tc>
          <w:tcPr>
            <w:tcW w:w="2820" w:type="dxa"/>
            <w:tcBorders>
              <w:top w:val="nil"/>
              <w:left w:val="nil"/>
              <w:bottom w:val="single" w:sz="4" w:space="0" w:color="auto"/>
              <w:right w:val="single" w:sz="4" w:space="0" w:color="auto"/>
            </w:tcBorders>
            <w:noWrap/>
            <w:vAlign w:val="bottom"/>
            <w:hideMark/>
          </w:tcPr>
          <w:p w14:paraId="44A65D2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D4FF3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2D23FE4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934837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EA3D3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DF2F8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82213A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8DF53B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ISFIND</w:t>
            </w:r>
          </w:p>
        </w:tc>
        <w:tc>
          <w:tcPr>
            <w:tcW w:w="2820" w:type="dxa"/>
            <w:tcBorders>
              <w:top w:val="nil"/>
              <w:left w:val="nil"/>
              <w:bottom w:val="single" w:sz="4" w:space="0" w:color="auto"/>
              <w:right w:val="single" w:sz="4" w:space="0" w:color="auto"/>
            </w:tcBorders>
            <w:noWrap/>
            <w:vAlign w:val="bottom"/>
            <w:hideMark/>
          </w:tcPr>
          <w:p w14:paraId="0A9B96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FCL</w:t>
            </w:r>
          </w:p>
        </w:tc>
        <w:tc>
          <w:tcPr>
            <w:tcW w:w="3760" w:type="dxa"/>
            <w:tcBorders>
              <w:top w:val="nil"/>
              <w:left w:val="nil"/>
              <w:bottom w:val="single" w:sz="4" w:space="0" w:color="auto"/>
              <w:right w:val="single" w:sz="4" w:space="0" w:color="auto"/>
            </w:tcBorders>
            <w:noWrap/>
            <w:vAlign w:val="bottom"/>
            <w:hideMark/>
          </w:tcPr>
          <w:p w14:paraId="0DF62CD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C552AD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E59FE8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D869F1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0912C1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778368A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A58AA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ISFORM</w:t>
            </w:r>
          </w:p>
        </w:tc>
        <w:tc>
          <w:tcPr>
            <w:tcW w:w="2820" w:type="dxa"/>
            <w:tcBorders>
              <w:top w:val="nil"/>
              <w:left w:val="nil"/>
              <w:bottom w:val="single" w:sz="4" w:space="0" w:color="auto"/>
              <w:right w:val="single" w:sz="4" w:space="0" w:color="auto"/>
            </w:tcBorders>
            <w:noWrap/>
            <w:vAlign w:val="bottom"/>
            <w:hideMark/>
          </w:tcPr>
          <w:p w14:paraId="6693012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09FA4D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3E2FB6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752B0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A45275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A02437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52260AF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5D4849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ISMETH</w:t>
            </w:r>
          </w:p>
        </w:tc>
        <w:tc>
          <w:tcPr>
            <w:tcW w:w="2820" w:type="dxa"/>
            <w:tcBorders>
              <w:top w:val="nil"/>
              <w:left w:val="nil"/>
              <w:bottom w:val="single" w:sz="4" w:space="0" w:color="auto"/>
              <w:right w:val="single" w:sz="4" w:space="0" w:color="auto"/>
            </w:tcBorders>
            <w:noWrap/>
            <w:vAlign w:val="bottom"/>
            <w:hideMark/>
          </w:tcPr>
          <w:p w14:paraId="14EEDE8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ADBED2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13AB4E7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880AEF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BC4AA1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2BD4FC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2B1B80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DED8FF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ISPNTP</w:t>
            </w:r>
          </w:p>
        </w:tc>
        <w:tc>
          <w:tcPr>
            <w:tcW w:w="2820" w:type="dxa"/>
            <w:tcBorders>
              <w:top w:val="nil"/>
              <w:left w:val="nil"/>
              <w:bottom w:val="single" w:sz="4" w:space="0" w:color="auto"/>
              <w:right w:val="single" w:sz="4" w:space="0" w:color="auto"/>
            </w:tcBorders>
            <w:noWrap/>
            <w:vAlign w:val="bottom"/>
            <w:hideMark/>
          </w:tcPr>
          <w:p w14:paraId="0DB87F5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9FA4EE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379EAF4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6EDC2B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A543F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D1F5F7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7456D76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DB6F6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OSAINV</w:t>
            </w:r>
          </w:p>
        </w:tc>
        <w:tc>
          <w:tcPr>
            <w:tcW w:w="2820" w:type="dxa"/>
            <w:tcBorders>
              <w:top w:val="nil"/>
              <w:left w:val="nil"/>
              <w:bottom w:val="single" w:sz="4" w:space="0" w:color="auto"/>
              <w:right w:val="single" w:sz="4" w:space="0" w:color="auto"/>
            </w:tcBorders>
            <w:noWrap/>
            <w:vAlign w:val="bottom"/>
            <w:hideMark/>
          </w:tcPr>
          <w:p w14:paraId="4F12160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3E49C8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03CF2DC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291EF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OSAINV</w:t>
            </w:r>
          </w:p>
        </w:tc>
        <w:tc>
          <w:tcPr>
            <w:tcW w:w="2820" w:type="dxa"/>
            <w:tcBorders>
              <w:top w:val="nil"/>
              <w:left w:val="nil"/>
              <w:bottom w:val="single" w:sz="4" w:space="0" w:color="auto"/>
              <w:right w:val="single" w:sz="4" w:space="0" w:color="auto"/>
            </w:tcBorders>
            <w:noWrap/>
            <w:vAlign w:val="bottom"/>
            <w:hideMark/>
          </w:tcPr>
          <w:p w14:paraId="738D53F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FDBF19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Physical Location Parent Org.</w:t>
            </w:r>
          </w:p>
        </w:tc>
      </w:tr>
      <w:tr w:rsidR="00A7515E" w:rsidRPr="00A26061" w14:paraId="2474BFF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E1D016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9CC279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81764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55FD6F4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DF5C8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OSDCUR</w:t>
            </w:r>
          </w:p>
        </w:tc>
        <w:tc>
          <w:tcPr>
            <w:tcW w:w="2820" w:type="dxa"/>
            <w:tcBorders>
              <w:top w:val="nil"/>
              <w:left w:val="nil"/>
              <w:bottom w:val="single" w:sz="4" w:space="0" w:color="auto"/>
              <w:right w:val="single" w:sz="4" w:space="0" w:color="auto"/>
            </w:tcBorders>
            <w:noWrap/>
            <w:vAlign w:val="bottom"/>
            <w:hideMark/>
          </w:tcPr>
          <w:p w14:paraId="4927A77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DCE</w:t>
            </w:r>
          </w:p>
        </w:tc>
        <w:tc>
          <w:tcPr>
            <w:tcW w:w="3760" w:type="dxa"/>
            <w:tcBorders>
              <w:top w:val="nil"/>
              <w:left w:val="nil"/>
              <w:bottom w:val="single" w:sz="4" w:space="0" w:color="auto"/>
              <w:right w:val="single" w:sz="4" w:space="0" w:color="auto"/>
            </w:tcBorders>
            <w:noWrap/>
            <w:vAlign w:val="bottom"/>
            <w:hideMark/>
          </w:tcPr>
          <w:p w14:paraId="115070A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1601A6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6A3101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OSDCUR</w:t>
            </w:r>
          </w:p>
        </w:tc>
        <w:tc>
          <w:tcPr>
            <w:tcW w:w="2820" w:type="dxa"/>
            <w:tcBorders>
              <w:top w:val="nil"/>
              <w:left w:val="nil"/>
              <w:bottom w:val="single" w:sz="4" w:space="0" w:color="auto"/>
              <w:right w:val="single" w:sz="4" w:space="0" w:color="auto"/>
            </w:tcBorders>
            <w:noWrap/>
            <w:vAlign w:val="bottom"/>
            <w:hideMark/>
          </w:tcPr>
          <w:p w14:paraId="68AD5AF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DCE</w:t>
            </w:r>
          </w:p>
        </w:tc>
        <w:tc>
          <w:tcPr>
            <w:tcW w:w="3760" w:type="dxa"/>
            <w:tcBorders>
              <w:top w:val="nil"/>
              <w:left w:val="nil"/>
              <w:bottom w:val="single" w:sz="4" w:space="0" w:color="auto"/>
              <w:right w:val="single" w:sz="4" w:space="0" w:color="auto"/>
            </w:tcBorders>
            <w:noWrap/>
            <w:vAlign w:val="bottom"/>
            <w:hideMark/>
          </w:tcPr>
          <w:p w14:paraId="5D884F8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37F66D3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EE0CC6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10DC0F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7AFA26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FD4FEC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3C88D0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OSMNBK</w:t>
            </w:r>
          </w:p>
        </w:tc>
        <w:tc>
          <w:tcPr>
            <w:tcW w:w="2820" w:type="dxa"/>
            <w:tcBorders>
              <w:top w:val="nil"/>
              <w:left w:val="nil"/>
              <w:bottom w:val="single" w:sz="4" w:space="0" w:color="auto"/>
              <w:right w:val="single" w:sz="4" w:space="0" w:color="auto"/>
            </w:tcBorders>
            <w:noWrap/>
            <w:vAlign w:val="bottom"/>
            <w:hideMark/>
          </w:tcPr>
          <w:p w14:paraId="3FD637C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826B40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7BB29B6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93F05C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1CCF2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E7222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Nonconformity Type Org.</w:t>
            </w:r>
          </w:p>
        </w:tc>
      </w:tr>
      <w:tr w:rsidR="00A7515E" w:rsidRPr="00A26061" w14:paraId="12BC8C5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E00154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43D4FC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F2AA9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Nonconformity Class Org.</w:t>
            </w:r>
          </w:p>
        </w:tc>
      </w:tr>
      <w:tr w:rsidR="00A7515E" w:rsidRPr="00A26061" w14:paraId="56050B6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60E9C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EF5610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697BB9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Notebook Class Org.</w:t>
            </w:r>
          </w:p>
        </w:tc>
      </w:tr>
      <w:tr w:rsidR="00A7515E" w:rsidRPr="00A26061" w14:paraId="3F8CB55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A92CC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CB293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9D871A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Level 1 Org.</w:t>
            </w:r>
          </w:p>
        </w:tc>
      </w:tr>
      <w:tr w:rsidR="00A7515E" w:rsidRPr="00A26061" w14:paraId="6BFA8D3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41486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287C7F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E0E771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Level 2 Org.</w:t>
            </w:r>
          </w:p>
        </w:tc>
      </w:tr>
      <w:tr w:rsidR="00A7515E" w:rsidRPr="00A26061" w14:paraId="27E9195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6090A4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3DBBA0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F7C8AE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Level 3A Org.</w:t>
            </w:r>
          </w:p>
        </w:tc>
      </w:tr>
      <w:tr w:rsidR="00A7515E" w:rsidRPr="00A26061" w14:paraId="1B45EDA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47D96D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10F87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BD1D0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Level 3 Org.</w:t>
            </w:r>
          </w:p>
        </w:tc>
      </w:tr>
      <w:tr w:rsidR="00A7515E" w:rsidRPr="00A26061" w14:paraId="762795F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4B9CF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76C237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A98E22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Level 4 Org.</w:t>
            </w:r>
          </w:p>
        </w:tc>
      </w:tr>
      <w:tr w:rsidR="00A7515E" w:rsidRPr="00A26061" w14:paraId="0F1E6D9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7B0918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BCC94E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278609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77A493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D5E8FD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OSNCFM</w:t>
            </w:r>
          </w:p>
        </w:tc>
        <w:tc>
          <w:tcPr>
            <w:tcW w:w="2820" w:type="dxa"/>
            <w:tcBorders>
              <w:top w:val="nil"/>
              <w:left w:val="nil"/>
              <w:bottom w:val="single" w:sz="4" w:space="0" w:color="auto"/>
              <w:right w:val="single" w:sz="4" w:space="0" w:color="auto"/>
            </w:tcBorders>
            <w:noWrap/>
            <w:vAlign w:val="bottom"/>
            <w:hideMark/>
          </w:tcPr>
          <w:p w14:paraId="4FC048F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EBB6E1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690BE05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957579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6C7ED7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EED84C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05F0B3B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7AA7B3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244DD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7006A0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264C324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E2A274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2328FF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8C8B17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Org.</w:t>
            </w:r>
          </w:p>
        </w:tc>
      </w:tr>
      <w:tr w:rsidR="00A7515E" w:rsidRPr="00A26061" w14:paraId="5FDFC2B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4320C7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F15D57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3AA85E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00291E3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63CB6A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236E60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F2456F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5E5163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478343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OSNCHD</w:t>
            </w:r>
          </w:p>
        </w:tc>
        <w:tc>
          <w:tcPr>
            <w:tcW w:w="2820" w:type="dxa"/>
            <w:tcBorders>
              <w:top w:val="nil"/>
              <w:left w:val="nil"/>
              <w:bottom w:val="single" w:sz="4" w:space="0" w:color="auto"/>
              <w:right w:val="single" w:sz="4" w:space="0" w:color="auto"/>
            </w:tcBorders>
            <w:noWrap/>
            <w:vAlign w:val="bottom"/>
            <w:hideMark/>
          </w:tcPr>
          <w:p w14:paraId="5276EEF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7BAD75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01C439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0928A3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0CC021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D7A18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2FC2AB1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75A213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7B842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2CD79B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1762415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A2A236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 </w:t>
            </w:r>
          </w:p>
        </w:tc>
        <w:tc>
          <w:tcPr>
            <w:tcW w:w="2820" w:type="dxa"/>
            <w:tcBorders>
              <w:top w:val="nil"/>
              <w:left w:val="nil"/>
              <w:bottom w:val="single" w:sz="4" w:space="0" w:color="auto"/>
              <w:right w:val="single" w:sz="4" w:space="0" w:color="auto"/>
            </w:tcBorders>
            <w:noWrap/>
            <w:vAlign w:val="bottom"/>
            <w:hideMark/>
          </w:tcPr>
          <w:p w14:paraId="1D9D6AB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B145D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Org.</w:t>
            </w:r>
          </w:p>
        </w:tc>
      </w:tr>
      <w:tr w:rsidR="00A7515E" w:rsidRPr="00A26061" w14:paraId="0CD64A2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F70FD0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CA789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2630C2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67C19A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3E86C8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6992C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D52A47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2D87D3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1F042B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493CC28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B003AB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CC0057" w:rsidRPr="00A26061" w14:paraId="039D30B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1C23B853" w14:textId="48F0537C" w:rsidR="00CC0057" w:rsidRPr="00A26061" w:rsidRDefault="00CC0057"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tcPr>
          <w:p w14:paraId="21631B8D" w14:textId="77777777" w:rsidR="00CC0057" w:rsidRPr="00A26061" w:rsidRDefault="00CC0057" w:rsidP="00A7515E">
            <w:pPr>
              <w:widowControl/>
              <w:autoSpaceDE/>
              <w:autoSpaceDN/>
              <w:rPr>
                <w:rFonts w:ascii="Calibri" w:eastAsia="Times New Roman" w:hAnsi="Calibri" w:cs="Calibri"/>
                <w:color w:val="000000"/>
                <w:lang w:bidi="ar-SA"/>
              </w:rPr>
            </w:pPr>
          </w:p>
        </w:tc>
        <w:tc>
          <w:tcPr>
            <w:tcW w:w="3760" w:type="dxa"/>
            <w:tcBorders>
              <w:top w:val="nil"/>
              <w:left w:val="nil"/>
              <w:bottom w:val="single" w:sz="4" w:space="0" w:color="auto"/>
              <w:right w:val="single" w:sz="4" w:space="0" w:color="auto"/>
            </w:tcBorders>
            <w:noWrap/>
            <w:vAlign w:val="bottom"/>
          </w:tcPr>
          <w:p w14:paraId="7224AA11" w14:textId="2E00FB54" w:rsidR="00CC0057" w:rsidRPr="00A26061" w:rsidRDefault="00CC0057"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24727CB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6490D9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0B9BF6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95DF44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Fleet Customer Org.</w:t>
            </w:r>
          </w:p>
        </w:tc>
      </w:tr>
      <w:tr w:rsidR="00A7515E" w:rsidRPr="00A26061" w14:paraId="0BFE175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726BE8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0469647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A4108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Billing Code Org.</w:t>
            </w:r>
          </w:p>
        </w:tc>
      </w:tr>
      <w:tr w:rsidR="00A7515E" w:rsidRPr="00A26061" w14:paraId="38D12FD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DD27DF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7F37FF6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24E81A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Markup Code Org.</w:t>
            </w:r>
          </w:p>
        </w:tc>
      </w:tr>
      <w:tr w:rsidR="00A7515E" w:rsidRPr="00A26061" w14:paraId="230220E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C25708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535B871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95A948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Rental Template Org.</w:t>
            </w:r>
          </w:p>
        </w:tc>
      </w:tr>
      <w:tr w:rsidR="00A7515E" w:rsidRPr="00A26061" w14:paraId="2677C2E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3B5B1A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0C6D758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E42099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Contract Template Org.</w:t>
            </w:r>
          </w:p>
        </w:tc>
      </w:tr>
      <w:tr w:rsidR="00A7515E" w:rsidRPr="00A26061" w14:paraId="5CE56E5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B7BC1F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35CE3D7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417B77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Customer Org.</w:t>
            </w:r>
          </w:p>
        </w:tc>
      </w:tr>
      <w:tr w:rsidR="00A7515E" w:rsidRPr="00A26061" w14:paraId="328E7A0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C82A2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6206B6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6A3520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Calendar Group Org.</w:t>
            </w:r>
          </w:p>
        </w:tc>
      </w:tr>
      <w:tr w:rsidR="00A7515E" w:rsidRPr="00A26061" w14:paraId="7787CE2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EED6F0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15C9811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E6A1A8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Region Org.</w:t>
            </w:r>
          </w:p>
        </w:tc>
      </w:tr>
      <w:tr w:rsidR="00A7515E" w:rsidRPr="00A26061" w14:paraId="4474A0E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FFDBCB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343D71A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43DDD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Reliability Ranking Org.</w:t>
            </w:r>
          </w:p>
        </w:tc>
      </w:tr>
      <w:tr w:rsidR="00A7515E" w:rsidRPr="00A26061" w14:paraId="09FBAEE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94E8EC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65C8F4C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EQR</w:t>
            </w:r>
          </w:p>
        </w:tc>
        <w:tc>
          <w:tcPr>
            <w:tcW w:w="3760" w:type="dxa"/>
            <w:tcBorders>
              <w:top w:val="nil"/>
              <w:left w:val="nil"/>
              <w:bottom w:val="single" w:sz="4" w:space="0" w:color="auto"/>
              <w:right w:val="single" w:sz="4" w:space="0" w:color="auto"/>
            </w:tcBorders>
            <w:noWrap/>
            <w:vAlign w:val="bottom"/>
            <w:hideMark/>
          </w:tcPr>
          <w:p w14:paraId="6962AFB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Ranking Org.</w:t>
            </w:r>
          </w:p>
        </w:tc>
      </w:tr>
      <w:tr w:rsidR="00A7515E" w:rsidRPr="00A26061" w14:paraId="77048DC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771F9A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0A839A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EQR</w:t>
            </w:r>
          </w:p>
        </w:tc>
        <w:tc>
          <w:tcPr>
            <w:tcW w:w="3760" w:type="dxa"/>
            <w:tcBorders>
              <w:top w:val="nil"/>
              <w:left w:val="nil"/>
              <w:bottom w:val="single" w:sz="4" w:space="0" w:color="auto"/>
              <w:right w:val="single" w:sz="4" w:space="0" w:color="auto"/>
            </w:tcBorders>
            <w:noWrap/>
            <w:vAlign w:val="bottom"/>
            <w:hideMark/>
          </w:tcPr>
          <w:p w14:paraId="75BD37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Correction Score Ranking Org.</w:t>
            </w:r>
          </w:p>
        </w:tc>
      </w:tr>
      <w:tr w:rsidR="00A7515E" w:rsidRPr="00A26061" w14:paraId="447C498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4C070F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65B9E9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w:t>
            </w:r>
          </w:p>
        </w:tc>
        <w:tc>
          <w:tcPr>
            <w:tcW w:w="3760" w:type="dxa"/>
            <w:tcBorders>
              <w:top w:val="nil"/>
              <w:left w:val="nil"/>
              <w:bottom w:val="single" w:sz="4" w:space="0" w:color="auto"/>
              <w:right w:val="single" w:sz="4" w:space="0" w:color="auto"/>
            </w:tcBorders>
            <w:noWrap/>
            <w:vAlign w:val="bottom"/>
            <w:hideMark/>
          </w:tcPr>
          <w:p w14:paraId="284A466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13BD89B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F1D343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4E68944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1D0CEBC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23292D3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959A85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2F9D0B6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36CAF51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5419F7B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DB7E00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121B73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ODC</w:t>
            </w:r>
          </w:p>
        </w:tc>
        <w:tc>
          <w:tcPr>
            <w:tcW w:w="3760" w:type="dxa"/>
            <w:tcBorders>
              <w:top w:val="nil"/>
              <w:left w:val="nil"/>
              <w:bottom w:val="single" w:sz="4" w:space="0" w:color="auto"/>
              <w:right w:val="single" w:sz="4" w:space="0" w:color="auto"/>
            </w:tcBorders>
            <w:noWrap/>
            <w:vAlign w:val="bottom"/>
            <w:hideMark/>
          </w:tcPr>
          <w:p w14:paraId="423707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Utility Bill Source Org.</w:t>
            </w:r>
          </w:p>
        </w:tc>
      </w:tr>
      <w:tr w:rsidR="00A7515E" w:rsidRPr="00A26061" w14:paraId="3661D20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3405F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578A509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OLO</w:t>
            </w:r>
          </w:p>
        </w:tc>
        <w:tc>
          <w:tcPr>
            <w:tcW w:w="3760" w:type="dxa"/>
            <w:tcBorders>
              <w:top w:val="nil"/>
              <w:left w:val="nil"/>
              <w:bottom w:val="single" w:sz="4" w:space="0" w:color="auto"/>
              <w:right w:val="single" w:sz="4" w:space="0" w:color="auto"/>
            </w:tcBorders>
            <w:noWrap/>
            <w:vAlign w:val="bottom"/>
            <w:hideMark/>
          </w:tcPr>
          <w:p w14:paraId="704231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Isolation Point Org.</w:t>
            </w:r>
          </w:p>
        </w:tc>
      </w:tr>
      <w:tr w:rsidR="00A7515E" w:rsidRPr="00A26061" w14:paraId="583B162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1C29FC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02782AE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OSC</w:t>
            </w:r>
          </w:p>
        </w:tc>
        <w:tc>
          <w:tcPr>
            <w:tcW w:w="3760" w:type="dxa"/>
            <w:tcBorders>
              <w:top w:val="nil"/>
              <w:left w:val="nil"/>
              <w:bottom w:val="single" w:sz="4" w:space="0" w:color="auto"/>
              <w:right w:val="single" w:sz="4" w:space="0" w:color="auto"/>
            </w:tcBorders>
            <w:noWrap/>
            <w:vAlign w:val="bottom"/>
            <w:hideMark/>
          </w:tcPr>
          <w:p w14:paraId="571192D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0E3AC3F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DCEA58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2BB1C6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OSP</w:t>
            </w:r>
          </w:p>
        </w:tc>
        <w:tc>
          <w:tcPr>
            <w:tcW w:w="3760" w:type="dxa"/>
            <w:tcBorders>
              <w:top w:val="nil"/>
              <w:left w:val="nil"/>
              <w:bottom w:val="single" w:sz="4" w:space="0" w:color="auto"/>
              <w:right w:val="single" w:sz="4" w:space="0" w:color="auto"/>
            </w:tcBorders>
            <w:noWrap/>
            <w:vAlign w:val="bottom"/>
            <w:hideMark/>
          </w:tcPr>
          <w:p w14:paraId="5E1CB43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482F0B9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F7D1C6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7DB8237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PAS</w:t>
            </w:r>
          </w:p>
        </w:tc>
        <w:tc>
          <w:tcPr>
            <w:tcW w:w="3760" w:type="dxa"/>
            <w:tcBorders>
              <w:top w:val="nil"/>
              <w:left w:val="nil"/>
              <w:bottom w:val="single" w:sz="4" w:space="0" w:color="auto"/>
              <w:right w:val="single" w:sz="4" w:space="0" w:color="auto"/>
            </w:tcBorders>
            <w:noWrap/>
            <w:vAlign w:val="bottom"/>
            <w:hideMark/>
          </w:tcPr>
          <w:p w14:paraId="1C3569F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5F631A2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FDB5D3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2D92FE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7B35F0C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7F6659E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7EFEB0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4A17DAE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1035EA3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115FC30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494CA2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2B1C8AD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0107554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54A38F9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1CA11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6003C50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w:t>
            </w:r>
          </w:p>
        </w:tc>
        <w:tc>
          <w:tcPr>
            <w:tcW w:w="3760" w:type="dxa"/>
            <w:tcBorders>
              <w:top w:val="nil"/>
              <w:left w:val="nil"/>
              <w:bottom w:val="single" w:sz="4" w:space="0" w:color="auto"/>
              <w:right w:val="single" w:sz="4" w:space="0" w:color="auto"/>
            </w:tcBorders>
            <w:noWrap/>
            <w:vAlign w:val="bottom"/>
            <w:hideMark/>
          </w:tcPr>
          <w:p w14:paraId="0BABB0A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27139D6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1C866C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201CA33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05AF09B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5A98F61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68B15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10B42F6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6B8B506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Maintenance Pattern Org.</w:t>
            </w:r>
          </w:p>
        </w:tc>
      </w:tr>
      <w:tr w:rsidR="00A7515E" w:rsidRPr="00A26061" w14:paraId="0CDF8AE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9255BF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694618D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RUP</w:t>
            </w:r>
          </w:p>
        </w:tc>
        <w:tc>
          <w:tcPr>
            <w:tcW w:w="3760" w:type="dxa"/>
            <w:tcBorders>
              <w:top w:val="nil"/>
              <w:left w:val="nil"/>
              <w:bottom w:val="single" w:sz="4" w:space="0" w:color="auto"/>
              <w:right w:val="single" w:sz="4" w:space="0" w:color="auto"/>
            </w:tcBorders>
            <w:noWrap/>
            <w:vAlign w:val="bottom"/>
            <w:hideMark/>
          </w:tcPr>
          <w:p w14:paraId="4134424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8A51D8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6E0124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0D2A62F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RUT</w:t>
            </w:r>
          </w:p>
        </w:tc>
        <w:tc>
          <w:tcPr>
            <w:tcW w:w="3760" w:type="dxa"/>
            <w:tcBorders>
              <w:top w:val="nil"/>
              <w:left w:val="nil"/>
              <w:bottom w:val="single" w:sz="4" w:space="0" w:color="auto"/>
              <w:right w:val="single" w:sz="4" w:space="0" w:color="auto"/>
            </w:tcBorders>
            <w:noWrap/>
            <w:vAlign w:val="bottom"/>
            <w:hideMark/>
          </w:tcPr>
          <w:p w14:paraId="2E23A6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EE6E92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16AACB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5470DF2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092E43A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Department Org.</w:t>
            </w:r>
          </w:p>
        </w:tc>
      </w:tr>
      <w:tr w:rsidR="00A7515E" w:rsidRPr="00A26061" w14:paraId="6F879DB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B8BB54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09B5D6B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1FFAB1E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688619B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0BA7B8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4D21C23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2325499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6BEB25C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B95BA8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3A22A61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5E4A855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Category Org.</w:t>
            </w:r>
          </w:p>
        </w:tc>
      </w:tr>
      <w:tr w:rsidR="00A7515E" w:rsidRPr="00A26061" w14:paraId="40DF2F3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7158A8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5070364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SGM</w:t>
            </w:r>
          </w:p>
        </w:tc>
        <w:tc>
          <w:tcPr>
            <w:tcW w:w="3760" w:type="dxa"/>
            <w:tcBorders>
              <w:top w:val="nil"/>
              <w:left w:val="nil"/>
              <w:bottom w:val="single" w:sz="4" w:space="0" w:color="auto"/>
              <w:right w:val="single" w:sz="4" w:space="0" w:color="auto"/>
            </w:tcBorders>
            <w:noWrap/>
            <w:vAlign w:val="bottom"/>
            <w:hideMark/>
          </w:tcPr>
          <w:p w14:paraId="7BDF4EC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7970534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D225C7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3A42302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SGP</w:t>
            </w:r>
          </w:p>
        </w:tc>
        <w:tc>
          <w:tcPr>
            <w:tcW w:w="3760" w:type="dxa"/>
            <w:tcBorders>
              <w:top w:val="nil"/>
              <w:left w:val="nil"/>
              <w:bottom w:val="single" w:sz="4" w:space="0" w:color="auto"/>
              <w:right w:val="single" w:sz="4" w:space="0" w:color="auto"/>
            </w:tcBorders>
            <w:noWrap/>
            <w:vAlign w:val="bottom"/>
            <w:hideMark/>
          </w:tcPr>
          <w:p w14:paraId="183D0EE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2ADA24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537DBED" w14:textId="297308EB"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hideMark/>
          </w:tcPr>
          <w:p w14:paraId="2AFD0D28" w14:textId="3F39CFA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8EE8D40" w14:textId="3D29E727"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74CB31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7D2EE4E4" w14:textId="6AFBC0F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tcPr>
          <w:p w14:paraId="0B100328" w14:textId="57278E3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tcPr>
          <w:p w14:paraId="0055C09F" w14:textId="38FA51C1"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Equipment Org.</w:t>
            </w:r>
          </w:p>
        </w:tc>
      </w:tr>
      <w:tr w:rsidR="00A7515E" w:rsidRPr="00A26061" w14:paraId="01E601F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5A0F47E3" w14:textId="51E20F47"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OSOBJA</w:t>
            </w:r>
          </w:p>
        </w:tc>
        <w:tc>
          <w:tcPr>
            <w:tcW w:w="2820" w:type="dxa"/>
            <w:tcBorders>
              <w:top w:val="nil"/>
              <w:left w:val="nil"/>
              <w:bottom w:val="single" w:sz="4" w:space="0" w:color="auto"/>
              <w:right w:val="single" w:sz="4" w:space="0" w:color="auto"/>
            </w:tcBorders>
            <w:noWrap/>
            <w:vAlign w:val="bottom"/>
          </w:tcPr>
          <w:p w14:paraId="1745B512" w14:textId="6871060F"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tcPr>
          <w:p w14:paraId="684032B4" w14:textId="345B1FB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5AB092B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7C8E378F"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nil"/>
              <w:left w:val="nil"/>
              <w:bottom w:val="single" w:sz="4" w:space="0" w:color="auto"/>
              <w:right w:val="single" w:sz="4" w:space="0" w:color="auto"/>
            </w:tcBorders>
            <w:noWrap/>
            <w:vAlign w:val="bottom"/>
          </w:tcPr>
          <w:p w14:paraId="76F65272"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nil"/>
              <w:left w:val="nil"/>
              <w:bottom w:val="single" w:sz="4" w:space="0" w:color="auto"/>
              <w:right w:val="single" w:sz="4" w:space="0" w:color="auto"/>
            </w:tcBorders>
            <w:noWrap/>
            <w:vAlign w:val="bottom"/>
          </w:tcPr>
          <w:p w14:paraId="62C5D606"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7806666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A38137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34500F4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E6807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189107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8931E9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2F0A327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53FF43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Calendar Group Org.</w:t>
            </w:r>
          </w:p>
        </w:tc>
      </w:tr>
      <w:tr w:rsidR="00A7515E" w:rsidRPr="00A26061" w14:paraId="29BDCA4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24A66D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6B57773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1584FB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04D6F9B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10522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6D0702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40E74F3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27D9072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6371B0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OSOBJL</w:t>
            </w:r>
          </w:p>
        </w:tc>
        <w:tc>
          <w:tcPr>
            <w:tcW w:w="2820" w:type="dxa"/>
            <w:tcBorders>
              <w:top w:val="nil"/>
              <w:left w:val="nil"/>
              <w:bottom w:val="single" w:sz="4" w:space="0" w:color="auto"/>
              <w:right w:val="single" w:sz="4" w:space="0" w:color="auto"/>
            </w:tcBorders>
            <w:noWrap/>
            <w:vAlign w:val="bottom"/>
            <w:hideMark/>
          </w:tcPr>
          <w:p w14:paraId="4B13C5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OLO</w:t>
            </w:r>
          </w:p>
        </w:tc>
        <w:tc>
          <w:tcPr>
            <w:tcW w:w="3760" w:type="dxa"/>
            <w:tcBorders>
              <w:top w:val="nil"/>
              <w:left w:val="nil"/>
              <w:bottom w:val="single" w:sz="4" w:space="0" w:color="auto"/>
              <w:right w:val="single" w:sz="4" w:space="0" w:color="auto"/>
            </w:tcBorders>
            <w:noWrap/>
            <w:vAlign w:val="bottom"/>
            <w:hideMark/>
          </w:tcPr>
          <w:p w14:paraId="508560A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Isolation Point Org.</w:t>
            </w:r>
          </w:p>
        </w:tc>
      </w:tr>
      <w:tr w:rsidR="00A7515E" w:rsidRPr="00A26061" w14:paraId="386D6FF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BF38CD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596F577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OSC</w:t>
            </w:r>
          </w:p>
        </w:tc>
        <w:tc>
          <w:tcPr>
            <w:tcW w:w="3760" w:type="dxa"/>
            <w:tcBorders>
              <w:top w:val="nil"/>
              <w:left w:val="nil"/>
              <w:bottom w:val="single" w:sz="4" w:space="0" w:color="auto"/>
              <w:right w:val="single" w:sz="4" w:space="0" w:color="auto"/>
            </w:tcBorders>
            <w:noWrap/>
            <w:vAlign w:val="bottom"/>
            <w:hideMark/>
          </w:tcPr>
          <w:p w14:paraId="1F7A787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71D7BE5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96C0E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218176D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OSP</w:t>
            </w:r>
          </w:p>
        </w:tc>
        <w:tc>
          <w:tcPr>
            <w:tcW w:w="3760" w:type="dxa"/>
            <w:tcBorders>
              <w:top w:val="nil"/>
              <w:left w:val="nil"/>
              <w:bottom w:val="single" w:sz="4" w:space="0" w:color="auto"/>
              <w:right w:val="single" w:sz="4" w:space="0" w:color="auto"/>
            </w:tcBorders>
            <w:noWrap/>
            <w:vAlign w:val="bottom"/>
            <w:hideMark/>
          </w:tcPr>
          <w:p w14:paraId="7EB7F24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8AEBBB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CAE740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4BA75CE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PAS</w:t>
            </w:r>
          </w:p>
        </w:tc>
        <w:tc>
          <w:tcPr>
            <w:tcW w:w="3760" w:type="dxa"/>
            <w:tcBorders>
              <w:top w:val="nil"/>
              <w:left w:val="nil"/>
              <w:bottom w:val="single" w:sz="4" w:space="0" w:color="auto"/>
              <w:right w:val="single" w:sz="4" w:space="0" w:color="auto"/>
            </w:tcBorders>
            <w:noWrap/>
            <w:vAlign w:val="bottom"/>
            <w:hideMark/>
          </w:tcPr>
          <w:p w14:paraId="6EA41B0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6D01288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263DD8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5C35740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w:t>
            </w:r>
          </w:p>
        </w:tc>
        <w:tc>
          <w:tcPr>
            <w:tcW w:w="3760" w:type="dxa"/>
            <w:tcBorders>
              <w:top w:val="nil"/>
              <w:left w:val="nil"/>
              <w:bottom w:val="single" w:sz="4" w:space="0" w:color="auto"/>
              <w:right w:val="single" w:sz="4" w:space="0" w:color="auto"/>
            </w:tcBorders>
            <w:noWrap/>
            <w:vAlign w:val="bottom"/>
            <w:hideMark/>
          </w:tcPr>
          <w:p w14:paraId="09B12C6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1E1F9B2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07DD82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56DB3B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338C08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2851F68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D8FC2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4F17C7E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5E5CC72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Maintenance Pattern Org.</w:t>
            </w:r>
          </w:p>
        </w:tc>
      </w:tr>
      <w:tr w:rsidR="00A7515E" w:rsidRPr="00A26061" w14:paraId="29B305F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B6B18B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06A1155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6CBCFF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Department Org.</w:t>
            </w:r>
          </w:p>
        </w:tc>
      </w:tr>
      <w:tr w:rsidR="00A7515E" w:rsidRPr="00A26061" w14:paraId="0989A0D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3F8605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7A94EFB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3EBD91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10EC10E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FEC248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214259B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097963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432A4DE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B51461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OSOBJL</w:t>
            </w:r>
          </w:p>
        </w:tc>
        <w:tc>
          <w:tcPr>
            <w:tcW w:w="2820" w:type="dxa"/>
            <w:tcBorders>
              <w:top w:val="nil"/>
              <w:left w:val="nil"/>
              <w:bottom w:val="single" w:sz="4" w:space="0" w:color="auto"/>
              <w:right w:val="single" w:sz="4" w:space="0" w:color="auto"/>
            </w:tcBorders>
            <w:noWrap/>
            <w:vAlign w:val="bottom"/>
            <w:hideMark/>
          </w:tcPr>
          <w:p w14:paraId="07FB71F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545104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Category Org.</w:t>
            </w:r>
          </w:p>
        </w:tc>
      </w:tr>
      <w:tr w:rsidR="00A7515E" w:rsidRPr="00A26061" w14:paraId="1C67120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8FC6F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7601BA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D1226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BEAFB6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92AD5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3B5BFBF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2DD394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3CEBCC0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0BBC1D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4E080EA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626E35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Calendar Group Org.</w:t>
            </w:r>
          </w:p>
        </w:tc>
      </w:tr>
      <w:tr w:rsidR="00A7515E" w:rsidRPr="00A26061" w14:paraId="748EBB6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CFE2EE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E5B683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3BA7E5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Region Org.</w:t>
            </w:r>
          </w:p>
        </w:tc>
      </w:tr>
      <w:tr w:rsidR="00A7515E" w:rsidRPr="00A26061" w14:paraId="63F913B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2B7734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2CE01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427BF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Reliability Ranking Org.</w:t>
            </w:r>
          </w:p>
        </w:tc>
      </w:tr>
      <w:tr w:rsidR="00A7515E" w:rsidRPr="00A26061" w14:paraId="6AD9810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5776DA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31B5EB9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B1BF6D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Rental Template Org.</w:t>
            </w:r>
          </w:p>
        </w:tc>
      </w:tr>
      <w:tr w:rsidR="00A7515E" w:rsidRPr="00A26061" w14:paraId="42EFB52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37CB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38776B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854A94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Contract Template Org.</w:t>
            </w:r>
          </w:p>
        </w:tc>
      </w:tr>
      <w:tr w:rsidR="00A7515E" w:rsidRPr="00A26061" w14:paraId="7946915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10687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27A68D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D14928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Customer Org.</w:t>
            </w:r>
          </w:p>
        </w:tc>
      </w:tr>
      <w:tr w:rsidR="00A7515E" w:rsidRPr="00A26061" w14:paraId="42D2C2F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343D02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B95AF6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EQR</w:t>
            </w:r>
          </w:p>
        </w:tc>
        <w:tc>
          <w:tcPr>
            <w:tcW w:w="3760" w:type="dxa"/>
            <w:tcBorders>
              <w:top w:val="nil"/>
              <w:left w:val="nil"/>
              <w:bottom w:val="single" w:sz="4" w:space="0" w:color="auto"/>
              <w:right w:val="single" w:sz="4" w:space="0" w:color="auto"/>
            </w:tcBorders>
            <w:noWrap/>
            <w:vAlign w:val="bottom"/>
            <w:hideMark/>
          </w:tcPr>
          <w:p w14:paraId="3876DB9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Ranking Org.</w:t>
            </w:r>
          </w:p>
        </w:tc>
      </w:tr>
      <w:tr w:rsidR="00A7515E" w:rsidRPr="00A26061" w14:paraId="65ABAAA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A8E3D6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2DD71A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EQR</w:t>
            </w:r>
          </w:p>
        </w:tc>
        <w:tc>
          <w:tcPr>
            <w:tcW w:w="3760" w:type="dxa"/>
            <w:tcBorders>
              <w:top w:val="nil"/>
              <w:left w:val="nil"/>
              <w:bottom w:val="single" w:sz="4" w:space="0" w:color="auto"/>
              <w:right w:val="single" w:sz="4" w:space="0" w:color="auto"/>
            </w:tcBorders>
            <w:noWrap/>
            <w:vAlign w:val="bottom"/>
            <w:hideMark/>
          </w:tcPr>
          <w:p w14:paraId="302DBCA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Correction Score Ranking Org.</w:t>
            </w:r>
          </w:p>
        </w:tc>
      </w:tr>
      <w:tr w:rsidR="00A7515E" w:rsidRPr="00A26061" w14:paraId="1B44AC3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5BFEF1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2F4508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w:t>
            </w:r>
          </w:p>
        </w:tc>
        <w:tc>
          <w:tcPr>
            <w:tcW w:w="3760" w:type="dxa"/>
            <w:tcBorders>
              <w:top w:val="nil"/>
              <w:left w:val="nil"/>
              <w:bottom w:val="single" w:sz="4" w:space="0" w:color="auto"/>
              <w:right w:val="single" w:sz="4" w:space="0" w:color="auto"/>
            </w:tcBorders>
            <w:noWrap/>
            <w:vAlign w:val="bottom"/>
            <w:hideMark/>
          </w:tcPr>
          <w:p w14:paraId="06703F9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468915B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48FBFC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09BE050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59D4749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20469D7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41350B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440D708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52A1B26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2B06DBF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014D6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4A820D4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ODC</w:t>
            </w:r>
          </w:p>
        </w:tc>
        <w:tc>
          <w:tcPr>
            <w:tcW w:w="3760" w:type="dxa"/>
            <w:tcBorders>
              <w:top w:val="nil"/>
              <w:left w:val="nil"/>
              <w:bottom w:val="single" w:sz="4" w:space="0" w:color="auto"/>
              <w:right w:val="single" w:sz="4" w:space="0" w:color="auto"/>
            </w:tcBorders>
            <w:noWrap/>
            <w:vAlign w:val="bottom"/>
            <w:hideMark/>
          </w:tcPr>
          <w:p w14:paraId="7A44589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Utility Bill Source Org.</w:t>
            </w:r>
          </w:p>
        </w:tc>
      </w:tr>
      <w:tr w:rsidR="00A7515E" w:rsidRPr="00A26061" w14:paraId="0AFE35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1306C9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9C3A87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OLO</w:t>
            </w:r>
          </w:p>
        </w:tc>
        <w:tc>
          <w:tcPr>
            <w:tcW w:w="3760" w:type="dxa"/>
            <w:tcBorders>
              <w:top w:val="nil"/>
              <w:left w:val="nil"/>
              <w:bottom w:val="single" w:sz="4" w:space="0" w:color="auto"/>
              <w:right w:val="single" w:sz="4" w:space="0" w:color="auto"/>
            </w:tcBorders>
            <w:noWrap/>
            <w:vAlign w:val="bottom"/>
            <w:hideMark/>
          </w:tcPr>
          <w:p w14:paraId="62239B0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Isolation Point Org.</w:t>
            </w:r>
          </w:p>
        </w:tc>
      </w:tr>
      <w:tr w:rsidR="00A7515E" w:rsidRPr="00A26061" w14:paraId="0BF4896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565BB4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3ACE51A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OSC</w:t>
            </w:r>
          </w:p>
        </w:tc>
        <w:tc>
          <w:tcPr>
            <w:tcW w:w="3760" w:type="dxa"/>
            <w:tcBorders>
              <w:top w:val="nil"/>
              <w:left w:val="nil"/>
              <w:bottom w:val="single" w:sz="4" w:space="0" w:color="auto"/>
              <w:right w:val="single" w:sz="4" w:space="0" w:color="auto"/>
            </w:tcBorders>
            <w:noWrap/>
            <w:vAlign w:val="bottom"/>
            <w:hideMark/>
          </w:tcPr>
          <w:p w14:paraId="181F831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153B0C9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F4921C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3A1501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OSP</w:t>
            </w:r>
          </w:p>
        </w:tc>
        <w:tc>
          <w:tcPr>
            <w:tcW w:w="3760" w:type="dxa"/>
            <w:tcBorders>
              <w:top w:val="nil"/>
              <w:left w:val="nil"/>
              <w:bottom w:val="single" w:sz="4" w:space="0" w:color="auto"/>
              <w:right w:val="single" w:sz="4" w:space="0" w:color="auto"/>
            </w:tcBorders>
            <w:noWrap/>
            <w:vAlign w:val="bottom"/>
            <w:hideMark/>
          </w:tcPr>
          <w:p w14:paraId="0E8B68A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7A823D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55FA8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11C172E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PAS</w:t>
            </w:r>
          </w:p>
        </w:tc>
        <w:tc>
          <w:tcPr>
            <w:tcW w:w="3760" w:type="dxa"/>
            <w:tcBorders>
              <w:top w:val="nil"/>
              <w:left w:val="nil"/>
              <w:bottom w:val="single" w:sz="4" w:space="0" w:color="auto"/>
              <w:right w:val="single" w:sz="4" w:space="0" w:color="auto"/>
            </w:tcBorders>
            <w:noWrap/>
            <w:vAlign w:val="bottom"/>
            <w:hideMark/>
          </w:tcPr>
          <w:p w14:paraId="4560A50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3E208FF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872985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5F4BEB4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7E8E8F6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15EFDCC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23F513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521A9E9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6241EB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64534C6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DF49CE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1C33F3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10172E2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4BB8430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AA65C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0B2C733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w:t>
            </w:r>
          </w:p>
        </w:tc>
        <w:tc>
          <w:tcPr>
            <w:tcW w:w="3760" w:type="dxa"/>
            <w:tcBorders>
              <w:top w:val="nil"/>
              <w:left w:val="nil"/>
              <w:bottom w:val="single" w:sz="4" w:space="0" w:color="auto"/>
              <w:right w:val="single" w:sz="4" w:space="0" w:color="auto"/>
            </w:tcBorders>
            <w:noWrap/>
            <w:vAlign w:val="bottom"/>
            <w:hideMark/>
          </w:tcPr>
          <w:p w14:paraId="434BBDA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0664C56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6F051A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C7AA73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086E314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66359C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2F6207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17484E7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4BF7383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Maintenance Pattern Org.</w:t>
            </w:r>
          </w:p>
        </w:tc>
      </w:tr>
      <w:tr w:rsidR="00A7515E" w:rsidRPr="00A26061" w14:paraId="45D55FC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1D0555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20665F7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RUP</w:t>
            </w:r>
          </w:p>
        </w:tc>
        <w:tc>
          <w:tcPr>
            <w:tcW w:w="3760" w:type="dxa"/>
            <w:tcBorders>
              <w:top w:val="nil"/>
              <w:left w:val="nil"/>
              <w:bottom w:val="single" w:sz="4" w:space="0" w:color="auto"/>
              <w:right w:val="single" w:sz="4" w:space="0" w:color="auto"/>
            </w:tcBorders>
            <w:noWrap/>
            <w:vAlign w:val="bottom"/>
            <w:hideMark/>
          </w:tcPr>
          <w:p w14:paraId="1268496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36F075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5C7D08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D96805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RUT</w:t>
            </w:r>
          </w:p>
        </w:tc>
        <w:tc>
          <w:tcPr>
            <w:tcW w:w="3760" w:type="dxa"/>
            <w:tcBorders>
              <w:top w:val="nil"/>
              <w:left w:val="nil"/>
              <w:bottom w:val="single" w:sz="4" w:space="0" w:color="auto"/>
              <w:right w:val="single" w:sz="4" w:space="0" w:color="auto"/>
            </w:tcBorders>
            <w:noWrap/>
            <w:vAlign w:val="bottom"/>
            <w:hideMark/>
          </w:tcPr>
          <w:p w14:paraId="11C73CA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77D5F5E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578AC2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31714C6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628DDF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Department Org.</w:t>
            </w:r>
          </w:p>
        </w:tc>
      </w:tr>
      <w:tr w:rsidR="00A7515E" w:rsidRPr="00A26061" w14:paraId="5DE1921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484DD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7EDF8C6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611AD81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98C738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1AEA07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134E2DA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393B0DC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6685144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C38823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6EE7799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412FEC3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Category Org.</w:t>
            </w:r>
          </w:p>
        </w:tc>
      </w:tr>
      <w:tr w:rsidR="00A7515E" w:rsidRPr="00A26061" w14:paraId="112967F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A68BB8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3EEEA63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SGM</w:t>
            </w:r>
          </w:p>
        </w:tc>
        <w:tc>
          <w:tcPr>
            <w:tcW w:w="3760" w:type="dxa"/>
            <w:tcBorders>
              <w:top w:val="nil"/>
              <w:left w:val="nil"/>
              <w:bottom w:val="single" w:sz="4" w:space="0" w:color="auto"/>
              <w:right w:val="single" w:sz="4" w:space="0" w:color="auto"/>
            </w:tcBorders>
            <w:noWrap/>
            <w:vAlign w:val="bottom"/>
            <w:hideMark/>
          </w:tcPr>
          <w:p w14:paraId="646BA86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56CA83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C87418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6BEACCF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SGP</w:t>
            </w:r>
          </w:p>
        </w:tc>
        <w:tc>
          <w:tcPr>
            <w:tcW w:w="3760" w:type="dxa"/>
            <w:tcBorders>
              <w:top w:val="nil"/>
              <w:left w:val="nil"/>
              <w:bottom w:val="single" w:sz="4" w:space="0" w:color="auto"/>
              <w:right w:val="single" w:sz="4" w:space="0" w:color="auto"/>
            </w:tcBorders>
            <w:noWrap/>
            <w:vAlign w:val="bottom"/>
            <w:hideMark/>
          </w:tcPr>
          <w:p w14:paraId="29C5D44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FD9E92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47D2CD3" w14:textId="0B959D76"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hideMark/>
          </w:tcPr>
          <w:p w14:paraId="612D905D" w14:textId="05C666A0"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C082756" w14:textId="275BC8CA"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7D5C2A4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60F16069" w14:textId="705CAC34"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tcPr>
          <w:p w14:paraId="270C759C" w14:textId="63B95B6A"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tcPr>
          <w:p w14:paraId="2408B6DE" w14:textId="58F4DC94"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Equipment Org.</w:t>
            </w:r>
          </w:p>
        </w:tc>
      </w:tr>
      <w:tr w:rsidR="00A7515E" w:rsidRPr="00A26061" w14:paraId="483A037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01CE57DD" w14:textId="47E3D65B"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OSOBJP</w:t>
            </w:r>
          </w:p>
        </w:tc>
        <w:tc>
          <w:tcPr>
            <w:tcW w:w="2820" w:type="dxa"/>
            <w:tcBorders>
              <w:top w:val="nil"/>
              <w:left w:val="nil"/>
              <w:bottom w:val="single" w:sz="4" w:space="0" w:color="auto"/>
              <w:right w:val="single" w:sz="4" w:space="0" w:color="auto"/>
            </w:tcBorders>
            <w:noWrap/>
            <w:vAlign w:val="bottom"/>
          </w:tcPr>
          <w:p w14:paraId="640D663E" w14:textId="6FD30D9A"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tcPr>
          <w:p w14:paraId="711831C3" w14:textId="0EBDCAFA"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1C699EE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72E2923E"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nil"/>
              <w:left w:val="nil"/>
              <w:bottom w:val="single" w:sz="4" w:space="0" w:color="auto"/>
              <w:right w:val="single" w:sz="4" w:space="0" w:color="auto"/>
            </w:tcBorders>
            <w:noWrap/>
            <w:vAlign w:val="bottom"/>
          </w:tcPr>
          <w:p w14:paraId="79115758"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nil"/>
              <w:left w:val="nil"/>
              <w:bottom w:val="single" w:sz="4" w:space="0" w:color="auto"/>
              <w:right w:val="single" w:sz="4" w:space="0" w:color="auto"/>
            </w:tcBorders>
            <w:noWrap/>
            <w:vAlign w:val="bottom"/>
          </w:tcPr>
          <w:p w14:paraId="2950D0DE"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5F89E1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5D17D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00C810D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63A8E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4B1491C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AB5A8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13BCD0D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DA4EC9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Calendar Group Org.</w:t>
            </w:r>
          </w:p>
        </w:tc>
      </w:tr>
      <w:tr w:rsidR="00A7515E" w:rsidRPr="00A26061" w14:paraId="580BE8D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F2958F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20477F4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1EACEC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Region Org.</w:t>
            </w:r>
          </w:p>
        </w:tc>
      </w:tr>
      <w:tr w:rsidR="00A7515E" w:rsidRPr="00A26061" w14:paraId="2E4F41C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BF112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4A6DAB6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C55B00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Reliability Ranking Org.</w:t>
            </w:r>
          </w:p>
        </w:tc>
      </w:tr>
      <w:tr w:rsidR="00A7515E" w:rsidRPr="00A26061" w14:paraId="6E88527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19A65F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0B45F7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626EE1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Rental Template Org.</w:t>
            </w:r>
          </w:p>
        </w:tc>
      </w:tr>
      <w:tr w:rsidR="00A7515E" w:rsidRPr="00A26061" w14:paraId="46DFE61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ED0EA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2FC735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851D83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Contract Template Org.</w:t>
            </w:r>
          </w:p>
        </w:tc>
      </w:tr>
      <w:tr w:rsidR="00A7515E" w:rsidRPr="00A26061" w14:paraId="45B5B45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68B81E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0102A06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CD07F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Customer Org.</w:t>
            </w:r>
          </w:p>
        </w:tc>
      </w:tr>
      <w:tr w:rsidR="00A7515E" w:rsidRPr="00A26061" w14:paraId="534F2A6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D566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23D5622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EQR</w:t>
            </w:r>
          </w:p>
        </w:tc>
        <w:tc>
          <w:tcPr>
            <w:tcW w:w="3760" w:type="dxa"/>
            <w:tcBorders>
              <w:top w:val="nil"/>
              <w:left w:val="nil"/>
              <w:bottom w:val="single" w:sz="4" w:space="0" w:color="auto"/>
              <w:right w:val="single" w:sz="4" w:space="0" w:color="auto"/>
            </w:tcBorders>
            <w:noWrap/>
            <w:vAlign w:val="bottom"/>
            <w:hideMark/>
          </w:tcPr>
          <w:p w14:paraId="4C221A1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Ranking Org.</w:t>
            </w:r>
          </w:p>
        </w:tc>
      </w:tr>
      <w:tr w:rsidR="00A7515E" w:rsidRPr="00A26061" w14:paraId="3A39AFD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F1BD4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09C21BB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EQR</w:t>
            </w:r>
          </w:p>
        </w:tc>
        <w:tc>
          <w:tcPr>
            <w:tcW w:w="3760" w:type="dxa"/>
            <w:tcBorders>
              <w:top w:val="nil"/>
              <w:left w:val="nil"/>
              <w:bottom w:val="single" w:sz="4" w:space="0" w:color="auto"/>
              <w:right w:val="single" w:sz="4" w:space="0" w:color="auto"/>
            </w:tcBorders>
            <w:noWrap/>
            <w:vAlign w:val="bottom"/>
            <w:hideMark/>
          </w:tcPr>
          <w:p w14:paraId="76AF32B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Correction Score Ranking Org.</w:t>
            </w:r>
          </w:p>
        </w:tc>
      </w:tr>
      <w:tr w:rsidR="00A7515E" w:rsidRPr="00A26061" w14:paraId="20BFB8C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21C5D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2549EA6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w:t>
            </w:r>
          </w:p>
        </w:tc>
        <w:tc>
          <w:tcPr>
            <w:tcW w:w="3760" w:type="dxa"/>
            <w:tcBorders>
              <w:top w:val="nil"/>
              <w:left w:val="nil"/>
              <w:bottom w:val="single" w:sz="4" w:space="0" w:color="auto"/>
              <w:right w:val="single" w:sz="4" w:space="0" w:color="auto"/>
            </w:tcBorders>
            <w:noWrap/>
            <w:vAlign w:val="bottom"/>
            <w:hideMark/>
          </w:tcPr>
          <w:p w14:paraId="1FB2930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7C40393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61FA0F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366E662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4451413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13CC630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6DFE97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170B74A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2D8649D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41F9916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300B34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6CEB790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ODC</w:t>
            </w:r>
          </w:p>
        </w:tc>
        <w:tc>
          <w:tcPr>
            <w:tcW w:w="3760" w:type="dxa"/>
            <w:tcBorders>
              <w:top w:val="nil"/>
              <w:left w:val="nil"/>
              <w:bottom w:val="single" w:sz="4" w:space="0" w:color="auto"/>
              <w:right w:val="single" w:sz="4" w:space="0" w:color="auto"/>
            </w:tcBorders>
            <w:noWrap/>
            <w:vAlign w:val="bottom"/>
            <w:hideMark/>
          </w:tcPr>
          <w:p w14:paraId="208FA6A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Utility Bill Source Org.</w:t>
            </w:r>
          </w:p>
        </w:tc>
      </w:tr>
      <w:tr w:rsidR="00A7515E" w:rsidRPr="00A26061" w14:paraId="2D1013E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E4C583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71E00A9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OLO</w:t>
            </w:r>
          </w:p>
        </w:tc>
        <w:tc>
          <w:tcPr>
            <w:tcW w:w="3760" w:type="dxa"/>
            <w:tcBorders>
              <w:top w:val="nil"/>
              <w:left w:val="nil"/>
              <w:bottom w:val="single" w:sz="4" w:space="0" w:color="auto"/>
              <w:right w:val="single" w:sz="4" w:space="0" w:color="auto"/>
            </w:tcBorders>
            <w:noWrap/>
            <w:vAlign w:val="bottom"/>
            <w:hideMark/>
          </w:tcPr>
          <w:p w14:paraId="3B043F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Isolation Point Org.</w:t>
            </w:r>
          </w:p>
        </w:tc>
      </w:tr>
      <w:tr w:rsidR="00A7515E" w:rsidRPr="00A26061" w14:paraId="3331995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CD877D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777AFE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OSC</w:t>
            </w:r>
          </w:p>
        </w:tc>
        <w:tc>
          <w:tcPr>
            <w:tcW w:w="3760" w:type="dxa"/>
            <w:tcBorders>
              <w:top w:val="nil"/>
              <w:left w:val="nil"/>
              <w:bottom w:val="single" w:sz="4" w:space="0" w:color="auto"/>
              <w:right w:val="single" w:sz="4" w:space="0" w:color="auto"/>
            </w:tcBorders>
            <w:noWrap/>
            <w:vAlign w:val="bottom"/>
            <w:hideMark/>
          </w:tcPr>
          <w:p w14:paraId="448EBE9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69711A8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0D38DB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1EEFB44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OSP</w:t>
            </w:r>
          </w:p>
        </w:tc>
        <w:tc>
          <w:tcPr>
            <w:tcW w:w="3760" w:type="dxa"/>
            <w:tcBorders>
              <w:top w:val="nil"/>
              <w:left w:val="nil"/>
              <w:bottom w:val="single" w:sz="4" w:space="0" w:color="auto"/>
              <w:right w:val="single" w:sz="4" w:space="0" w:color="auto"/>
            </w:tcBorders>
            <w:noWrap/>
            <w:vAlign w:val="bottom"/>
            <w:hideMark/>
          </w:tcPr>
          <w:p w14:paraId="6CE35CE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BFE44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314C2C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3E813C8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PAS</w:t>
            </w:r>
          </w:p>
        </w:tc>
        <w:tc>
          <w:tcPr>
            <w:tcW w:w="3760" w:type="dxa"/>
            <w:tcBorders>
              <w:top w:val="nil"/>
              <w:left w:val="nil"/>
              <w:bottom w:val="single" w:sz="4" w:space="0" w:color="auto"/>
              <w:right w:val="single" w:sz="4" w:space="0" w:color="auto"/>
            </w:tcBorders>
            <w:noWrap/>
            <w:vAlign w:val="bottom"/>
            <w:hideMark/>
          </w:tcPr>
          <w:p w14:paraId="7EFC315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5E51CFB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4A536E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6137A9C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2F795F8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51F7299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39BC4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09C2D55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127FF56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6A735B8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204762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5034A0C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PPM</w:t>
            </w:r>
          </w:p>
        </w:tc>
        <w:tc>
          <w:tcPr>
            <w:tcW w:w="3760" w:type="dxa"/>
            <w:tcBorders>
              <w:top w:val="nil"/>
              <w:left w:val="nil"/>
              <w:bottom w:val="single" w:sz="4" w:space="0" w:color="auto"/>
              <w:right w:val="single" w:sz="4" w:space="0" w:color="auto"/>
            </w:tcBorders>
            <w:noWrap/>
            <w:vAlign w:val="bottom"/>
            <w:hideMark/>
          </w:tcPr>
          <w:p w14:paraId="0E082B5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49490B4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8C443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2E21752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w:t>
            </w:r>
          </w:p>
        </w:tc>
        <w:tc>
          <w:tcPr>
            <w:tcW w:w="3760" w:type="dxa"/>
            <w:tcBorders>
              <w:top w:val="nil"/>
              <w:left w:val="nil"/>
              <w:bottom w:val="single" w:sz="4" w:space="0" w:color="auto"/>
              <w:right w:val="single" w:sz="4" w:space="0" w:color="auto"/>
            </w:tcBorders>
            <w:noWrap/>
            <w:vAlign w:val="bottom"/>
            <w:hideMark/>
          </w:tcPr>
          <w:p w14:paraId="54973E9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1A0C1D0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241CC1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013FD53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08E37BA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 Org.</w:t>
            </w:r>
          </w:p>
        </w:tc>
      </w:tr>
      <w:tr w:rsidR="00A7515E" w:rsidRPr="00A26061" w14:paraId="0ED79D0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DC337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2525CB8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RFM</w:t>
            </w:r>
          </w:p>
        </w:tc>
        <w:tc>
          <w:tcPr>
            <w:tcW w:w="3760" w:type="dxa"/>
            <w:tcBorders>
              <w:top w:val="nil"/>
              <w:left w:val="nil"/>
              <w:bottom w:val="single" w:sz="4" w:space="0" w:color="auto"/>
              <w:right w:val="single" w:sz="4" w:space="0" w:color="auto"/>
            </w:tcBorders>
            <w:noWrap/>
            <w:vAlign w:val="bottom"/>
            <w:hideMark/>
          </w:tcPr>
          <w:p w14:paraId="35FEE65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Maintenance Pattern Org.</w:t>
            </w:r>
          </w:p>
        </w:tc>
      </w:tr>
      <w:tr w:rsidR="00A7515E" w:rsidRPr="00A26061" w14:paraId="15C6770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0B0E8D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1DE085C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RUP</w:t>
            </w:r>
          </w:p>
        </w:tc>
        <w:tc>
          <w:tcPr>
            <w:tcW w:w="3760" w:type="dxa"/>
            <w:tcBorders>
              <w:top w:val="nil"/>
              <w:left w:val="nil"/>
              <w:bottom w:val="single" w:sz="4" w:space="0" w:color="auto"/>
              <w:right w:val="single" w:sz="4" w:space="0" w:color="auto"/>
            </w:tcBorders>
            <w:noWrap/>
            <w:vAlign w:val="bottom"/>
            <w:hideMark/>
          </w:tcPr>
          <w:p w14:paraId="4977D8D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682FE69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9D10B4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63AA846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RUT</w:t>
            </w:r>
          </w:p>
        </w:tc>
        <w:tc>
          <w:tcPr>
            <w:tcW w:w="3760" w:type="dxa"/>
            <w:tcBorders>
              <w:top w:val="nil"/>
              <w:left w:val="nil"/>
              <w:bottom w:val="single" w:sz="4" w:space="0" w:color="auto"/>
              <w:right w:val="single" w:sz="4" w:space="0" w:color="auto"/>
            </w:tcBorders>
            <w:noWrap/>
            <w:vAlign w:val="bottom"/>
            <w:hideMark/>
          </w:tcPr>
          <w:p w14:paraId="1FA7172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DBB270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0AD39B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608D0B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1E00549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Department Org.</w:t>
            </w:r>
          </w:p>
        </w:tc>
      </w:tr>
      <w:tr w:rsidR="00A7515E" w:rsidRPr="00A26061" w14:paraId="70C6246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FD564D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188ADE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227B570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6A479E8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C6F1EC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4DFC2A9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5DFA66D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5A43DB0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89A17E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2A94F2B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SDM</w:t>
            </w:r>
          </w:p>
        </w:tc>
        <w:tc>
          <w:tcPr>
            <w:tcW w:w="3760" w:type="dxa"/>
            <w:tcBorders>
              <w:top w:val="nil"/>
              <w:left w:val="nil"/>
              <w:bottom w:val="single" w:sz="4" w:space="0" w:color="auto"/>
              <w:right w:val="single" w:sz="4" w:space="0" w:color="auto"/>
            </w:tcBorders>
            <w:noWrap/>
            <w:vAlign w:val="bottom"/>
            <w:hideMark/>
          </w:tcPr>
          <w:p w14:paraId="2F2FDD2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Category Org.</w:t>
            </w:r>
          </w:p>
        </w:tc>
      </w:tr>
      <w:tr w:rsidR="00A7515E" w:rsidRPr="00A26061" w14:paraId="2ED08E8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835E49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46907C2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SGM</w:t>
            </w:r>
          </w:p>
        </w:tc>
        <w:tc>
          <w:tcPr>
            <w:tcW w:w="3760" w:type="dxa"/>
            <w:tcBorders>
              <w:top w:val="nil"/>
              <w:left w:val="nil"/>
              <w:bottom w:val="single" w:sz="4" w:space="0" w:color="auto"/>
              <w:right w:val="single" w:sz="4" w:space="0" w:color="auto"/>
            </w:tcBorders>
            <w:noWrap/>
            <w:vAlign w:val="bottom"/>
            <w:hideMark/>
          </w:tcPr>
          <w:p w14:paraId="2FF6EC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7E208AE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1F8089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hideMark/>
          </w:tcPr>
          <w:p w14:paraId="736E49E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SGP</w:t>
            </w:r>
          </w:p>
        </w:tc>
        <w:tc>
          <w:tcPr>
            <w:tcW w:w="3760" w:type="dxa"/>
            <w:tcBorders>
              <w:top w:val="nil"/>
              <w:left w:val="nil"/>
              <w:bottom w:val="single" w:sz="4" w:space="0" w:color="auto"/>
              <w:right w:val="single" w:sz="4" w:space="0" w:color="auto"/>
            </w:tcBorders>
            <w:noWrap/>
            <w:vAlign w:val="bottom"/>
            <w:hideMark/>
          </w:tcPr>
          <w:p w14:paraId="6915A32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864302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338D5E92" w14:textId="5A757690"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tcPr>
          <w:p w14:paraId="5171C2FB" w14:textId="5B642F62"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tcPr>
          <w:p w14:paraId="1451FD04" w14:textId="2D7A9925"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409C45F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4D1F92CF" w14:textId="3B45F177"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tcPr>
          <w:p w14:paraId="4F4FEE5C" w14:textId="09CD9B69"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tcPr>
          <w:p w14:paraId="48780D1F" w14:textId="2FCFC8E3"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Equipment Org.</w:t>
            </w:r>
          </w:p>
        </w:tc>
      </w:tr>
      <w:tr w:rsidR="00A7515E" w:rsidRPr="00A26061" w14:paraId="1D08328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592E441B" w14:textId="3A2DFE2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OSOBJS</w:t>
            </w:r>
          </w:p>
        </w:tc>
        <w:tc>
          <w:tcPr>
            <w:tcW w:w="2820" w:type="dxa"/>
            <w:tcBorders>
              <w:top w:val="nil"/>
              <w:left w:val="nil"/>
              <w:bottom w:val="single" w:sz="4" w:space="0" w:color="auto"/>
              <w:right w:val="single" w:sz="4" w:space="0" w:color="auto"/>
            </w:tcBorders>
            <w:noWrap/>
            <w:vAlign w:val="bottom"/>
          </w:tcPr>
          <w:p w14:paraId="5EF7A722" w14:textId="16FC45B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LRF</w:t>
            </w: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tcPr>
          <w:p w14:paraId="5DD3AFB2" w14:textId="670C187C"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7F9E83A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17D65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2B872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91D99B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63884E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F2D98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PSBORD</w:t>
            </w:r>
          </w:p>
        </w:tc>
        <w:tc>
          <w:tcPr>
            <w:tcW w:w="2820" w:type="dxa"/>
            <w:tcBorders>
              <w:top w:val="nil"/>
              <w:left w:val="nil"/>
              <w:bottom w:val="single" w:sz="4" w:space="0" w:color="auto"/>
              <w:right w:val="single" w:sz="4" w:space="0" w:color="auto"/>
            </w:tcBorders>
            <w:noWrap/>
            <w:vAlign w:val="bottom"/>
            <w:hideMark/>
          </w:tcPr>
          <w:p w14:paraId="134ACE8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7E2E35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63705F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1506FC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PSBORD</w:t>
            </w:r>
          </w:p>
        </w:tc>
        <w:tc>
          <w:tcPr>
            <w:tcW w:w="2820" w:type="dxa"/>
            <w:tcBorders>
              <w:top w:val="nil"/>
              <w:left w:val="nil"/>
              <w:bottom w:val="single" w:sz="4" w:space="0" w:color="auto"/>
              <w:right w:val="single" w:sz="4" w:space="0" w:color="auto"/>
            </w:tcBorders>
            <w:noWrap/>
            <w:vAlign w:val="bottom"/>
            <w:hideMark/>
          </w:tcPr>
          <w:p w14:paraId="55DC42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DEBB2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FC76DE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7ED98A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PSBORD</w:t>
            </w:r>
          </w:p>
        </w:tc>
        <w:tc>
          <w:tcPr>
            <w:tcW w:w="2820" w:type="dxa"/>
            <w:tcBorders>
              <w:top w:val="nil"/>
              <w:left w:val="nil"/>
              <w:bottom w:val="single" w:sz="4" w:space="0" w:color="auto"/>
              <w:right w:val="single" w:sz="4" w:space="0" w:color="auto"/>
            </w:tcBorders>
            <w:noWrap/>
            <w:vAlign w:val="bottom"/>
            <w:hideMark/>
          </w:tcPr>
          <w:p w14:paraId="1105D4B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BLC</w:t>
            </w:r>
          </w:p>
        </w:tc>
        <w:tc>
          <w:tcPr>
            <w:tcW w:w="3760" w:type="dxa"/>
            <w:tcBorders>
              <w:top w:val="nil"/>
              <w:left w:val="nil"/>
              <w:bottom w:val="single" w:sz="4" w:space="0" w:color="auto"/>
              <w:right w:val="single" w:sz="4" w:space="0" w:color="auto"/>
            </w:tcBorders>
            <w:noWrap/>
            <w:vAlign w:val="bottom"/>
            <w:hideMark/>
          </w:tcPr>
          <w:p w14:paraId="27BD99F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0083C12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0CFBEA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PSBORD</w:t>
            </w:r>
          </w:p>
        </w:tc>
        <w:tc>
          <w:tcPr>
            <w:tcW w:w="2820" w:type="dxa"/>
            <w:tcBorders>
              <w:top w:val="nil"/>
              <w:left w:val="nil"/>
              <w:bottom w:val="single" w:sz="4" w:space="0" w:color="auto"/>
              <w:right w:val="single" w:sz="4" w:space="0" w:color="auto"/>
            </w:tcBorders>
            <w:noWrap/>
            <w:vAlign w:val="bottom"/>
            <w:hideMark/>
          </w:tcPr>
          <w:p w14:paraId="0CD141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52D997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09C8E3D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995FEA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A577F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9B5AD5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12E3E3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AD8754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PSPORD </w:t>
            </w:r>
          </w:p>
        </w:tc>
        <w:tc>
          <w:tcPr>
            <w:tcW w:w="2820" w:type="dxa"/>
            <w:tcBorders>
              <w:top w:val="nil"/>
              <w:left w:val="nil"/>
              <w:bottom w:val="single" w:sz="4" w:space="0" w:color="auto"/>
              <w:right w:val="single" w:sz="4" w:space="0" w:color="auto"/>
            </w:tcBorders>
            <w:noWrap/>
            <w:vAlign w:val="bottom"/>
            <w:hideMark/>
          </w:tcPr>
          <w:p w14:paraId="5D18396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55DF9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DE30E4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15CD9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PSPORD </w:t>
            </w:r>
          </w:p>
        </w:tc>
        <w:tc>
          <w:tcPr>
            <w:tcW w:w="2820" w:type="dxa"/>
            <w:tcBorders>
              <w:top w:val="nil"/>
              <w:left w:val="nil"/>
              <w:bottom w:val="single" w:sz="4" w:space="0" w:color="auto"/>
              <w:right w:val="single" w:sz="4" w:space="0" w:color="auto"/>
            </w:tcBorders>
            <w:noWrap/>
            <w:vAlign w:val="bottom"/>
            <w:hideMark/>
          </w:tcPr>
          <w:p w14:paraId="6D7E407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F7B727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4698DF4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AA7AB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PSPORD </w:t>
            </w:r>
          </w:p>
        </w:tc>
        <w:tc>
          <w:tcPr>
            <w:tcW w:w="2820" w:type="dxa"/>
            <w:tcBorders>
              <w:top w:val="nil"/>
              <w:left w:val="nil"/>
              <w:bottom w:val="single" w:sz="4" w:space="0" w:color="auto"/>
              <w:right w:val="single" w:sz="4" w:space="0" w:color="auto"/>
            </w:tcBorders>
            <w:noWrap/>
            <w:vAlign w:val="bottom"/>
            <w:hideMark/>
          </w:tcPr>
          <w:p w14:paraId="3D77F5C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ACT </w:t>
            </w:r>
          </w:p>
        </w:tc>
        <w:tc>
          <w:tcPr>
            <w:tcW w:w="3760" w:type="dxa"/>
            <w:tcBorders>
              <w:top w:val="nil"/>
              <w:left w:val="nil"/>
              <w:bottom w:val="single" w:sz="4" w:space="0" w:color="auto"/>
              <w:right w:val="single" w:sz="4" w:space="0" w:color="auto"/>
            </w:tcBorders>
            <w:noWrap/>
            <w:vAlign w:val="bottom"/>
            <w:hideMark/>
          </w:tcPr>
          <w:p w14:paraId="3E1BABC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80855C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1B9C02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PSPORD </w:t>
            </w:r>
          </w:p>
        </w:tc>
        <w:tc>
          <w:tcPr>
            <w:tcW w:w="2820" w:type="dxa"/>
            <w:tcBorders>
              <w:top w:val="nil"/>
              <w:left w:val="nil"/>
              <w:bottom w:val="single" w:sz="4" w:space="0" w:color="auto"/>
              <w:right w:val="single" w:sz="4" w:space="0" w:color="auto"/>
            </w:tcBorders>
            <w:noWrap/>
            <w:vAlign w:val="bottom"/>
            <w:hideMark/>
          </w:tcPr>
          <w:p w14:paraId="7E0D04C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547C850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DA79A8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2D087C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PSPORD </w:t>
            </w:r>
          </w:p>
        </w:tc>
        <w:tc>
          <w:tcPr>
            <w:tcW w:w="2820" w:type="dxa"/>
            <w:tcBorders>
              <w:top w:val="nil"/>
              <w:left w:val="nil"/>
              <w:bottom w:val="single" w:sz="4" w:space="0" w:color="auto"/>
              <w:right w:val="single" w:sz="4" w:space="0" w:color="auto"/>
            </w:tcBorders>
            <w:noWrap/>
            <w:vAlign w:val="bottom"/>
            <w:hideMark/>
          </w:tcPr>
          <w:p w14:paraId="14F5526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226812D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5F3EC0F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1DFC70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 </w:t>
            </w:r>
          </w:p>
        </w:tc>
        <w:tc>
          <w:tcPr>
            <w:tcW w:w="2820" w:type="dxa"/>
            <w:tcBorders>
              <w:top w:val="nil"/>
              <w:left w:val="nil"/>
              <w:bottom w:val="single" w:sz="4" w:space="0" w:color="auto"/>
              <w:right w:val="single" w:sz="4" w:space="0" w:color="auto"/>
            </w:tcBorders>
            <w:noWrap/>
            <w:vAlign w:val="bottom"/>
            <w:hideMark/>
          </w:tcPr>
          <w:p w14:paraId="30E3CB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E1463A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7117F5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57EE89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SSCOMP</w:t>
            </w:r>
          </w:p>
        </w:tc>
        <w:tc>
          <w:tcPr>
            <w:tcW w:w="2820" w:type="dxa"/>
            <w:tcBorders>
              <w:top w:val="nil"/>
              <w:left w:val="nil"/>
              <w:bottom w:val="single" w:sz="4" w:space="0" w:color="auto"/>
              <w:right w:val="single" w:sz="4" w:space="0" w:color="auto"/>
            </w:tcBorders>
            <w:noWrap/>
            <w:vAlign w:val="bottom"/>
            <w:hideMark/>
          </w:tcPr>
          <w:p w14:paraId="70AE405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67E77F7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2705460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4F5CF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SSCOMP</w:t>
            </w:r>
          </w:p>
        </w:tc>
        <w:tc>
          <w:tcPr>
            <w:tcW w:w="2820" w:type="dxa"/>
            <w:tcBorders>
              <w:top w:val="nil"/>
              <w:left w:val="nil"/>
              <w:bottom w:val="single" w:sz="4" w:space="0" w:color="auto"/>
              <w:right w:val="single" w:sz="4" w:space="0" w:color="auto"/>
            </w:tcBorders>
            <w:noWrap/>
            <w:vAlign w:val="bottom"/>
            <w:hideMark/>
          </w:tcPr>
          <w:p w14:paraId="40AF1FB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196086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Asset Org.</w:t>
            </w:r>
          </w:p>
        </w:tc>
      </w:tr>
      <w:tr w:rsidR="00A7515E" w:rsidRPr="00A26061" w14:paraId="3F2210F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05C1E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91C817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5A03BC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3E4B94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8F0CA9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SSISSU</w:t>
            </w:r>
          </w:p>
        </w:tc>
        <w:tc>
          <w:tcPr>
            <w:tcW w:w="2820" w:type="dxa"/>
            <w:tcBorders>
              <w:top w:val="nil"/>
              <w:left w:val="nil"/>
              <w:bottom w:val="single" w:sz="4" w:space="0" w:color="auto"/>
              <w:right w:val="single" w:sz="4" w:space="0" w:color="auto"/>
            </w:tcBorders>
            <w:noWrap/>
            <w:vAlign w:val="bottom"/>
            <w:hideMark/>
          </w:tcPr>
          <w:p w14:paraId="6899B37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B85B7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82C804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8A4804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9DA196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F0E71B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5D396C2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E40CE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7494C4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1FF610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201EAE8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EF8147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SSITRN</w:t>
            </w:r>
          </w:p>
        </w:tc>
        <w:tc>
          <w:tcPr>
            <w:tcW w:w="2820" w:type="dxa"/>
            <w:tcBorders>
              <w:top w:val="nil"/>
              <w:left w:val="nil"/>
              <w:bottom w:val="single" w:sz="4" w:space="0" w:color="auto"/>
              <w:right w:val="single" w:sz="4" w:space="0" w:color="auto"/>
            </w:tcBorders>
            <w:noWrap/>
            <w:vAlign w:val="bottom"/>
            <w:hideMark/>
          </w:tcPr>
          <w:p w14:paraId="0E36582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5E07CC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1948F57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419AC7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7FAE32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EE9C57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2AF401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EFCC51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SSIUSS</w:t>
            </w:r>
          </w:p>
        </w:tc>
        <w:tc>
          <w:tcPr>
            <w:tcW w:w="2820" w:type="dxa"/>
            <w:tcBorders>
              <w:top w:val="nil"/>
              <w:left w:val="nil"/>
              <w:bottom w:val="single" w:sz="4" w:space="0" w:color="auto"/>
              <w:right w:val="single" w:sz="4" w:space="0" w:color="auto"/>
            </w:tcBorders>
            <w:noWrap/>
            <w:vAlign w:val="bottom"/>
            <w:hideMark/>
          </w:tcPr>
          <w:p w14:paraId="622209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TRL</w:t>
            </w:r>
          </w:p>
        </w:tc>
        <w:tc>
          <w:tcPr>
            <w:tcW w:w="3760" w:type="dxa"/>
            <w:tcBorders>
              <w:top w:val="nil"/>
              <w:left w:val="nil"/>
              <w:bottom w:val="single" w:sz="4" w:space="0" w:color="auto"/>
              <w:right w:val="single" w:sz="4" w:space="0" w:color="auto"/>
            </w:tcBorders>
            <w:noWrap/>
            <w:vAlign w:val="bottom"/>
            <w:hideMark/>
          </w:tcPr>
          <w:p w14:paraId="4EDDEBE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190EDE0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83A063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SSIUSS</w:t>
            </w:r>
          </w:p>
        </w:tc>
        <w:tc>
          <w:tcPr>
            <w:tcW w:w="2820" w:type="dxa"/>
            <w:tcBorders>
              <w:top w:val="nil"/>
              <w:left w:val="nil"/>
              <w:bottom w:val="single" w:sz="4" w:space="0" w:color="auto"/>
              <w:right w:val="single" w:sz="4" w:space="0" w:color="auto"/>
            </w:tcBorders>
            <w:noWrap/>
            <w:vAlign w:val="bottom"/>
            <w:hideMark/>
          </w:tcPr>
          <w:p w14:paraId="350D93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TRL</w:t>
            </w:r>
          </w:p>
        </w:tc>
        <w:tc>
          <w:tcPr>
            <w:tcW w:w="3760" w:type="dxa"/>
            <w:tcBorders>
              <w:top w:val="nil"/>
              <w:left w:val="nil"/>
              <w:bottom w:val="single" w:sz="4" w:space="0" w:color="auto"/>
              <w:right w:val="single" w:sz="4" w:space="0" w:color="auto"/>
            </w:tcBorders>
            <w:noWrap/>
            <w:vAlign w:val="bottom"/>
            <w:hideMark/>
          </w:tcPr>
          <w:p w14:paraId="64CFF5A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Asset Org.</w:t>
            </w:r>
          </w:p>
        </w:tc>
      </w:tr>
      <w:tr w:rsidR="00A7515E" w:rsidRPr="00A26061" w14:paraId="718558F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A68A9C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C452A9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47F44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91D233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3B4215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5070572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0CB7A3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Condition Template Org.</w:t>
            </w:r>
          </w:p>
        </w:tc>
      </w:tr>
      <w:tr w:rsidR="00A7515E" w:rsidRPr="00A26061" w14:paraId="2C32B5C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F9F624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408AA9D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BIS</w:t>
            </w:r>
          </w:p>
        </w:tc>
        <w:tc>
          <w:tcPr>
            <w:tcW w:w="3760" w:type="dxa"/>
            <w:tcBorders>
              <w:top w:val="nil"/>
              <w:left w:val="nil"/>
              <w:bottom w:val="single" w:sz="4" w:space="0" w:color="auto"/>
              <w:right w:val="single" w:sz="4" w:space="0" w:color="auto"/>
            </w:tcBorders>
            <w:noWrap/>
            <w:vAlign w:val="bottom"/>
            <w:hideMark/>
          </w:tcPr>
          <w:p w14:paraId="22A197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Store Org.</w:t>
            </w:r>
          </w:p>
        </w:tc>
      </w:tr>
      <w:tr w:rsidR="00A7515E" w:rsidRPr="00A26061" w14:paraId="0039154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205F8A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0A21A0E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CAT</w:t>
            </w:r>
          </w:p>
        </w:tc>
        <w:tc>
          <w:tcPr>
            <w:tcW w:w="3760" w:type="dxa"/>
            <w:tcBorders>
              <w:top w:val="nil"/>
              <w:left w:val="nil"/>
              <w:bottom w:val="single" w:sz="4" w:space="0" w:color="auto"/>
              <w:right w:val="single" w:sz="4" w:space="0" w:color="auto"/>
            </w:tcBorders>
            <w:noWrap/>
            <w:vAlign w:val="bottom"/>
            <w:hideMark/>
          </w:tcPr>
          <w:p w14:paraId="4725624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7BC96F2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8F19DC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583DDC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5852CE8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19EA52C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9BAE74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1247E8E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6BBF033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73CD5C3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7409BF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74AB3AE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KTT</w:t>
            </w:r>
          </w:p>
        </w:tc>
        <w:tc>
          <w:tcPr>
            <w:tcW w:w="3760" w:type="dxa"/>
            <w:tcBorders>
              <w:top w:val="nil"/>
              <w:left w:val="nil"/>
              <w:bottom w:val="single" w:sz="4" w:space="0" w:color="auto"/>
              <w:right w:val="single" w:sz="4" w:space="0" w:color="auto"/>
            </w:tcBorders>
            <w:noWrap/>
            <w:vAlign w:val="bottom"/>
            <w:hideMark/>
          </w:tcPr>
          <w:p w14:paraId="68006FC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72EC27B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856AC6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2020B4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MFP</w:t>
            </w:r>
          </w:p>
        </w:tc>
        <w:tc>
          <w:tcPr>
            <w:tcW w:w="3760" w:type="dxa"/>
            <w:tcBorders>
              <w:top w:val="nil"/>
              <w:left w:val="nil"/>
              <w:bottom w:val="single" w:sz="4" w:space="0" w:color="auto"/>
              <w:right w:val="single" w:sz="4" w:space="0" w:color="auto"/>
            </w:tcBorders>
            <w:noWrap/>
            <w:vAlign w:val="bottom"/>
            <w:hideMark/>
          </w:tcPr>
          <w:p w14:paraId="21C3E31A" w14:textId="63984FB4"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Manufacturer Org.</w:t>
            </w:r>
          </w:p>
        </w:tc>
      </w:tr>
      <w:tr w:rsidR="00A7515E" w:rsidRPr="00A26061" w14:paraId="3CC0C9B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BDB94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5179D26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NCT</w:t>
            </w:r>
          </w:p>
        </w:tc>
        <w:tc>
          <w:tcPr>
            <w:tcW w:w="3760" w:type="dxa"/>
            <w:tcBorders>
              <w:top w:val="nil"/>
              <w:left w:val="nil"/>
              <w:bottom w:val="single" w:sz="4" w:space="0" w:color="auto"/>
              <w:right w:val="single" w:sz="4" w:space="0" w:color="auto"/>
            </w:tcBorders>
            <w:noWrap/>
            <w:vAlign w:val="bottom"/>
            <w:hideMark/>
          </w:tcPr>
          <w:p w14:paraId="49898B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Nonconformity Type Org.</w:t>
            </w:r>
          </w:p>
        </w:tc>
      </w:tr>
      <w:tr w:rsidR="00A7515E" w:rsidRPr="00A26061" w14:paraId="42615BB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B071EB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6B33076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PAP</w:t>
            </w:r>
          </w:p>
        </w:tc>
        <w:tc>
          <w:tcPr>
            <w:tcW w:w="3760" w:type="dxa"/>
            <w:tcBorders>
              <w:top w:val="nil"/>
              <w:left w:val="nil"/>
              <w:bottom w:val="single" w:sz="4" w:space="0" w:color="auto"/>
              <w:right w:val="single" w:sz="4" w:space="0" w:color="auto"/>
            </w:tcBorders>
            <w:noWrap/>
            <w:vAlign w:val="bottom"/>
            <w:hideMark/>
          </w:tcPr>
          <w:p w14:paraId="1FB01D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Substitute Part Org.</w:t>
            </w:r>
          </w:p>
        </w:tc>
      </w:tr>
      <w:tr w:rsidR="00A7515E" w:rsidRPr="00A26061" w14:paraId="249A6EA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C07F9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49083A5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PAS</w:t>
            </w:r>
          </w:p>
        </w:tc>
        <w:tc>
          <w:tcPr>
            <w:tcW w:w="3760" w:type="dxa"/>
            <w:tcBorders>
              <w:top w:val="nil"/>
              <w:left w:val="nil"/>
              <w:bottom w:val="single" w:sz="4" w:space="0" w:color="auto"/>
              <w:right w:val="single" w:sz="4" w:space="0" w:color="auto"/>
            </w:tcBorders>
            <w:noWrap/>
            <w:vAlign w:val="bottom"/>
            <w:hideMark/>
          </w:tcPr>
          <w:p w14:paraId="5BB407C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0A4E9A0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B05081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SSPART</w:t>
            </w:r>
          </w:p>
        </w:tc>
        <w:tc>
          <w:tcPr>
            <w:tcW w:w="2820" w:type="dxa"/>
            <w:tcBorders>
              <w:top w:val="nil"/>
              <w:left w:val="nil"/>
              <w:bottom w:val="single" w:sz="4" w:space="0" w:color="auto"/>
              <w:right w:val="single" w:sz="4" w:space="0" w:color="auto"/>
            </w:tcBorders>
            <w:noWrap/>
            <w:vAlign w:val="bottom"/>
            <w:hideMark/>
          </w:tcPr>
          <w:p w14:paraId="7B13C95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STO</w:t>
            </w:r>
          </w:p>
        </w:tc>
        <w:tc>
          <w:tcPr>
            <w:tcW w:w="3760" w:type="dxa"/>
            <w:tcBorders>
              <w:top w:val="nil"/>
              <w:left w:val="nil"/>
              <w:bottom w:val="single" w:sz="4" w:space="0" w:color="auto"/>
              <w:right w:val="single" w:sz="4" w:space="0" w:color="auto"/>
            </w:tcBorders>
            <w:noWrap/>
            <w:vAlign w:val="bottom"/>
            <w:hideMark/>
          </w:tcPr>
          <w:p w14:paraId="41202C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Store Org.</w:t>
            </w:r>
          </w:p>
        </w:tc>
      </w:tr>
      <w:tr w:rsidR="00A7515E" w:rsidRPr="00A26061" w14:paraId="779864D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4788F7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0235D5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7C04EB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41AF325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C62A72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SSPICK</w:t>
            </w:r>
          </w:p>
        </w:tc>
        <w:tc>
          <w:tcPr>
            <w:tcW w:w="2820" w:type="dxa"/>
            <w:tcBorders>
              <w:top w:val="nil"/>
              <w:left w:val="nil"/>
              <w:bottom w:val="single" w:sz="4" w:space="0" w:color="auto"/>
              <w:right w:val="single" w:sz="4" w:space="0" w:color="auto"/>
            </w:tcBorders>
            <w:noWrap/>
            <w:vAlign w:val="bottom"/>
            <w:hideMark/>
          </w:tcPr>
          <w:p w14:paraId="5FB3BC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0D4C42E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391061C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92C1E8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C9D28B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42EF8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535D96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4840CA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SSRCVI</w:t>
            </w:r>
          </w:p>
        </w:tc>
        <w:tc>
          <w:tcPr>
            <w:tcW w:w="2820" w:type="dxa"/>
            <w:tcBorders>
              <w:top w:val="nil"/>
              <w:left w:val="nil"/>
              <w:bottom w:val="single" w:sz="4" w:space="0" w:color="auto"/>
              <w:right w:val="single" w:sz="4" w:space="0" w:color="auto"/>
            </w:tcBorders>
            <w:noWrap/>
            <w:vAlign w:val="bottom"/>
            <w:hideMark/>
          </w:tcPr>
          <w:p w14:paraId="18E611B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D42C2B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Org.</w:t>
            </w:r>
          </w:p>
        </w:tc>
      </w:tr>
      <w:tr w:rsidR="00A7515E" w:rsidRPr="00A26061" w14:paraId="2BB9F8B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DE1165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SSRCVI</w:t>
            </w:r>
          </w:p>
        </w:tc>
        <w:tc>
          <w:tcPr>
            <w:tcW w:w="2820" w:type="dxa"/>
            <w:tcBorders>
              <w:top w:val="nil"/>
              <w:left w:val="nil"/>
              <w:bottom w:val="single" w:sz="4" w:space="0" w:color="auto"/>
              <w:right w:val="single" w:sz="4" w:space="0" w:color="auto"/>
            </w:tcBorders>
            <w:noWrap/>
            <w:vAlign w:val="bottom"/>
            <w:hideMark/>
          </w:tcPr>
          <w:p w14:paraId="4F23A32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53635C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Store Org.</w:t>
            </w:r>
          </w:p>
        </w:tc>
      </w:tr>
      <w:tr w:rsidR="00A7515E" w:rsidRPr="00A26061" w14:paraId="0A29FBA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8888EF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SSRCVI</w:t>
            </w:r>
          </w:p>
        </w:tc>
        <w:tc>
          <w:tcPr>
            <w:tcW w:w="2820" w:type="dxa"/>
            <w:tcBorders>
              <w:top w:val="nil"/>
              <w:left w:val="nil"/>
              <w:bottom w:val="single" w:sz="4" w:space="0" w:color="auto"/>
              <w:right w:val="single" w:sz="4" w:space="0" w:color="auto"/>
            </w:tcBorders>
            <w:noWrap/>
            <w:vAlign w:val="bottom"/>
            <w:hideMark/>
          </w:tcPr>
          <w:p w14:paraId="49E1F39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C4BFCB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23B759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7A7F82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SSRCVI</w:t>
            </w:r>
          </w:p>
        </w:tc>
        <w:tc>
          <w:tcPr>
            <w:tcW w:w="2820" w:type="dxa"/>
            <w:tcBorders>
              <w:top w:val="nil"/>
              <w:left w:val="nil"/>
              <w:bottom w:val="single" w:sz="4" w:space="0" w:color="auto"/>
              <w:right w:val="single" w:sz="4" w:space="0" w:color="auto"/>
            </w:tcBorders>
            <w:noWrap/>
            <w:vAlign w:val="bottom"/>
            <w:hideMark/>
          </w:tcPr>
          <w:p w14:paraId="51E6E83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TRL</w:t>
            </w:r>
          </w:p>
        </w:tc>
        <w:tc>
          <w:tcPr>
            <w:tcW w:w="3760" w:type="dxa"/>
            <w:tcBorders>
              <w:top w:val="nil"/>
              <w:left w:val="nil"/>
              <w:bottom w:val="single" w:sz="4" w:space="0" w:color="auto"/>
              <w:right w:val="single" w:sz="4" w:space="0" w:color="auto"/>
            </w:tcBorders>
            <w:noWrap/>
            <w:vAlign w:val="bottom"/>
            <w:hideMark/>
          </w:tcPr>
          <w:p w14:paraId="2268A60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6F67D10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BFFCAB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F103D8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D15FBC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6797C5E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CCC244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SSRECV</w:t>
            </w:r>
          </w:p>
        </w:tc>
        <w:tc>
          <w:tcPr>
            <w:tcW w:w="2820" w:type="dxa"/>
            <w:tcBorders>
              <w:top w:val="nil"/>
              <w:left w:val="nil"/>
              <w:bottom w:val="single" w:sz="4" w:space="0" w:color="auto"/>
              <w:right w:val="single" w:sz="4" w:space="0" w:color="auto"/>
            </w:tcBorders>
            <w:noWrap/>
            <w:vAlign w:val="bottom"/>
            <w:hideMark/>
          </w:tcPr>
          <w:p w14:paraId="3E97E2E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3E8732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1796BBD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49074C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SSRECV</w:t>
            </w:r>
          </w:p>
        </w:tc>
        <w:tc>
          <w:tcPr>
            <w:tcW w:w="2820" w:type="dxa"/>
            <w:tcBorders>
              <w:top w:val="nil"/>
              <w:left w:val="nil"/>
              <w:bottom w:val="single" w:sz="4" w:space="0" w:color="auto"/>
              <w:right w:val="single" w:sz="4" w:space="0" w:color="auto"/>
            </w:tcBorders>
            <w:noWrap/>
            <w:vAlign w:val="bottom"/>
            <w:hideMark/>
          </w:tcPr>
          <w:p w14:paraId="74DDD1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DKL</w:t>
            </w:r>
          </w:p>
        </w:tc>
        <w:tc>
          <w:tcPr>
            <w:tcW w:w="3760" w:type="dxa"/>
            <w:tcBorders>
              <w:top w:val="nil"/>
              <w:left w:val="nil"/>
              <w:bottom w:val="single" w:sz="4" w:space="0" w:color="auto"/>
              <w:right w:val="single" w:sz="4" w:space="0" w:color="auto"/>
            </w:tcBorders>
            <w:noWrap/>
            <w:vAlign w:val="bottom"/>
            <w:hideMark/>
          </w:tcPr>
          <w:p w14:paraId="7CC11D8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Asset Org.</w:t>
            </w:r>
          </w:p>
        </w:tc>
      </w:tr>
      <w:tr w:rsidR="00A7515E" w:rsidRPr="00A26061" w14:paraId="37ADF60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CB185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14CB17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6409C0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76C37B9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7C3792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SSREQS</w:t>
            </w:r>
          </w:p>
        </w:tc>
        <w:tc>
          <w:tcPr>
            <w:tcW w:w="2820" w:type="dxa"/>
            <w:tcBorders>
              <w:top w:val="nil"/>
              <w:left w:val="nil"/>
              <w:bottom w:val="single" w:sz="4" w:space="0" w:color="auto"/>
              <w:right w:val="single" w:sz="4" w:space="0" w:color="auto"/>
            </w:tcBorders>
            <w:noWrap/>
            <w:vAlign w:val="bottom"/>
            <w:hideMark/>
          </w:tcPr>
          <w:p w14:paraId="110C940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A96D05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515A89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469FFF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SSREQS</w:t>
            </w:r>
          </w:p>
        </w:tc>
        <w:tc>
          <w:tcPr>
            <w:tcW w:w="2820" w:type="dxa"/>
            <w:tcBorders>
              <w:top w:val="nil"/>
              <w:left w:val="nil"/>
              <w:bottom w:val="single" w:sz="4" w:space="0" w:color="auto"/>
              <w:right w:val="single" w:sz="4" w:space="0" w:color="auto"/>
            </w:tcBorders>
            <w:noWrap/>
            <w:vAlign w:val="bottom"/>
            <w:hideMark/>
          </w:tcPr>
          <w:p w14:paraId="318E718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0A692C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3A3273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9685A8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SSREQS</w:t>
            </w:r>
          </w:p>
        </w:tc>
        <w:tc>
          <w:tcPr>
            <w:tcW w:w="2820" w:type="dxa"/>
            <w:tcBorders>
              <w:top w:val="nil"/>
              <w:left w:val="nil"/>
              <w:bottom w:val="single" w:sz="4" w:space="0" w:color="auto"/>
              <w:right w:val="single" w:sz="4" w:space="0" w:color="auto"/>
            </w:tcBorders>
            <w:noWrap/>
            <w:vAlign w:val="bottom"/>
            <w:hideMark/>
          </w:tcPr>
          <w:p w14:paraId="5366969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RQL</w:t>
            </w:r>
          </w:p>
        </w:tc>
        <w:tc>
          <w:tcPr>
            <w:tcW w:w="3760" w:type="dxa"/>
            <w:tcBorders>
              <w:top w:val="nil"/>
              <w:left w:val="nil"/>
              <w:bottom w:val="single" w:sz="4" w:space="0" w:color="auto"/>
              <w:right w:val="single" w:sz="4" w:space="0" w:color="auto"/>
            </w:tcBorders>
            <w:noWrap/>
            <w:vAlign w:val="bottom"/>
            <w:hideMark/>
          </w:tcPr>
          <w:p w14:paraId="21ABB74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2A75C09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25201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SSREQS</w:t>
            </w:r>
          </w:p>
        </w:tc>
        <w:tc>
          <w:tcPr>
            <w:tcW w:w="2820" w:type="dxa"/>
            <w:tcBorders>
              <w:top w:val="nil"/>
              <w:left w:val="nil"/>
              <w:bottom w:val="single" w:sz="4" w:space="0" w:color="auto"/>
              <w:right w:val="single" w:sz="4" w:space="0" w:color="auto"/>
            </w:tcBorders>
            <w:noWrap/>
            <w:vAlign w:val="bottom"/>
            <w:hideMark/>
          </w:tcPr>
          <w:p w14:paraId="6C4CA60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RQL</w:t>
            </w:r>
          </w:p>
        </w:tc>
        <w:tc>
          <w:tcPr>
            <w:tcW w:w="3760" w:type="dxa"/>
            <w:tcBorders>
              <w:top w:val="nil"/>
              <w:left w:val="nil"/>
              <w:bottom w:val="single" w:sz="4" w:space="0" w:color="auto"/>
              <w:right w:val="single" w:sz="4" w:space="0" w:color="auto"/>
            </w:tcBorders>
            <w:noWrap/>
            <w:vAlign w:val="bottom"/>
            <w:hideMark/>
          </w:tcPr>
          <w:p w14:paraId="538B84E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569BEE5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26B6A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DE2A3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AB7574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E931CD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714997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SSREQU</w:t>
            </w:r>
          </w:p>
        </w:tc>
        <w:tc>
          <w:tcPr>
            <w:tcW w:w="2820" w:type="dxa"/>
            <w:tcBorders>
              <w:top w:val="nil"/>
              <w:left w:val="nil"/>
              <w:bottom w:val="single" w:sz="4" w:space="0" w:color="auto"/>
              <w:right w:val="single" w:sz="4" w:space="0" w:color="auto"/>
            </w:tcBorders>
            <w:noWrap/>
            <w:vAlign w:val="bottom"/>
            <w:hideMark/>
          </w:tcPr>
          <w:p w14:paraId="2C5033B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BDD946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1CA6AC5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CC653C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SSREQU</w:t>
            </w:r>
          </w:p>
        </w:tc>
        <w:tc>
          <w:tcPr>
            <w:tcW w:w="2820" w:type="dxa"/>
            <w:tcBorders>
              <w:top w:val="nil"/>
              <w:left w:val="nil"/>
              <w:bottom w:val="single" w:sz="4" w:space="0" w:color="auto"/>
              <w:right w:val="single" w:sz="4" w:space="0" w:color="auto"/>
            </w:tcBorders>
            <w:noWrap/>
            <w:vAlign w:val="bottom"/>
            <w:hideMark/>
          </w:tcPr>
          <w:p w14:paraId="2F87B8F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4CF38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12280E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12E0F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SSREQU</w:t>
            </w:r>
          </w:p>
        </w:tc>
        <w:tc>
          <w:tcPr>
            <w:tcW w:w="2820" w:type="dxa"/>
            <w:tcBorders>
              <w:top w:val="nil"/>
              <w:left w:val="nil"/>
              <w:bottom w:val="single" w:sz="4" w:space="0" w:color="auto"/>
              <w:right w:val="single" w:sz="4" w:space="0" w:color="auto"/>
            </w:tcBorders>
            <w:noWrap/>
            <w:vAlign w:val="bottom"/>
            <w:hideMark/>
          </w:tcPr>
          <w:p w14:paraId="1F1B13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RLS</w:t>
            </w:r>
          </w:p>
        </w:tc>
        <w:tc>
          <w:tcPr>
            <w:tcW w:w="3760" w:type="dxa"/>
            <w:tcBorders>
              <w:top w:val="nil"/>
              <w:left w:val="nil"/>
              <w:bottom w:val="single" w:sz="4" w:space="0" w:color="auto"/>
              <w:right w:val="single" w:sz="4" w:space="0" w:color="auto"/>
            </w:tcBorders>
            <w:noWrap/>
            <w:vAlign w:val="bottom"/>
            <w:hideMark/>
          </w:tcPr>
          <w:p w14:paraId="6CD421D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3C481CD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3B720D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SSREQU</w:t>
            </w:r>
          </w:p>
        </w:tc>
        <w:tc>
          <w:tcPr>
            <w:tcW w:w="2820" w:type="dxa"/>
            <w:tcBorders>
              <w:top w:val="nil"/>
              <w:left w:val="nil"/>
              <w:bottom w:val="single" w:sz="4" w:space="0" w:color="auto"/>
              <w:right w:val="single" w:sz="4" w:space="0" w:color="auto"/>
            </w:tcBorders>
            <w:noWrap/>
            <w:vAlign w:val="bottom"/>
            <w:hideMark/>
          </w:tcPr>
          <w:p w14:paraId="6374920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RLS</w:t>
            </w:r>
          </w:p>
        </w:tc>
        <w:tc>
          <w:tcPr>
            <w:tcW w:w="3760" w:type="dxa"/>
            <w:tcBorders>
              <w:top w:val="nil"/>
              <w:left w:val="nil"/>
              <w:bottom w:val="single" w:sz="4" w:space="0" w:color="auto"/>
              <w:right w:val="single" w:sz="4" w:space="0" w:color="auto"/>
            </w:tcBorders>
            <w:noWrap/>
            <w:vAlign w:val="bottom"/>
            <w:hideMark/>
          </w:tcPr>
          <w:p w14:paraId="0A13FFC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34DF16D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87D3C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SSREQU</w:t>
            </w:r>
          </w:p>
        </w:tc>
        <w:tc>
          <w:tcPr>
            <w:tcW w:w="2820" w:type="dxa"/>
            <w:tcBorders>
              <w:top w:val="nil"/>
              <w:left w:val="nil"/>
              <w:bottom w:val="single" w:sz="4" w:space="0" w:color="auto"/>
              <w:right w:val="single" w:sz="4" w:space="0" w:color="auto"/>
            </w:tcBorders>
            <w:noWrap/>
            <w:vAlign w:val="bottom"/>
            <w:hideMark/>
          </w:tcPr>
          <w:p w14:paraId="36D53BE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RQL</w:t>
            </w:r>
          </w:p>
        </w:tc>
        <w:tc>
          <w:tcPr>
            <w:tcW w:w="3760" w:type="dxa"/>
            <w:tcBorders>
              <w:top w:val="nil"/>
              <w:left w:val="nil"/>
              <w:bottom w:val="single" w:sz="4" w:space="0" w:color="auto"/>
              <w:right w:val="single" w:sz="4" w:space="0" w:color="auto"/>
            </w:tcBorders>
            <w:noWrap/>
            <w:vAlign w:val="bottom"/>
            <w:hideMark/>
          </w:tcPr>
          <w:p w14:paraId="2D691F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1FA2A63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D7CD14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SSREQU</w:t>
            </w:r>
          </w:p>
        </w:tc>
        <w:tc>
          <w:tcPr>
            <w:tcW w:w="2820" w:type="dxa"/>
            <w:tcBorders>
              <w:top w:val="nil"/>
              <w:left w:val="nil"/>
              <w:bottom w:val="single" w:sz="4" w:space="0" w:color="auto"/>
              <w:right w:val="single" w:sz="4" w:space="0" w:color="auto"/>
            </w:tcBorders>
            <w:noWrap/>
            <w:vAlign w:val="bottom"/>
            <w:hideMark/>
          </w:tcPr>
          <w:p w14:paraId="6874BAE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RQL</w:t>
            </w:r>
          </w:p>
        </w:tc>
        <w:tc>
          <w:tcPr>
            <w:tcW w:w="3760" w:type="dxa"/>
            <w:tcBorders>
              <w:top w:val="nil"/>
              <w:left w:val="nil"/>
              <w:bottom w:val="single" w:sz="4" w:space="0" w:color="auto"/>
              <w:right w:val="single" w:sz="4" w:space="0" w:color="auto"/>
            </w:tcBorders>
            <w:noWrap/>
            <w:vAlign w:val="bottom"/>
            <w:hideMark/>
          </w:tcPr>
          <w:p w14:paraId="6133E9F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63D06DA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DCF090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SSREQU</w:t>
            </w:r>
          </w:p>
        </w:tc>
        <w:tc>
          <w:tcPr>
            <w:tcW w:w="2820" w:type="dxa"/>
            <w:tcBorders>
              <w:top w:val="nil"/>
              <w:left w:val="nil"/>
              <w:bottom w:val="single" w:sz="4" w:space="0" w:color="auto"/>
              <w:right w:val="single" w:sz="4" w:space="0" w:color="auto"/>
            </w:tcBorders>
            <w:noWrap/>
            <w:vAlign w:val="bottom"/>
            <w:hideMark/>
          </w:tcPr>
          <w:p w14:paraId="4A9B5B1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RQL</w:t>
            </w:r>
          </w:p>
        </w:tc>
        <w:tc>
          <w:tcPr>
            <w:tcW w:w="3760" w:type="dxa"/>
            <w:tcBorders>
              <w:top w:val="nil"/>
              <w:left w:val="nil"/>
              <w:bottom w:val="single" w:sz="4" w:space="0" w:color="auto"/>
              <w:right w:val="single" w:sz="4" w:space="0" w:color="auto"/>
            </w:tcBorders>
            <w:noWrap/>
            <w:vAlign w:val="bottom"/>
            <w:hideMark/>
          </w:tcPr>
          <w:p w14:paraId="4501741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799116D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E0C6A5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 </w:t>
            </w:r>
          </w:p>
        </w:tc>
        <w:tc>
          <w:tcPr>
            <w:tcW w:w="2820" w:type="dxa"/>
            <w:tcBorders>
              <w:top w:val="nil"/>
              <w:left w:val="nil"/>
              <w:bottom w:val="single" w:sz="4" w:space="0" w:color="auto"/>
              <w:right w:val="single" w:sz="4" w:space="0" w:color="auto"/>
            </w:tcBorders>
            <w:noWrap/>
            <w:vAlign w:val="bottom"/>
            <w:hideMark/>
          </w:tcPr>
          <w:p w14:paraId="4D57E23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F8F5A8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2B73ABD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E25B3C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SSRQSS</w:t>
            </w:r>
          </w:p>
        </w:tc>
        <w:tc>
          <w:tcPr>
            <w:tcW w:w="2820" w:type="dxa"/>
            <w:tcBorders>
              <w:top w:val="nil"/>
              <w:left w:val="nil"/>
              <w:bottom w:val="single" w:sz="4" w:space="0" w:color="auto"/>
              <w:right w:val="single" w:sz="4" w:space="0" w:color="auto"/>
            </w:tcBorders>
            <w:noWrap/>
            <w:vAlign w:val="bottom"/>
            <w:hideMark/>
          </w:tcPr>
          <w:p w14:paraId="176EE7B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RQL</w:t>
            </w:r>
          </w:p>
        </w:tc>
        <w:tc>
          <w:tcPr>
            <w:tcW w:w="3760" w:type="dxa"/>
            <w:tcBorders>
              <w:top w:val="nil"/>
              <w:left w:val="nil"/>
              <w:bottom w:val="single" w:sz="4" w:space="0" w:color="auto"/>
              <w:right w:val="single" w:sz="4" w:space="0" w:color="auto"/>
            </w:tcBorders>
            <w:noWrap/>
            <w:vAlign w:val="bottom"/>
            <w:hideMark/>
          </w:tcPr>
          <w:p w14:paraId="14BCD63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12BF12F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F93399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E15D07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5EC3BC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6121C1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488D3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SSSTOR</w:t>
            </w:r>
          </w:p>
        </w:tc>
        <w:tc>
          <w:tcPr>
            <w:tcW w:w="2820" w:type="dxa"/>
            <w:tcBorders>
              <w:top w:val="nil"/>
              <w:left w:val="nil"/>
              <w:bottom w:val="single" w:sz="4" w:space="0" w:color="auto"/>
              <w:right w:val="single" w:sz="4" w:space="0" w:color="auto"/>
            </w:tcBorders>
            <w:noWrap/>
            <w:vAlign w:val="bottom"/>
            <w:hideMark/>
          </w:tcPr>
          <w:p w14:paraId="455E42E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C38B20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System Org.</w:t>
            </w:r>
          </w:p>
        </w:tc>
      </w:tr>
      <w:tr w:rsidR="00A7515E" w:rsidRPr="00A26061" w14:paraId="7BBCCFE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FCC99F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73C4D8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SOU</w:t>
            </w:r>
          </w:p>
        </w:tc>
        <w:tc>
          <w:tcPr>
            <w:tcW w:w="3760" w:type="dxa"/>
            <w:tcBorders>
              <w:top w:val="nil"/>
              <w:left w:val="nil"/>
              <w:bottom w:val="single" w:sz="4" w:space="0" w:color="auto"/>
              <w:right w:val="single" w:sz="4" w:space="0" w:color="auto"/>
            </w:tcBorders>
            <w:noWrap/>
            <w:vAlign w:val="bottom"/>
            <w:hideMark/>
          </w:tcPr>
          <w:p w14:paraId="7F7662E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2D17C8C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58062D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95C225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E9FA2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52BE060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47E32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SSSTOS</w:t>
            </w:r>
          </w:p>
        </w:tc>
        <w:tc>
          <w:tcPr>
            <w:tcW w:w="2820" w:type="dxa"/>
            <w:tcBorders>
              <w:top w:val="nil"/>
              <w:left w:val="nil"/>
              <w:bottom w:val="single" w:sz="4" w:space="0" w:color="auto"/>
              <w:right w:val="single" w:sz="4" w:space="0" w:color="auto"/>
            </w:tcBorders>
            <w:noWrap/>
            <w:vAlign w:val="bottom"/>
            <w:hideMark/>
          </w:tcPr>
          <w:p w14:paraId="786F479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019A43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3D03FB6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EFA4D4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372831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B1CDAD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F37C81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CD0E9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SSSTSR</w:t>
            </w:r>
          </w:p>
        </w:tc>
        <w:tc>
          <w:tcPr>
            <w:tcW w:w="2820" w:type="dxa"/>
            <w:tcBorders>
              <w:top w:val="nil"/>
              <w:left w:val="nil"/>
              <w:bottom w:val="single" w:sz="4" w:space="0" w:color="auto"/>
              <w:right w:val="single" w:sz="4" w:space="0" w:color="auto"/>
            </w:tcBorders>
            <w:noWrap/>
            <w:vAlign w:val="bottom"/>
            <w:hideMark/>
          </w:tcPr>
          <w:p w14:paraId="55A529B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TRL</w:t>
            </w:r>
          </w:p>
        </w:tc>
        <w:tc>
          <w:tcPr>
            <w:tcW w:w="3760" w:type="dxa"/>
            <w:tcBorders>
              <w:top w:val="nil"/>
              <w:left w:val="nil"/>
              <w:bottom w:val="single" w:sz="4" w:space="0" w:color="auto"/>
              <w:right w:val="single" w:sz="4" w:space="0" w:color="auto"/>
            </w:tcBorders>
            <w:noWrap/>
            <w:vAlign w:val="bottom"/>
            <w:hideMark/>
          </w:tcPr>
          <w:p w14:paraId="3C3E5B0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34EAC35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A03969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6B5B55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3FB90B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5823F68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D5405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SSSUPP</w:t>
            </w:r>
          </w:p>
        </w:tc>
        <w:tc>
          <w:tcPr>
            <w:tcW w:w="2820" w:type="dxa"/>
            <w:tcBorders>
              <w:top w:val="nil"/>
              <w:left w:val="nil"/>
              <w:bottom w:val="single" w:sz="4" w:space="0" w:color="auto"/>
              <w:right w:val="single" w:sz="4" w:space="0" w:color="auto"/>
            </w:tcBorders>
            <w:noWrap/>
            <w:vAlign w:val="bottom"/>
            <w:hideMark/>
          </w:tcPr>
          <w:p w14:paraId="0B69512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CCM</w:t>
            </w:r>
          </w:p>
        </w:tc>
        <w:tc>
          <w:tcPr>
            <w:tcW w:w="3760" w:type="dxa"/>
            <w:tcBorders>
              <w:top w:val="nil"/>
              <w:left w:val="nil"/>
              <w:bottom w:val="single" w:sz="4" w:space="0" w:color="auto"/>
              <w:right w:val="single" w:sz="4" w:space="0" w:color="auto"/>
            </w:tcBorders>
            <w:noWrap/>
            <w:vAlign w:val="bottom"/>
            <w:hideMark/>
          </w:tcPr>
          <w:p w14:paraId="625B00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Commodity Org.</w:t>
            </w:r>
          </w:p>
        </w:tc>
      </w:tr>
      <w:tr w:rsidR="00A7515E" w:rsidRPr="00A26061" w14:paraId="2FAE972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6B65E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D4FA34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OSP</w:t>
            </w:r>
          </w:p>
        </w:tc>
        <w:tc>
          <w:tcPr>
            <w:tcW w:w="3760" w:type="dxa"/>
            <w:tcBorders>
              <w:top w:val="nil"/>
              <w:left w:val="nil"/>
              <w:bottom w:val="single" w:sz="4" w:space="0" w:color="auto"/>
              <w:right w:val="single" w:sz="4" w:space="0" w:color="auto"/>
            </w:tcBorders>
            <w:noWrap/>
            <w:vAlign w:val="bottom"/>
            <w:hideMark/>
          </w:tcPr>
          <w:p w14:paraId="0338A8C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C91A09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7EA99D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E1D1E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1E23557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17326C1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9CAF18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9A0FA7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SPS</w:t>
            </w:r>
          </w:p>
        </w:tc>
        <w:tc>
          <w:tcPr>
            <w:tcW w:w="3760" w:type="dxa"/>
            <w:tcBorders>
              <w:top w:val="nil"/>
              <w:left w:val="nil"/>
              <w:bottom w:val="single" w:sz="4" w:space="0" w:color="auto"/>
              <w:right w:val="single" w:sz="4" w:space="0" w:color="auto"/>
            </w:tcBorders>
            <w:noWrap/>
            <w:vAlign w:val="bottom"/>
            <w:hideMark/>
          </w:tcPr>
          <w:p w14:paraId="3FB4D3E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5C43ADE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46944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57CCC5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SSE</w:t>
            </w:r>
          </w:p>
        </w:tc>
        <w:tc>
          <w:tcPr>
            <w:tcW w:w="3760" w:type="dxa"/>
            <w:tcBorders>
              <w:top w:val="nil"/>
              <w:left w:val="nil"/>
              <w:bottom w:val="single" w:sz="4" w:space="0" w:color="auto"/>
              <w:right w:val="single" w:sz="4" w:space="0" w:color="auto"/>
            </w:tcBorders>
            <w:noWrap/>
            <w:vAlign w:val="bottom"/>
            <w:hideMark/>
          </w:tcPr>
          <w:p w14:paraId="2FB8B6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34742BC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B729E0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726489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SSE</w:t>
            </w:r>
          </w:p>
        </w:tc>
        <w:tc>
          <w:tcPr>
            <w:tcW w:w="3760" w:type="dxa"/>
            <w:tcBorders>
              <w:top w:val="nil"/>
              <w:left w:val="nil"/>
              <w:bottom w:val="single" w:sz="4" w:space="0" w:color="auto"/>
              <w:right w:val="single" w:sz="4" w:space="0" w:color="auto"/>
            </w:tcBorders>
            <w:noWrap/>
            <w:vAlign w:val="bottom"/>
            <w:hideMark/>
          </w:tcPr>
          <w:p w14:paraId="42BBA9F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2647A5B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7C0D40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B92DCB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C2B5AC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6B113FE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5AD5A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WSBOOK</w:t>
            </w:r>
          </w:p>
        </w:tc>
        <w:tc>
          <w:tcPr>
            <w:tcW w:w="2820" w:type="dxa"/>
            <w:tcBorders>
              <w:top w:val="nil"/>
              <w:left w:val="nil"/>
              <w:bottom w:val="single" w:sz="4" w:space="0" w:color="auto"/>
              <w:right w:val="single" w:sz="4" w:space="0" w:color="auto"/>
            </w:tcBorders>
            <w:noWrap/>
            <w:vAlign w:val="bottom"/>
            <w:hideMark/>
          </w:tcPr>
          <w:p w14:paraId="067CD96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EADC2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Organization</w:t>
            </w:r>
          </w:p>
        </w:tc>
      </w:tr>
      <w:tr w:rsidR="00A7515E" w:rsidRPr="00A26061" w14:paraId="036542B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FCD8CD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B9FBF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A8F380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FC6761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EBDBFC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072DF7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1F42F4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077C05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BADD64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WSCOPO</w:t>
            </w:r>
          </w:p>
        </w:tc>
        <w:tc>
          <w:tcPr>
            <w:tcW w:w="2820" w:type="dxa"/>
            <w:tcBorders>
              <w:top w:val="nil"/>
              <w:left w:val="nil"/>
              <w:bottom w:val="single" w:sz="4" w:space="0" w:color="auto"/>
              <w:right w:val="single" w:sz="4" w:space="0" w:color="auto"/>
            </w:tcBorders>
            <w:noWrap/>
            <w:vAlign w:val="bottom"/>
            <w:hideMark/>
          </w:tcPr>
          <w:p w14:paraId="270348C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ACO</w:t>
            </w:r>
          </w:p>
        </w:tc>
        <w:tc>
          <w:tcPr>
            <w:tcW w:w="3760" w:type="dxa"/>
            <w:tcBorders>
              <w:top w:val="nil"/>
              <w:left w:val="nil"/>
              <w:bottom w:val="single" w:sz="4" w:space="0" w:color="auto"/>
              <w:right w:val="single" w:sz="4" w:space="0" w:color="auto"/>
            </w:tcBorders>
            <w:noWrap/>
            <w:vAlign w:val="bottom"/>
            <w:hideMark/>
          </w:tcPr>
          <w:p w14:paraId="440BB6F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59D0A5E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D1A4E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53311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32EE9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9D1645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478637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WSCREQ</w:t>
            </w:r>
          </w:p>
        </w:tc>
        <w:tc>
          <w:tcPr>
            <w:tcW w:w="2820" w:type="dxa"/>
            <w:tcBorders>
              <w:top w:val="nil"/>
              <w:left w:val="nil"/>
              <w:bottom w:val="single" w:sz="4" w:space="0" w:color="auto"/>
              <w:right w:val="single" w:sz="4" w:space="0" w:color="auto"/>
            </w:tcBorders>
            <w:noWrap/>
            <w:vAlign w:val="bottom"/>
            <w:hideMark/>
          </w:tcPr>
          <w:p w14:paraId="098D4F1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D20AE7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27B53C7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103536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7A311D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5F088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Vehicle Org.</w:t>
            </w:r>
          </w:p>
        </w:tc>
      </w:tr>
      <w:tr w:rsidR="00A7515E" w:rsidRPr="00A26061" w14:paraId="39732C4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EDD3D7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88C5D8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BEC75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Customer Org.</w:t>
            </w:r>
          </w:p>
        </w:tc>
      </w:tr>
      <w:tr w:rsidR="00A7515E" w:rsidRPr="00A26061" w14:paraId="3859357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2767D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6AF07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3B881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Vehicle Location Org.</w:t>
            </w:r>
          </w:p>
        </w:tc>
      </w:tr>
      <w:tr w:rsidR="00A7515E" w:rsidRPr="00A26061" w14:paraId="4321920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1662BA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7A613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946907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63C4CB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9EB099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WSCREW</w:t>
            </w:r>
          </w:p>
        </w:tc>
        <w:tc>
          <w:tcPr>
            <w:tcW w:w="2820" w:type="dxa"/>
            <w:tcBorders>
              <w:top w:val="nil"/>
              <w:left w:val="nil"/>
              <w:bottom w:val="single" w:sz="4" w:space="0" w:color="auto"/>
              <w:right w:val="single" w:sz="4" w:space="0" w:color="auto"/>
            </w:tcBorders>
            <w:noWrap/>
            <w:vAlign w:val="bottom"/>
            <w:hideMark/>
          </w:tcPr>
          <w:p w14:paraId="48DC3F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480A4B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08AD2E1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258A7F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E31204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DB0F4D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Standard Crew Org.</w:t>
            </w:r>
          </w:p>
        </w:tc>
      </w:tr>
      <w:tr w:rsidR="00A7515E" w:rsidRPr="00A26061" w14:paraId="1723576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6CE613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673E5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745AD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Vehicle Org.</w:t>
            </w:r>
          </w:p>
        </w:tc>
      </w:tr>
      <w:tr w:rsidR="00A7515E" w:rsidRPr="00A26061" w14:paraId="20F4D1E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1DDCB3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4C8BB1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3BD51B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4FDAD11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B24EDB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WSCTMP</w:t>
            </w:r>
          </w:p>
        </w:tc>
        <w:tc>
          <w:tcPr>
            <w:tcW w:w="2820" w:type="dxa"/>
            <w:tcBorders>
              <w:top w:val="nil"/>
              <w:left w:val="nil"/>
              <w:bottom w:val="single" w:sz="4" w:space="0" w:color="auto"/>
              <w:right w:val="single" w:sz="4" w:space="0" w:color="auto"/>
            </w:tcBorders>
            <w:noWrap/>
            <w:vAlign w:val="bottom"/>
            <w:hideMark/>
          </w:tcPr>
          <w:p w14:paraId="02BFA5A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D429F0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BF377E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89352A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6D5D6C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49CBC6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Contract Class Org.</w:t>
            </w:r>
          </w:p>
        </w:tc>
      </w:tr>
      <w:tr w:rsidR="00A7515E" w:rsidRPr="00A26061" w14:paraId="7858EE3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64CC3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9E6583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4D2717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30D951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6B7FFC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WSDFAC</w:t>
            </w:r>
          </w:p>
        </w:tc>
        <w:tc>
          <w:tcPr>
            <w:tcW w:w="2820" w:type="dxa"/>
            <w:tcBorders>
              <w:top w:val="nil"/>
              <w:left w:val="nil"/>
              <w:bottom w:val="single" w:sz="4" w:space="0" w:color="auto"/>
              <w:right w:val="single" w:sz="4" w:space="0" w:color="auto"/>
            </w:tcBorders>
            <w:noWrap/>
            <w:vAlign w:val="bottom"/>
            <w:hideMark/>
          </w:tcPr>
          <w:p w14:paraId="5BDC9E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9B0147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EE505A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B1E2D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WSDFAC</w:t>
            </w:r>
          </w:p>
        </w:tc>
        <w:tc>
          <w:tcPr>
            <w:tcW w:w="2820" w:type="dxa"/>
            <w:tcBorders>
              <w:top w:val="nil"/>
              <w:left w:val="nil"/>
              <w:bottom w:val="single" w:sz="4" w:space="0" w:color="auto"/>
              <w:right w:val="single" w:sz="4" w:space="0" w:color="auto"/>
            </w:tcBorders>
            <w:noWrap/>
            <w:vAlign w:val="bottom"/>
            <w:hideMark/>
          </w:tcPr>
          <w:p w14:paraId="3FBFFD1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35E2CA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71C434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31777F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WSDFAC</w:t>
            </w:r>
          </w:p>
        </w:tc>
        <w:tc>
          <w:tcPr>
            <w:tcW w:w="2820" w:type="dxa"/>
            <w:tcBorders>
              <w:top w:val="nil"/>
              <w:left w:val="nil"/>
              <w:bottom w:val="single" w:sz="4" w:space="0" w:color="auto"/>
              <w:right w:val="single" w:sz="4" w:space="0" w:color="auto"/>
            </w:tcBorders>
            <w:noWrap/>
            <w:vAlign w:val="bottom"/>
            <w:hideMark/>
          </w:tcPr>
          <w:p w14:paraId="3663235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144E9E5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56AA91A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24D909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4B111F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80A855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9398CC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A2AA3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WSEMPS</w:t>
            </w:r>
          </w:p>
        </w:tc>
        <w:tc>
          <w:tcPr>
            <w:tcW w:w="2820" w:type="dxa"/>
            <w:tcBorders>
              <w:top w:val="nil"/>
              <w:left w:val="nil"/>
              <w:bottom w:val="single" w:sz="4" w:space="0" w:color="auto"/>
              <w:right w:val="single" w:sz="4" w:space="0" w:color="auto"/>
            </w:tcBorders>
            <w:noWrap/>
            <w:vAlign w:val="bottom"/>
            <w:hideMark/>
          </w:tcPr>
          <w:p w14:paraId="4368745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9450E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8677C7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FDB5A2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D1E878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741F52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Customer Org.</w:t>
            </w:r>
          </w:p>
        </w:tc>
      </w:tr>
      <w:tr w:rsidR="00A7515E" w:rsidRPr="00A26061" w14:paraId="5D2EE27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1FA9A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ABBD78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PQU</w:t>
            </w:r>
          </w:p>
        </w:tc>
        <w:tc>
          <w:tcPr>
            <w:tcW w:w="3760" w:type="dxa"/>
            <w:tcBorders>
              <w:top w:val="nil"/>
              <w:left w:val="nil"/>
              <w:bottom w:val="single" w:sz="4" w:space="0" w:color="auto"/>
              <w:right w:val="single" w:sz="4" w:space="0" w:color="auto"/>
            </w:tcBorders>
            <w:noWrap/>
            <w:vAlign w:val="bottom"/>
            <w:hideMark/>
          </w:tcPr>
          <w:p w14:paraId="33479BC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2A3B8F3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AB23D7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2ED5A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6A81BB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75E01E5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9F164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WSFUEL</w:t>
            </w:r>
          </w:p>
        </w:tc>
        <w:tc>
          <w:tcPr>
            <w:tcW w:w="2820" w:type="dxa"/>
            <w:tcBorders>
              <w:top w:val="nil"/>
              <w:left w:val="nil"/>
              <w:bottom w:val="single" w:sz="4" w:space="0" w:color="auto"/>
              <w:right w:val="single" w:sz="4" w:space="0" w:color="auto"/>
            </w:tcBorders>
            <w:noWrap/>
            <w:vAlign w:val="bottom"/>
            <w:hideMark/>
          </w:tcPr>
          <w:p w14:paraId="4C974BD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345552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71AA9B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1F8EEC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5EC6BC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9EEBEC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416059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4ECE8B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WSHZRD</w:t>
            </w:r>
          </w:p>
        </w:tc>
        <w:tc>
          <w:tcPr>
            <w:tcW w:w="2820" w:type="dxa"/>
            <w:tcBorders>
              <w:top w:val="nil"/>
              <w:left w:val="nil"/>
              <w:bottom w:val="single" w:sz="4" w:space="0" w:color="auto"/>
              <w:right w:val="single" w:sz="4" w:space="0" w:color="auto"/>
            </w:tcBorders>
            <w:noWrap/>
            <w:vAlign w:val="bottom"/>
            <w:hideMark/>
          </w:tcPr>
          <w:p w14:paraId="0FA92A5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7C9643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E484FD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BE2595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58B0BE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HZP</w:t>
            </w:r>
          </w:p>
        </w:tc>
        <w:tc>
          <w:tcPr>
            <w:tcW w:w="3760" w:type="dxa"/>
            <w:tcBorders>
              <w:top w:val="nil"/>
              <w:left w:val="nil"/>
              <w:bottom w:val="single" w:sz="4" w:space="0" w:color="auto"/>
              <w:right w:val="single" w:sz="4" w:space="0" w:color="auto"/>
            </w:tcBorders>
            <w:noWrap/>
            <w:vAlign w:val="bottom"/>
            <w:hideMark/>
          </w:tcPr>
          <w:p w14:paraId="0254122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62DEC59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72B820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 </w:t>
            </w:r>
          </w:p>
        </w:tc>
        <w:tc>
          <w:tcPr>
            <w:tcW w:w="2820" w:type="dxa"/>
            <w:tcBorders>
              <w:top w:val="nil"/>
              <w:left w:val="nil"/>
              <w:bottom w:val="single" w:sz="4" w:space="0" w:color="auto"/>
              <w:right w:val="single" w:sz="4" w:space="0" w:color="auto"/>
            </w:tcBorders>
            <w:noWrap/>
            <w:vAlign w:val="bottom"/>
            <w:hideMark/>
          </w:tcPr>
          <w:p w14:paraId="0B28742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9FCD0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4C96FE8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74EB0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WSILPO</w:t>
            </w:r>
          </w:p>
        </w:tc>
        <w:tc>
          <w:tcPr>
            <w:tcW w:w="2820" w:type="dxa"/>
            <w:tcBorders>
              <w:top w:val="nil"/>
              <w:left w:val="nil"/>
              <w:bottom w:val="single" w:sz="4" w:space="0" w:color="auto"/>
              <w:right w:val="single" w:sz="4" w:space="0" w:color="auto"/>
            </w:tcBorders>
            <w:noWrap/>
            <w:vAlign w:val="bottom"/>
            <w:hideMark/>
          </w:tcPr>
          <w:p w14:paraId="40CABB3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C7E192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1444DE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7AE437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35F64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D8D500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DC1BDC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46D483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F787A1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BF193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13DCF84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C9B56B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2E5B4E7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FDE728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0C4053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F2D245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WSLOBX</w:t>
            </w:r>
          </w:p>
        </w:tc>
        <w:tc>
          <w:tcPr>
            <w:tcW w:w="2820" w:type="dxa"/>
            <w:tcBorders>
              <w:top w:val="nil"/>
              <w:left w:val="nil"/>
              <w:bottom w:val="single" w:sz="4" w:space="0" w:color="auto"/>
              <w:right w:val="single" w:sz="4" w:space="0" w:color="auto"/>
            </w:tcBorders>
            <w:noWrap/>
            <w:vAlign w:val="bottom"/>
            <w:hideMark/>
          </w:tcPr>
          <w:p w14:paraId="21D7FD1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614386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9FFCA1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B07A00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E93497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375671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7F9290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4F9E4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WSMATL</w:t>
            </w:r>
          </w:p>
        </w:tc>
        <w:tc>
          <w:tcPr>
            <w:tcW w:w="2820" w:type="dxa"/>
            <w:tcBorders>
              <w:top w:val="nil"/>
              <w:left w:val="nil"/>
              <w:bottom w:val="single" w:sz="4" w:space="0" w:color="auto"/>
              <w:right w:val="single" w:sz="4" w:space="0" w:color="auto"/>
            </w:tcBorders>
            <w:noWrap/>
            <w:vAlign w:val="bottom"/>
            <w:hideMark/>
          </w:tcPr>
          <w:p w14:paraId="51AD8F1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0A569E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554CE27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CA75A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B40A36C" w14:textId="72D3A670"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29CA69E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A17F34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19991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B758F0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7FC03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74320BD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3DD7F4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WSMPAT</w:t>
            </w:r>
          </w:p>
        </w:tc>
        <w:tc>
          <w:tcPr>
            <w:tcW w:w="2820" w:type="dxa"/>
            <w:tcBorders>
              <w:top w:val="nil"/>
              <w:left w:val="nil"/>
              <w:bottom w:val="single" w:sz="4" w:space="0" w:color="auto"/>
              <w:right w:val="single" w:sz="4" w:space="0" w:color="auto"/>
            </w:tcBorders>
            <w:noWrap/>
            <w:vAlign w:val="bottom"/>
            <w:hideMark/>
          </w:tcPr>
          <w:p w14:paraId="3368AA6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15CE7B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1CCEBFE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EFDA92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WSMPAT</w:t>
            </w:r>
          </w:p>
        </w:tc>
        <w:tc>
          <w:tcPr>
            <w:tcW w:w="2820" w:type="dxa"/>
            <w:tcBorders>
              <w:top w:val="nil"/>
              <w:left w:val="nil"/>
              <w:bottom w:val="single" w:sz="4" w:space="0" w:color="auto"/>
              <w:right w:val="single" w:sz="4" w:space="0" w:color="auto"/>
            </w:tcBorders>
            <w:noWrap/>
            <w:vAlign w:val="bottom"/>
            <w:hideMark/>
          </w:tcPr>
          <w:p w14:paraId="244DFF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PEQ</w:t>
            </w:r>
          </w:p>
        </w:tc>
        <w:tc>
          <w:tcPr>
            <w:tcW w:w="3760" w:type="dxa"/>
            <w:tcBorders>
              <w:top w:val="nil"/>
              <w:left w:val="nil"/>
              <w:bottom w:val="single" w:sz="4" w:space="0" w:color="auto"/>
              <w:right w:val="single" w:sz="4" w:space="0" w:color="auto"/>
            </w:tcBorders>
            <w:noWrap/>
            <w:vAlign w:val="bottom"/>
            <w:hideMark/>
          </w:tcPr>
          <w:p w14:paraId="5F3F5C8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 Org.</w:t>
            </w:r>
          </w:p>
        </w:tc>
      </w:tr>
      <w:tr w:rsidR="00A7515E" w:rsidRPr="00A26061" w14:paraId="4F73A68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2A5C91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WSMPAT</w:t>
            </w:r>
          </w:p>
        </w:tc>
        <w:tc>
          <w:tcPr>
            <w:tcW w:w="2820" w:type="dxa"/>
            <w:tcBorders>
              <w:top w:val="nil"/>
              <w:left w:val="nil"/>
              <w:bottom w:val="single" w:sz="4" w:space="0" w:color="auto"/>
              <w:right w:val="single" w:sz="4" w:space="0" w:color="auto"/>
            </w:tcBorders>
            <w:noWrap/>
            <w:vAlign w:val="bottom"/>
            <w:hideMark/>
          </w:tcPr>
          <w:p w14:paraId="6D20DAC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PEQ</w:t>
            </w:r>
          </w:p>
        </w:tc>
        <w:tc>
          <w:tcPr>
            <w:tcW w:w="3760" w:type="dxa"/>
            <w:tcBorders>
              <w:top w:val="nil"/>
              <w:left w:val="nil"/>
              <w:bottom w:val="single" w:sz="4" w:space="0" w:color="auto"/>
              <w:right w:val="single" w:sz="4" w:space="0" w:color="auto"/>
            </w:tcBorders>
            <w:noWrap/>
            <w:vAlign w:val="bottom"/>
            <w:hideMark/>
          </w:tcPr>
          <w:p w14:paraId="20754F6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Loc Org.</w:t>
            </w:r>
          </w:p>
        </w:tc>
      </w:tr>
      <w:tr w:rsidR="00A7515E" w:rsidRPr="00A26061" w14:paraId="6301607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2C8D5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DB723C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5E450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4A3313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6DDF92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WSOPCL</w:t>
            </w:r>
          </w:p>
        </w:tc>
        <w:tc>
          <w:tcPr>
            <w:tcW w:w="2820" w:type="dxa"/>
            <w:tcBorders>
              <w:top w:val="nil"/>
              <w:left w:val="nil"/>
              <w:bottom w:val="single" w:sz="4" w:space="0" w:color="auto"/>
              <w:right w:val="single" w:sz="4" w:space="0" w:color="auto"/>
            </w:tcBorders>
            <w:noWrap/>
            <w:vAlign w:val="bottom"/>
            <w:hideMark/>
          </w:tcPr>
          <w:p w14:paraId="4CAB99F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E3F7CC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111E24F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3A3F11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36588C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93C15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6B09880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C7C94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WSPCTN</w:t>
            </w:r>
          </w:p>
        </w:tc>
        <w:tc>
          <w:tcPr>
            <w:tcW w:w="2820" w:type="dxa"/>
            <w:tcBorders>
              <w:top w:val="nil"/>
              <w:left w:val="nil"/>
              <w:bottom w:val="single" w:sz="4" w:space="0" w:color="auto"/>
              <w:right w:val="single" w:sz="4" w:space="0" w:color="auto"/>
            </w:tcBorders>
            <w:noWrap/>
            <w:vAlign w:val="bottom"/>
            <w:hideMark/>
          </w:tcPr>
          <w:p w14:paraId="625FE01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3241A1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3414DDA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7B4135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0256BD4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4A75F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4643807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F8733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WSPERM</w:t>
            </w:r>
          </w:p>
        </w:tc>
        <w:tc>
          <w:tcPr>
            <w:tcW w:w="2820" w:type="dxa"/>
            <w:tcBorders>
              <w:top w:val="nil"/>
              <w:left w:val="nil"/>
              <w:bottom w:val="single" w:sz="4" w:space="0" w:color="auto"/>
              <w:right w:val="single" w:sz="4" w:space="0" w:color="auto"/>
            </w:tcBorders>
            <w:noWrap/>
            <w:vAlign w:val="bottom"/>
            <w:hideMark/>
          </w:tcPr>
          <w:p w14:paraId="20C1DB2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800157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695B7E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6A35A9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3D685F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7DEBA1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7F8D57D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BD17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WSPMTW</w:t>
            </w:r>
          </w:p>
        </w:tc>
        <w:tc>
          <w:tcPr>
            <w:tcW w:w="2820" w:type="dxa"/>
            <w:tcBorders>
              <w:top w:val="nil"/>
              <w:left w:val="nil"/>
              <w:bottom w:val="single" w:sz="4" w:space="0" w:color="auto"/>
              <w:right w:val="single" w:sz="4" w:space="0" w:color="auto"/>
            </w:tcBorders>
            <w:noWrap/>
            <w:vAlign w:val="bottom"/>
            <w:hideMark/>
          </w:tcPr>
          <w:p w14:paraId="394B8E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2966AD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1CD09F3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C70244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WSPMTW</w:t>
            </w:r>
          </w:p>
        </w:tc>
        <w:tc>
          <w:tcPr>
            <w:tcW w:w="2820" w:type="dxa"/>
            <w:tcBorders>
              <w:top w:val="nil"/>
              <w:left w:val="nil"/>
              <w:bottom w:val="single" w:sz="4" w:space="0" w:color="auto"/>
              <w:right w:val="single" w:sz="4" w:space="0" w:color="auto"/>
            </w:tcBorders>
            <w:noWrap/>
            <w:vAlign w:val="bottom"/>
            <w:hideMark/>
          </w:tcPr>
          <w:p w14:paraId="252DA39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62E8ECC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4D6958A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A7872F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WSPMTW</w:t>
            </w:r>
          </w:p>
        </w:tc>
        <w:tc>
          <w:tcPr>
            <w:tcW w:w="2820" w:type="dxa"/>
            <w:tcBorders>
              <w:top w:val="nil"/>
              <w:left w:val="nil"/>
              <w:bottom w:val="single" w:sz="4" w:space="0" w:color="auto"/>
              <w:right w:val="single" w:sz="4" w:space="0" w:color="auto"/>
            </w:tcBorders>
            <w:noWrap/>
            <w:vAlign w:val="bottom"/>
            <w:hideMark/>
          </w:tcPr>
          <w:p w14:paraId="49DF6F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BBA194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2982B73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D7B6CB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WSPMTW</w:t>
            </w:r>
          </w:p>
        </w:tc>
        <w:tc>
          <w:tcPr>
            <w:tcW w:w="2820" w:type="dxa"/>
            <w:tcBorders>
              <w:top w:val="nil"/>
              <w:left w:val="nil"/>
              <w:bottom w:val="single" w:sz="4" w:space="0" w:color="auto"/>
              <w:right w:val="single" w:sz="4" w:space="0" w:color="auto"/>
            </w:tcBorders>
            <w:noWrap/>
            <w:vAlign w:val="bottom"/>
            <w:hideMark/>
          </w:tcPr>
          <w:p w14:paraId="6306851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KSF</w:t>
            </w:r>
          </w:p>
        </w:tc>
        <w:tc>
          <w:tcPr>
            <w:tcW w:w="3760" w:type="dxa"/>
            <w:tcBorders>
              <w:top w:val="nil"/>
              <w:left w:val="nil"/>
              <w:bottom w:val="single" w:sz="4" w:space="0" w:color="auto"/>
              <w:right w:val="single" w:sz="4" w:space="0" w:color="auto"/>
            </w:tcBorders>
            <w:noWrap/>
            <w:vAlign w:val="bottom"/>
            <w:hideMark/>
          </w:tcPr>
          <w:p w14:paraId="0C2CB0A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77F227F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6BB6EB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WSPMTW</w:t>
            </w:r>
          </w:p>
        </w:tc>
        <w:tc>
          <w:tcPr>
            <w:tcW w:w="2820" w:type="dxa"/>
            <w:tcBorders>
              <w:top w:val="nil"/>
              <w:left w:val="nil"/>
              <w:bottom w:val="single" w:sz="4" w:space="0" w:color="auto"/>
              <w:right w:val="single" w:sz="4" w:space="0" w:color="auto"/>
            </w:tcBorders>
            <w:noWrap/>
            <w:vAlign w:val="bottom"/>
            <w:hideMark/>
          </w:tcPr>
          <w:p w14:paraId="2F92D24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KSF</w:t>
            </w:r>
          </w:p>
        </w:tc>
        <w:tc>
          <w:tcPr>
            <w:tcW w:w="3760" w:type="dxa"/>
            <w:tcBorders>
              <w:top w:val="nil"/>
              <w:left w:val="nil"/>
              <w:bottom w:val="single" w:sz="4" w:space="0" w:color="auto"/>
              <w:right w:val="single" w:sz="4" w:space="0" w:color="auto"/>
            </w:tcBorders>
            <w:noWrap/>
            <w:vAlign w:val="bottom"/>
            <w:hideMark/>
          </w:tcPr>
          <w:p w14:paraId="2E9A7E7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3F64DB9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FF42A4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WSPMTW</w:t>
            </w:r>
          </w:p>
        </w:tc>
        <w:tc>
          <w:tcPr>
            <w:tcW w:w="2820" w:type="dxa"/>
            <w:tcBorders>
              <w:top w:val="nil"/>
              <w:left w:val="nil"/>
              <w:bottom w:val="single" w:sz="4" w:space="0" w:color="auto"/>
              <w:right w:val="single" w:sz="4" w:space="0" w:color="auto"/>
            </w:tcBorders>
            <w:noWrap/>
            <w:vAlign w:val="bottom"/>
            <w:hideMark/>
          </w:tcPr>
          <w:p w14:paraId="7507209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PWL</w:t>
            </w:r>
          </w:p>
        </w:tc>
        <w:tc>
          <w:tcPr>
            <w:tcW w:w="3760" w:type="dxa"/>
            <w:tcBorders>
              <w:top w:val="nil"/>
              <w:left w:val="nil"/>
              <w:bottom w:val="single" w:sz="4" w:space="0" w:color="auto"/>
              <w:right w:val="single" w:sz="4" w:space="0" w:color="auto"/>
            </w:tcBorders>
            <w:noWrap/>
            <w:vAlign w:val="bottom"/>
            <w:hideMark/>
          </w:tcPr>
          <w:p w14:paraId="2D7A142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Isolation Point Org.</w:t>
            </w:r>
          </w:p>
        </w:tc>
      </w:tr>
      <w:tr w:rsidR="00A7515E" w:rsidRPr="00A26061" w14:paraId="5F3CA6E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B48F02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8318F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05886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34D9FB3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4DCF63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1BDD961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ED38D2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1257DC8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9881B3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6589E95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6C8D9C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4DC817D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FB4A95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60D08D0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3BBFF2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34A0791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0472AB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153E43E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10C0198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4349AB3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B51EC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60DA7FC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3963C35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Class Org.</w:t>
            </w:r>
          </w:p>
        </w:tc>
      </w:tr>
      <w:tr w:rsidR="00A7515E" w:rsidRPr="00A26061" w14:paraId="2F445BA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C3AF35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7C96229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26B956D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Nonconformity Class Org.</w:t>
            </w:r>
          </w:p>
        </w:tc>
      </w:tr>
      <w:tr w:rsidR="00A7515E" w:rsidRPr="00A26061" w14:paraId="5A213A3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C7DEE3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3627885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25A586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Org.</w:t>
            </w:r>
          </w:p>
        </w:tc>
      </w:tr>
      <w:tr w:rsidR="00A7515E" w:rsidRPr="00A26061" w14:paraId="46A0299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C316F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2253CF8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044E30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1E6C310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968F02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19D2080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298996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Class Org.</w:t>
            </w:r>
          </w:p>
        </w:tc>
      </w:tr>
      <w:tr w:rsidR="00A7515E" w:rsidRPr="00A26061" w14:paraId="7E1648B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7A10C7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3867286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PMR</w:t>
            </w:r>
          </w:p>
        </w:tc>
        <w:tc>
          <w:tcPr>
            <w:tcW w:w="3760" w:type="dxa"/>
            <w:tcBorders>
              <w:top w:val="nil"/>
              <w:left w:val="nil"/>
              <w:bottom w:val="single" w:sz="4" w:space="0" w:color="auto"/>
              <w:right w:val="single" w:sz="4" w:space="0" w:color="auto"/>
            </w:tcBorders>
            <w:noWrap/>
            <w:vAlign w:val="bottom"/>
            <w:hideMark/>
          </w:tcPr>
          <w:p w14:paraId="68862A6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5D6893A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7F1CD9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5268B3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PPA</w:t>
            </w:r>
          </w:p>
        </w:tc>
        <w:tc>
          <w:tcPr>
            <w:tcW w:w="3760" w:type="dxa"/>
            <w:tcBorders>
              <w:top w:val="nil"/>
              <w:left w:val="nil"/>
              <w:bottom w:val="single" w:sz="4" w:space="0" w:color="auto"/>
              <w:right w:val="single" w:sz="4" w:space="0" w:color="auto"/>
            </w:tcBorders>
            <w:noWrap/>
            <w:vAlign w:val="bottom"/>
            <w:hideMark/>
          </w:tcPr>
          <w:p w14:paraId="15B1B48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77D7EFC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FF59FB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5CFC5FA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PPO</w:t>
            </w:r>
          </w:p>
        </w:tc>
        <w:tc>
          <w:tcPr>
            <w:tcW w:w="3760" w:type="dxa"/>
            <w:tcBorders>
              <w:top w:val="nil"/>
              <w:left w:val="nil"/>
              <w:bottom w:val="single" w:sz="4" w:space="0" w:color="auto"/>
              <w:right w:val="single" w:sz="4" w:space="0" w:color="auto"/>
            </w:tcBorders>
            <w:noWrap/>
            <w:vAlign w:val="bottom"/>
            <w:hideMark/>
          </w:tcPr>
          <w:p w14:paraId="58EF85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 Org.</w:t>
            </w:r>
          </w:p>
        </w:tc>
      </w:tr>
      <w:tr w:rsidR="00A7515E" w:rsidRPr="00A26061" w14:paraId="0832339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2172F2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3E783D3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PPO</w:t>
            </w:r>
          </w:p>
        </w:tc>
        <w:tc>
          <w:tcPr>
            <w:tcW w:w="3760" w:type="dxa"/>
            <w:tcBorders>
              <w:top w:val="nil"/>
              <w:left w:val="nil"/>
              <w:bottom w:val="single" w:sz="4" w:space="0" w:color="auto"/>
              <w:right w:val="single" w:sz="4" w:space="0" w:color="auto"/>
            </w:tcBorders>
            <w:noWrap/>
            <w:vAlign w:val="bottom"/>
            <w:hideMark/>
          </w:tcPr>
          <w:p w14:paraId="25D219B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 Org.</w:t>
            </w:r>
          </w:p>
        </w:tc>
      </w:tr>
      <w:tr w:rsidR="00A7515E" w:rsidRPr="00A26061" w14:paraId="28D9CD9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8F0F5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1EFC8AB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PPO</w:t>
            </w:r>
          </w:p>
        </w:tc>
        <w:tc>
          <w:tcPr>
            <w:tcW w:w="3760" w:type="dxa"/>
            <w:tcBorders>
              <w:top w:val="nil"/>
              <w:left w:val="nil"/>
              <w:bottom w:val="single" w:sz="4" w:space="0" w:color="auto"/>
              <w:right w:val="single" w:sz="4" w:space="0" w:color="auto"/>
            </w:tcBorders>
            <w:noWrap/>
            <w:vAlign w:val="bottom"/>
            <w:hideMark/>
          </w:tcPr>
          <w:p w14:paraId="59623D6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0EEAFF8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6AFFBE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685FD10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PPT</w:t>
            </w:r>
          </w:p>
        </w:tc>
        <w:tc>
          <w:tcPr>
            <w:tcW w:w="3760" w:type="dxa"/>
            <w:tcBorders>
              <w:top w:val="nil"/>
              <w:left w:val="nil"/>
              <w:bottom w:val="single" w:sz="4" w:space="0" w:color="auto"/>
              <w:right w:val="single" w:sz="4" w:space="0" w:color="auto"/>
            </w:tcBorders>
            <w:noWrap/>
            <w:vAlign w:val="bottom"/>
            <w:hideMark/>
          </w:tcPr>
          <w:p w14:paraId="3EE269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Tool Org.</w:t>
            </w:r>
          </w:p>
        </w:tc>
      </w:tr>
      <w:tr w:rsidR="00A7515E" w:rsidRPr="00A26061" w14:paraId="7929484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59BFB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WSPPMS</w:t>
            </w:r>
          </w:p>
        </w:tc>
        <w:tc>
          <w:tcPr>
            <w:tcW w:w="2820" w:type="dxa"/>
            <w:tcBorders>
              <w:top w:val="nil"/>
              <w:left w:val="nil"/>
              <w:bottom w:val="single" w:sz="4" w:space="0" w:color="auto"/>
              <w:right w:val="single" w:sz="4" w:space="0" w:color="auto"/>
            </w:tcBorders>
            <w:noWrap/>
            <w:vAlign w:val="bottom"/>
            <w:hideMark/>
          </w:tcPr>
          <w:p w14:paraId="561DFD3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w:t>
            </w:r>
          </w:p>
        </w:tc>
        <w:tc>
          <w:tcPr>
            <w:tcW w:w="3760" w:type="dxa"/>
            <w:tcBorders>
              <w:top w:val="nil"/>
              <w:left w:val="nil"/>
              <w:bottom w:val="single" w:sz="4" w:space="0" w:color="auto"/>
              <w:right w:val="single" w:sz="4" w:space="0" w:color="auto"/>
            </w:tcBorders>
            <w:noWrap/>
            <w:vAlign w:val="bottom"/>
            <w:hideMark/>
          </w:tcPr>
          <w:p w14:paraId="578735D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0578EE0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FC7B1F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B029A6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DEA6D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2CE0561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B501A1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WSQUAL</w:t>
            </w:r>
          </w:p>
        </w:tc>
        <w:tc>
          <w:tcPr>
            <w:tcW w:w="2820" w:type="dxa"/>
            <w:tcBorders>
              <w:top w:val="nil"/>
              <w:left w:val="nil"/>
              <w:bottom w:val="single" w:sz="4" w:space="0" w:color="auto"/>
              <w:right w:val="single" w:sz="4" w:space="0" w:color="auto"/>
            </w:tcBorders>
            <w:noWrap/>
            <w:vAlign w:val="bottom"/>
            <w:hideMark/>
          </w:tcPr>
          <w:p w14:paraId="1B04FFB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9D35E9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79D9327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529F2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3DB0278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9E965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2DE6C98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C7322F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WSSFMX</w:t>
            </w:r>
          </w:p>
        </w:tc>
        <w:tc>
          <w:tcPr>
            <w:tcW w:w="2820" w:type="dxa"/>
            <w:tcBorders>
              <w:top w:val="nil"/>
              <w:left w:val="nil"/>
              <w:bottom w:val="single" w:sz="4" w:space="0" w:color="auto"/>
              <w:right w:val="single" w:sz="4" w:space="0" w:color="auto"/>
            </w:tcBorders>
            <w:noWrap/>
            <w:vAlign w:val="bottom"/>
            <w:hideMark/>
          </w:tcPr>
          <w:p w14:paraId="0811BFF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2BFD425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31082E9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9CD92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WSSFMX</w:t>
            </w:r>
          </w:p>
        </w:tc>
        <w:tc>
          <w:tcPr>
            <w:tcW w:w="2820" w:type="dxa"/>
            <w:tcBorders>
              <w:top w:val="nil"/>
              <w:left w:val="nil"/>
              <w:bottom w:val="single" w:sz="4" w:space="0" w:color="auto"/>
              <w:right w:val="single" w:sz="4" w:space="0" w:color="auto"/>
            </w:tcBorders>
            <w:noWrap/>
            <w:vAlign w:val="bottom"/>
            <w:hideMark/>
          </w:tcPr>
          <w:p w14:paraId="2E798E7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85B48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112F72E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1F12A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WSSFMX</w:t>
            </w:r>
          </w:p>
        </w:tc>
        <w:tc>
          <w:tcPr>
            <w:tcW w:w="2820" w:type="dxa"/>
            <w:tcBorders>
              <w:top w:val="nil"/>
              <w:left w:val="nil"/>
              <w:bottom w:val="single" w:sz="4" w:space="0" w:color="auto"/>
              <w:right w:val="single" w:sz="4" w:space="0" w:color="auto"/>
            </w:tcBorders>
            <w:noWrap/>
            <w:vAlign w:val="bottom"/>
            <w:hideMark/>
          </w:tcPr>
          <w:p w14:paraId="3BF59F4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8ECD8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FC17AB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457AE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WSSFMX</w:t>
            </w:r>
          </w:p>
        </w:tc>
        <w:tc>
          <w:tcPr>
            <w:tcW w:w="2820" w:type="dxa"/>
            <w:tcBorders>
              <w:top w:val="nil"/>
              <w:left w:val="nil"/>
              <w:bottom w:val="single" w:sz="4" w:space="0" w:color="auto"/>
              <w:right w:val="single" w:sz="4" w:space="0" w:color="auto"/>
            </w:tcBorders>
            <w:noWrap/>
            <w:vAlign w:val="bottom"/>
            <w:hideMark/>
          </w:tcPr>
          <w:p w14:paraId="12DCD8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D7C2C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103CE9B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C8D708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922F82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D960B5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A4CFAB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BDDAE7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WSSHIF</w:t>
            </w:r>
          </w:p>
        </w:tc>
        <w:tc>
          <w:tcPr>
            <w:tcW w:w="2820" w:type="dxa"/>
            <w:tcBorders>
              <w:top w:val="nil"/>
              <w:left w:val="nil"/>
              <w:bottom w:val="single" w:sz="4" w:space="0" w:color="auto"/>
              <w:right w:val="single" w:sz="4" w:space="0" w:color="auto"/>
            </w:tcBorders>
            <w:noWrap/>
            <w:vAlign w:val="bottom"/>
            <w:hideMark/>
          </w:tcPr>
          <w:p w14:paraId="527A3D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69196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EE42D5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63A9F2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WSSHIF</w:t>
            </w:r>
          </w:p>
        </w:tc>
        <w:tc>
          <w:tcPr>
            <w:tcW w:w="2820" w:type="dxa"/>
            <w:tcBorders>
              <w:top w:val="nil"/>
              <w:left w:val="nil"/>
              <w:bottom w:val="single" w:sz="4" w:space="0" w:color="auto"/>
              <w:right w:val="single" w:sz="4" w:space="0" w:color="auto"/>
            </w:tcBorders>
            <w:noWrap/>
            <w:vAlign w:val="bottom"/>
            <w:hideMark/>
          </w:tcPr>
          <w:p w14:paraId="51F8C49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SHC</w:t>
            </w:r>
          </w:p>
        </w:tc>
        <w:tc>
          <w:tcPr>
            <w:tcW w:w="3760" w:type="dxa"/>
            <w:tcBorders>
              <w:top w:val="nil"/>
              <w:left w:val="nil"/>
              <w:bottom w:val="single" w:sz="4" w:space="0" w:color="auto"/>
              <w:right w:val="single" w:sz="4" w:space="0" w:color="auto"/>
            </w:tcBorders>
            <w:noWrap/>
            <w:vAlign w:val="bottom"/>
            <w:hideMark/>
          </w:tcPr>
          <w:p w14:paraId="4F9A560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62D40D4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2ABCBF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53BD155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7E90E3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4EFBCB5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C0D614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WSSTCR</w:t>
            </w:r>
          </w:p>
        </w:tc>
        <w:tc>
          <w:tcPr>
            <w:tcW w:w="2820" w:type="dxa"/>
            <w:tcBorders>
              <w:top w:val="nil"/>
              <w:left w:val="nil"/>
              <w:bottom w:val="single" w:sz="4" w:space="0" w:color="auto"/>
              <w:right w:val="single" w:sz="4" w:space="0" w:color="auto"/>
            </w:tcBorders>
            <w:noWrap/>
            <w:vAlign w:val="bottom"/>
            <w:hideMark/>
          </w:tcPr>
          <w:p w14:paraId="285B06B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471D6D6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Crew Class Org.</w:t>
            </w:r>
          </w:p>
        </w:tc>
      </w:tr>
      <w:tr w:rsidR="00A7515E" w:rsidRPr="00A26061" w14:paraId="3208D18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CB55D5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4C9BE8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A9FDDB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09954F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75AF60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179DE13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ED5869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 Class Org.</w:t>
            </w:r>
          </w:p>
        </w:tc>
      </w:tr>
      <w:tr w:rsidR="00A7515E" w:rsidRPr="00A26061" w14:paraId="2B08954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55DD9E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4C7D600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0D94A6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06E62DE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353BD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3E9F947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B102EF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509CE72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7B69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647FE6E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ACT</w:t>
            </w:r>
          </w:p>
        </w:tc>
        <w:tc>
          <w:tcPr>
            <w:tcW w:w="3760" w:type="dxa"/>
            <w:tcBorders>
              <w:top w:val="nil"/>
              <w:left w:val="nil"/>
              <w:bottom w:val="single" w:sz="4" w:space="0" w:color="auto"/>
              <w:right w:val="single" w:sz="4" w:space="0" w:color="auto"/>
            </w:tcBorders>
            <w:noWrap/>
            <w:vAlign w:val="bottom"/>
            <w:hideMark/>
          </w:tcPr>
          <w:p w14:paraId="19C90A4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8E4A79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E5D232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46197FE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5B4CB5B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6697C8E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6FE31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40CA9A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nil"/>
              <w:left w:val="nil"/>
              <w:bottom w:val="single" w:sz="4" w:space="0" w:color="auto"/>
              <w:right w:val="single" w:sz="4" w:space="0" w:color="auto"/>
            </w:tcBorders>
            <w:noWrap/>
            <w:vAlign w:val="bottom"/>
            <w:hideMark/>
          </w:tcPr>
          <w:p w14:paraId="379191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1556A0A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03FC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7C05E9A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09E0EFA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Class Org.</w:t>
            </w:r>
          </w:p>
        </w:tc>
      </w:tr>
      <w:tr w:rsidR="00A7515E" w:rsidRPr="00A26061" w14:paraId="494228D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75CF4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041C3B8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4A235A0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Nonconformity Class Org.</w:t>
            </w:r>
          </w:p>
        </w:tc>
      </w:tr>
      <w:tr w:rsidR="00A7515E" w:rsidRPr="00A26061" w14:paraId="2BC7242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A25BFF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6541090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0B03CC7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Org.</w:t>
            </w:r>
          </w:p>
        </w:tc>
      </w:tr>
      <w:tr w:rsidR="00A7515E" w:rsidRPr="00A26061" w14:paraId="2C92F44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1C1E35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563BB39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4B663F3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48CAB52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CB1E1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6F1624D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NCS</w:t>
            </w:r>
          </w:p>
        </w:tc>
        <w:tc>
          <w:tcPr>
            <w:tcW w:w="3760" w:type="dxa"/>
            <w:tcBorders>
              <w:top w:val="nil"/>
              <w:left w:val="nil"/>
              <w:bottom w:val="single" w:sz="4" w:space="0" w:color="auto"/>
              <w:right w:val="single" w:sz="4" w:space="0" w:color="auto"/>
            </w:tcBorders>
            <w:noWrap/>
            <w:vAlign w:val="bottom"/>
            <w:hideMark/>
          </w:tcPr>
          <w:p w14:paraId="3F916B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Class Org.</w:t>
            </w:r>
          </w:p>
        </w:tc>
      </w:tr>
      <w:tr w:rsidR="00A7515E" w:rsidRPr="00A26061" w14:paraId="7C3556E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39599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3D25098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w:t>
            </w:r>
          </w:p>
        </w:tc>
        <w:tc>
          <w:tcPr>
            <w:tcW w:w="3760" w:type="dxa"/>
            <w:tcBorders>
              <w:top w:val="nil"/>
              <w:left w:val="nil"/>
              <w:bottom w:val="single" w:sz="4" w:space="0" w:color="auto"/>
              <w:right w:val="single" w:sz="4" w:space="0" w:color="auto"/>
            </w:tcBorders>
            <w:noWrap/>
            <w:vAlign w:val="bottom"/>
            <w:hideMark/>
          </w:tcPr>
          <w:p w14:paraId="50EBAC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319DAB6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553BB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WSSTWO</w:t>
            </w:r>
          </w:p>
        </w:tc>
        <w:tc>
          <w:tcPr>
            <w:tcW w:w="2820" w:type="dxa"/>
            <w:tcBorders>
              <w:top w:val="nil"/>
              <w:left w:val="nil"/>
              <w:bottom w:val="single" w:sz="4" w:space="0" w:color="auto"/>
              <w:right w:val="single" w:sz="4" w:space="0" w:color="auto"/>
            </w:tcBorders>
            <w:noWrap/>
            <w:vAlign w:val="bottom"/>
            <w:hideMark/>
          </w:tcPr>
          <w:p w14:paraId="18483B9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WTD</w:t>
            </w:r>
          </w:p>
        </w:tc>
        <w:tc>
          <w:tcPr>
            <w:tcW w:w="3760" w:type="dxa"/>
            <w:tcBorders>
              <w:top w:val="nil"/>
              <w:left w:val="nil"/>
              <w:bottom w:val="single" w:sz="4" w:space="0" w:color="auto"/>
              <w:right w:val="single" w:sz="4" w:space="0" w:color="auto"/>
            </w:tcBorders>
            <w:noWrap/>
            <w:vAlign w:val="bottom"/>
            <w:hideMark/>
          </w:tcPr>
          <w:p w14:paraId="262341B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Tool Org.</w:t>
            </w:r>
          </w:p>
        </w:tc>
      </w:tr>
      <w:tr w:rsidR="00A7515E" w:rsidRPr="00A26061" w14:paraId="25A61E0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8C4792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7468FA5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A58399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207D61F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0DA2FE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WSSUPR</w:t>
            </w:r>
          </w:p>
        </w:tc>
        <w:tc>
          <w:tcPr>
            <w:tcW w:w="2820" w:type="dxa"/>
            <w:tcBorders>
              <w:top w:val="nil"/>
              <w:left w:val="nil"/>
              <w:bottom w:val="single" w:sz="4" w:space="0" w:color="auto"/>
              <w:right w:val="single" w:sz="4" w:space="0" w:color="auto"/>
            </w:tcBorders>
            <w:noWrap/>
            <w:vAlign w:val="bottom"/>
            <w:hideMark/>
          </w:tcPr>
          <w:p w14:paraId="7D6DAB4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351B44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6D4756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523B1F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456F594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BBFC42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43A4308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FA84E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WSTASK</w:t>
            </w:r>
          </w:p>
        </w:tc>
        <w:tc>
          <w:tcPr>
            <w:tcW w:w="2820" w:type="dxa"/>
            <w:tcBorders>
              <w:top w:val="nil"/>
              <w:left w:val="nil"/>
              <w:bottom w:val="single" w:sz="4" w:space="0" w:color="auto"/>
              <w:right w:val="single" w:sz="4" w:space="0" w:color="auto"/>
            </w:tcBorders>
            <w:noWrap/>
            <w:vAlign w:val="bottom"/>
            <w:hideMark/>
          </w:tcPr>
          <w:p w14:paraId="76E2EC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AA2690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02039EE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CE740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WSTASK</w:t>
            </w:r>
          </w:p>
        </w:tc>
        <w:tc>
          <w:tcPr>
            <w:tcW w:w="2820" w:type="dxa"/>
            <w:tcBorders>
              <w:top w:val="nil"/>
              <w:left w:val="nil"/>
              <w:bottom w:val="single" w:sz="4" w:space="0" w:color="auto"/>
              <w:right w:val="single" w:sz="4" w:space="0" w:color="auto"/>
            </w:tcBorders>
            <w:noWrap/>
            <w:vAlign w:val="bottom"/>
            <w:hideMark/>
          </w:tcPr>
          <w:p w14:paraId="1E96E07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D2DD2F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Class Org.</w:t>
            </w:r>
          </w:p>
        </w:tc>
      </w:tr>
      <w:tr w:rsidR="00A7515E" w:rsidRPr="00A26061" w14:paraId="3761FE0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FF4EFB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WSTASK</w:t>
            </w:r>
          </w:p>
        </w:tc>
        <w:tc>
          <w:tcPr>
            <w:tcW w:w="2820" w:type="dxa"/>
            <w:tcBorders>
              <w:top w:val="nil"/>
              <w:left w:val="nil"/>
              <w:bottom w:val="single" w:sz="4" w:space="0" w:color="auto"/>
              <w:right w:val="single" w:sz="4" w:space="0" w:color="auto"/>
            </w:tcBorders>
            <w:noWrap/>
            <w:vAlign w:val="bottom"/>
            <w:hideMark/>
          </w:tcPr>
          <w:p w14:paraId="529C545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25C3B7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 Class Org.</w:t>
            </w:r>
          </w:p>
        </w:tc>
      </w:tr>
      <w:tr w:rsidR="00A7515E" w:rsidRPr="00A26061" w14:paraId="37E0077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55A219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WSTASK</w:t>
            </w:r>
          </w:p>
        </w:tc>
        <w:tc>
          <w:tcPr>
            <w:tcW w:w="2820" w:type="dxa"/>
            <w:tcBorders>
              <w:top w:val="nil"/>
              <w:left w:val="nil"/>
              <w:bottom w:val="single" w:sz="4" w:space="0" w:color="auto"/>
              <w:right w:val="single" w:sz="4" w:space="0" w:color="auto"/>
            </w:tcBorders>
            <w:noWrap/>
            <w:vAlign w:val="bottom"/>
            <w:hideMark/>
          </w:tcPr>
          <w:p w14:paraId="2DC669C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MLP</w:t>
            </w:r>
          </w:p>
        </w:tc>
        <w:tc>
          <w:tcPr>
            <w:tcW w:w="3760" w:type="dxa"/>
            <w:tcBorders>
              <w:top w:val="nil"/>
              <w:left w:val="nil"/>
              <w:bottom w:val="single" w:sz="4" w:space="0" w:color="auto"/>
              <w:right w:val="single" w:sz="4" w:space="0" w:color="auto"/>
            </w:tcBorders>
            <w:noWrap/>
            <w:vAlign w:val="bottom"/>
            <w:hideMark/>
          </w:tcPr>
          <w:p w14:paraId="2FD5CB2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7310AC4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88B27B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WSTASK</w:t>
            </w:r>
          </w:p>
        </w:tc>
        <w:tc>
          <w:tcPr>
            <w:tcW w:w="2820" w:type="dxa"/>
            <w:tcBorders>
              <w:top w:val="nil"/>
              <w:left w:val="nil"/>
              <w:bottom w:val="single" w:sz="4" w:space="0" w:color="auto"/>
              <w:right w:val="single" w:sz="4" w:space="0" w:color="auto"/>
            </w:tcBorders>
            <w:noWrap/>
            <w:vAlign w:val="bottom"/>
            <w:hideMark/>
          </w:tcPr>
          <w:p w14:paraId="7D7F55E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MLP</w:t>
            </w:r>
          </w:p>
        </w:tc>
        <w:tc>
          <w:tcPr>
            <w:tcW w:w="3760" w:type="dxa"/>
            <w:tcBorders>
              <w:top w:val="nil"/>
              <w:left w:val="nil"/>
              <w:bottom w:val="single" w:sz="4" w:space="0" w:color="auto"/>
              <w:right w:val="single" w:sz="4" w:space="0" w:color="auto"/>
            </w:tcBorders>
            <w:noWrap/>
            <w:vAlign w:val="bottom"/>
            <w:hideMark/>
          </w:tcPr>
          <w:p w14:paraId="190F17C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15D3D48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1ADD7F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WSTASK</w:t>
            </w:r>
          </w:p>
        </w:tc>
        <w:tc>
          <w:tcPr>
            <w:tcW w:w="2820" w:type="dxa"/>
            <w:tcBorders>
              <w:top w:val="nil"/>
              <w:left w:val="nil"/>
              <w:bottom w:val="single" w:sz="4" w:space="0" w:color="auto"/>
              <w:right w:val="single" w:sz="4" w:space="0" w:color="auto"/>
            </w:tcBorders>
            <w:noWrap/>
            <w:vAlign w:val="bottom"/>
            <w:hideMark/>
          </w:tcPr>
          <w:p w14:paraId="6543E7B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SCA</w:t>
            </w:r>
          </w:p>
        </w:tc>
        <w:tc>
          <w:tcPr>
            <w:tcW w:w="3760" w:type="dxa"/>
            <w:tcBorders>
              <w:top w:val="nil"/>
              <w:left w:val="nil"/>
              <w:bottom w:val="single" w:sz="4" w:space="0" w:color="auto"/>
              <w:right w:val="single" w:sz="4" w:space="0" w:color="auto"/>
            </w:tcBorders>
            <w:noWrap/>
            <w:vAlign w:val="bottom"/>
            <w:hideMark/>
          </w:tcPr>
          <w:p w14:paraId="791E2DE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23362BC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A8C2DC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6EC43D9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97BF36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08FE349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03B793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WSTOOL </w:t>
            </w:r>
          </w:p>
        </w:tc>
        <w:tc>
          <w:tcPr>
            <w:tcW w:w="2820" w:type="dxa"/>
            <w:tcBorders>
              <w:top w:val="nil"/>
              <w:left w:val="nil"/>
              <w:bottom w:val="single" w:sz="4" w:space="0" w:color="auto"/>
              <w:right w:val="single" w:sz="4" w:space="0" w:color="auto"/>
            </w:tcBorders>
            <w:noWrap/>
            <w:vAlign w:val="bottom"/>
            <w:hideMark/>
          </w:tcPr>
          <w:p w14:paraId="34A71F9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0A736BE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697E4F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B33370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2820" w:type="dxa"/>
            <w:tcBorders>
              <w:top w:val="nil"/>
              <w:left w:val="nil"/>
              <w:bottom w:val="single" w:sz="4" w:space="0" w:color="auto"/>
              <w:right w:val="single" w:sz="4" w:space="0" w:color="auto"/>
            </w:tcBorders>
            <w:noWrap/>
            <w:vAlign w:val="bottom"/>
            <w:hideMark/>
          </w:tcPr>
          <w:p w14:paraId="16D2E2A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34E1C1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r>
      <w:tr w:rsidR="00A7515E" w:rsidRPr="00A26061" w14:paraId="19D56D7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C3785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191B0AF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3D81062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5FAAAB2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BD4642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0E1275A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7537259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4500753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174330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1D79C0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57892F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Category Org.</w:t>
            </w:r>
          </w:p>
        </w:tc>
      </w:tr>
      <w:tr w:rsidR="00A7515E" w:rsidRPr="00A26061" w14:paraId="32F106A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D9D51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74BFD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w:t>
            </w:r>
          </w:p>
        </w:tc>
        <w:tc>
          <w:tcPr>
            <w:tcW w:w="3760" w:type="dxa"/>
            <w:tcBorders>
              <w:top w:val="nil"/>
              <w:left w:val="nil"/>
              <w:bottom w:val="single" w:sz="4" w:space="0" w:color="auto"/>
              <w:right w:val="single" w:sz="4" w:space="0" w:color="auto"/>
            </w:tcBorders>
            <w:noWrap/>
            <w:vAlign w:val="bottom"/>
            <w:hideMark/>
          </w:tcPr>
          <w:p w14:paraId="1938CB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Service Code Org.</w:t>
            </w:r>
          </w:p>
        </w:tc>
      </w:tr>
      <w:tr w:rsidR="00A7515E" w:rsidRPr="00A26061" w14:paraId="2D6418F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tcPr>
          <w:p w14:paraId="732A927F" w14:textId="30D7A46F"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tcPr>
          <w:p w14:paraId="4343145D"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nil"/>
              <w:left w:val="nil"/>
              <w:bottom w:val="single" w:sz="4" w:space="0" w:color="auto"/>
              <w:right w:val="single" w:sz="4" w:space="0" w:color="auto"/>
            </w:tcBorders>
            <w:noWrap/>
            <w:vAlign w:val="bottom"/>
          </w:tcPr>
          <w:p w14:paraId="7F7101EF" w14:textId="562A73BC"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72BB75D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399A8D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18EFD8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ACO</w:t>
            </w:r>
          </w:p>
        </w:tc>
        <w:tc>
          <w:tcPr>
            <w:tcW w:w="3760" w:type="dxa"/>
            <w:tcBorders>
              <w:top w:val="nil"/>
              <w:left w:val="nil"/>
              <w:bottom w:val="single" w:sz="4" w:space="0" w:color="auto"/>
              <w:right w:val="single" w:sz="4" w:space="0" w:color="auto"/>
            </w:tcBorders>
            <w:noWrap/>
            <w:vAlign w:val="bottom"/>
            <w:hideMark/>
          </w:tcPr>
          <w:p w14:paraId="445101B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46263B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CA480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6DF43EB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ACT</w:t>
            </w:r>
          </w:p>
        </w:tc>
        <w:tc>
          <w:tcPr>
            <w:tcW w:w="3760" w:type="dxa"/>
            <w:tcBorders>
              <w:top w:val="nil"/>
              <w:left w:val="nil"/>
              <w:bottom w:val="single" w:sz="4" w:space="0" w:color="auto"/>
              <w:right w:val="single" w:sz="4" w:space="0" w:color="auto"/>
            </w:tcBorders>
            <w:noWrap/>
            <w:vAlign w:val="bottom"/>
            <w:hideMark/>
          </w:tcPr>
          <w:p w14:paraId="4E1630F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616D3A9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D97CBA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136CA8A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ACT</w:t>
            </w:r>
          </w:p>
        </w:tc>
        <w:tc>
          <w:tcPr>
            <w:tcW w:w="3760" w:type="dxa"/>
            <w:tcBorders>
              <w:top w:val="nil"/>
              <w:left w:val="nil"/>
              <w:bottom w:val="single" w:sz="4" w:space="0" w:color="auto"/>
              <w:right w:val="single" w:sz="4" w:space="0" w:color="auto"/>
            </w:tcBorders>
            <w:noWrap/>
            <w:vAlign w:val="bottom"/>
            <w:hideMark/>
          </w:tcPr>
          <w:p w14:paraId="4A8EC01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7175CEC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66E21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3A1678D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AQU</w:t>
            </w:r>
          </w:p>
        </w:tc>
        <w:tc>
          <w:tcPr>
            <w:tcW w:w="3760" w:type="dxa"/>
            <w:tcBorders>
              <w:top w:val="nil"/>
              <w:left w:val="nil"/>
              <w:bottom w:val="single" w:sz="4" w:space="0" w:color="auto"/>
              <w:right w:val="single" w:sz="4" w:space="0" w:color="auto"/>
            </w:tcBorders>
            <w:noWrap/>
            <w:vAlign w:val="bottom"/>
            <w:hideMark/>
          </w:tcPr>
          <w:p w14:paraId="0B26FAF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 xml:space="preserve">Organization </w:t>
            </w:r>
          </w:p>
        </w:tc>
      </w:tr>
      <w:tr w:rsidR="00A7515E" w:rsidRPr="00A26061" w14:paraId="1DCE5BB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F8AC9B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1A6848A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BOO</w:t>
            </w:r>
          </w:p>
        </w:tc>
        <w:tc>
          <w:tcPr>
            <w:tcW w:w="3760" w:type="dxa"/>
            <w:tcBorders>
              <w:top w:val="nil"/>
              <w:left w:val="nil"/>
              <w:bottom w:val="single" w:sz="4" w:space="0" w:color="auto"/>
              <w:right w:val="single" w:sz="4" w:space="0" w:color="auto"/>
            </w:tcBorders>
            <w:noWrap/>
            <w:vAlign w:val="bottom"/>
            <w:hideMark/>
          </w:tcPr>
          <w:p w14:paraId="2DB898E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Crew Org.</w:t>
            </w:r>
          </w:p>
        </w:tc>
      </w:tr>
      <w:tr w:rsidR="00A7515E" w:rsidRPr="00A26061" w14:paraId="1B18EE3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0A048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7000AC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BOO</w:t>
            </w:r>
          </w:p>
        </w:tc>
        <w:tc>
          <w:tcPr>
            <w:tcW w:w="3760" w:type="dxa"/>
            <w:tcBorders>
              <w:top w:val="nil"/>
              <w:left w:val="nil"/>
              <w:bottom w:val="single" w:sz="4" w:space="0" w:color="auto"/>
              <w:right w:val="single" w:sz="4" w:space="0" w:color="auto"/>
            </w:tcBorders>
            <w:noWrap/>
            <w:vAlign w:val="bottom"/>
            <w:hideMark/>
          </w:tcPr>
          <w:p w14:paraId="64F4B6E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Current Crew Org.</w:t>
            </w:r>
          </w:p>
        </w:tc>
      </w:tr>
      <w:tr w:rsidR="00A7515E" w:rsidRPr="00A26061" w14:paraId="6FDF830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677A65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WSJOBS</w:t>
            </w:r>
          </w:p>
        </w:tc>
        <w:tc>
          <w:tcPr>
            <w:tcW w:w="2820" w:type="dxa"/>
            <w:tcBorders>
              <w:top w:val="nil"/>
              <w:left w:val="nil"/>
              <w:bottom w:val="single" w:sz="4" w:space="0" w:color="auto"/>
              <w:right w:val="single" w:sz="4" w:space="0" w:color="auto"/>
            </w:tcBorders>
            <w:noWrap/>
            <w:vAlign w:val="bottom"/>
            <w:hideMark/>
          </w:tcPr>
          <w:p w14:paraId="573478A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BOO</w:t>
            </w:r>
          </w:p>
        </w:tc>
        <w:tc>
          <w:tcPr>
            <w:tcW w:w="3760" w:type="dxa"/>
            <w:tcBorders>
              <w:top w:val="nil"/>
              <w:left w:val="nil"/>
              <w:bottom w:val="single" w:sz="4" w:space="0" w:color="auto"/>
              <w:right w:val="single" w:sz="4" w:space="0" w:color="auto"/>
            </w:tcBorders>
            <w:noWrap/>
            <w:vAlign w:val="bottom"/>
            <w:hideMark/>
          </w:tcPr>
          <w:p w14:paraId="1306330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F18333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CB1AEC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778BEEF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EAC</w:t>
            </w:r>
          </w:p>
        </w:tc>
        <w:tc>
          <w:tcPr>
            <w:tcW w:w="3760" w:type="dxa"/>
            <w:tcBorders>
              <w:top w:val="nil"/>
              <w:left w:val="nil"/>
              <w:bottom w:val="single" w:sz="4" w:space="0" w:color="auto"/>
              <w:right w:val="single" w:sz="4" w:space="0" w:color="auto"/>
            </w:tcBorders>
            <w:noWrap/>
            <w:vAlign w:val="bottom"/>
            <w:hideMark/>
          </w:tcPr>
          <w:p w14:paraId="4E5BB41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Crew Org.</w:t>
            </w:r>
          </w:p>
        </w:tc>
      </w:tr>
      <w:tr w:rsidR="00A7515E" w:rsidRPr="00A26061" w14:paraId="21A5020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E71978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76CFDC8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EER</w:t>
            </w:r>
          </w:p>
        </w:tc>
        <w:tc>
          <w:tcPr>
            <w:tcW w:w="3760" w:type="dxa"/>
            <w:tcBorders>
              <w:top w:val="nil"/>
              <w:left w:val="nil"/>
              <w:bottom w:val="single" w:sz="4" w:space="0" w:color="auto"/>
              <w:right w:val="single" w:sz="4" w:space="0" w:color="auto"/>
            </w:tcBorders>
            <w:noWrap/>
            <w:vAlign w:val="bottom"/>
            <w:hideMark/>
          </w:tcPr>
          <w:p w14:paraId="1F4B2A5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Child Equipment Org.</w:t>
            </w:r>
          </w:p>
        </w:tc>
      </w:tr>
      <w:tr w:rsidR="00A7515E" w:rsidRPr="00A26061" w14:paraId="73547D1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24BDB5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32ADB7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EER</w:t>
            </w:r>
          </w:p>
        </w:tc>
        <w:tc>
          <w:tcPr>
            <w:tcW w:w="3760" w:type="dxa"/>
            <w:tcBorders>
              <w:top w:val="nil"/>
              <w:left w:val="nil"/>
              <w:bottom w:val="single" w:sz="4" w:space="0" w:color="auto"/>
              <w:right w:val="single" w:sz="4" w:space="0" w:color="auto"/>
            </w:tcBorders>
            <w:noWrap/>
            <w:vAlign w:val="bottom"/>
            <w:hideMark/>
          </w:tcPr>
          <w:p w14:paraId="5E335BC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716001B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B4FC41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0E23174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EER</w:t>
            </w:r>
          </w:p>
        </w:tc>
        <w:tc>
          <w:tcPr>
            <w:tcW w:w="3760" w:type="dxa"/>
            <w:tcBorders>
              <w:top w:val="nil"/>
              <w:left w:val="nil"/>
              <w:bottom w:val="single" w:sz="4" w:space="0" w:color="auto"/>
              <w:right w:val="single" w:sz="4" w:space="0" w:color="auto"/>
            </w:tcBorders>
            <w:noWrap/>
            <w:vAlign w:val="bottom"/>
            <w:hideMark/>
          </w:tcPr>
          <w:p w14:paraId="733FCB1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New Equipment Org.</w:t>
            </w:r>
          </w:p>
        </w:tc>
      </w:tr>
      <w:tr w:rsidR="00A7515E" w:rsidRPr="00A26061" w14:paraId="3C501E9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B2E656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0DF5FD5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EPO</w:t>
            </w:r>
          </w:p>
        </w:tc>
        <w:tc>
          <w:tcPr>
            <w:tcW w:w="3760" w:type="dxa"/>
            <w:tcBorders>
              <w:top w:val="nil"/>
              <w:left w:val="nil"/>
              <w:bottom w:val="single" w:sz="4" w:space="0" w:color="auto"/>
              <w:right w:val="single" w:sz="4" w:space="0" w:color="auto"/>
            </w:tcBorders>
            <w:noWrap/>
            <w:vAlign w:val="bottom"/>
            <w:hideMark/>
          </w:tcPr>
          <w:p w14:paraId="3105887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3EAAAEC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8B30C0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37E2569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EPO</w:t>
            </w:r>
          </w:p>
        </w:tc>
        <w:tc>
          <w:tcPr>
            <w:tcW w:w="3760" w:type="dxa"/>
            <w:tcBorders>
              <w:top w:val="nil"/>
              <w:left w:val="nil"/>
              <w:bottom w:val="single" w:sz="4" w:space="0" w:color="auto"/>
              <w:right w:val="single" w:sz="4" w:space="0" w:color="auto"/>
            </w:tcBorders>
            <w:noWrap/>
            <w:vAlign w:val="bottom"/>
            <w:hideMark/>
          </w:tcPr>
          <w:p w14:paraId="011FDE9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088267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00E2E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7E0DF44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ETP</w:t>
            </w:r>
          </w:p>
        </w:tc>
        <w:tc>
          <w:tcPr>
            <w:tcW w:w="3760" w:type="dxa"/>
            <w:tcBorders>
              <w:top w:val="nil"/>
              <w:left w:val="nil"/>
              <w:bottom w:val="single" w:sz="4" w:space="0" w:color="auto"/>
              <w:right w:val="single" w:sz="4" w:space="0" w:color="auto"/>
            </w:tcBorders>
            <w:noWrap/>
            <w:vAlign w:val="bottom"/>
            <w:hideMark/>
          </w:tcPr>
          <w:p w14:paraId="7861871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18E216E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2397EF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2C8F0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JBL</w:t>
            </w:r>
          </w:p>
        </w:tc>
        <w:tc>
          <w:tcPr>
            <w:tcW w:w="3760" w:type="dxa"/>
            <w:tcBorders>
              <w:top w:val="nil"/>
              <w:left w:val="nil"/>
              <w:bottom w:val="single" w:sz="4" w:space="0" w:color="auto"/>
              <w:right w:val="single" w:sz="4" w:space="0" w:color="auto"/>
            </w:tcBorders>
            <w:noWrap/>
            <w:vAlign w:val="bottom"/>
            <w:hideMark/>
          </w:tcPr>
          <w:p w14:paraId="31AEC5A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6AEDFF3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4945C7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3AAC8AA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JOB</w:t>
            </w:r>
          </w:p>
        </w:tc>
        <w:tc>
          <w:tcPr>
            <w:tcW w:w="3760" w:type="dxa"/>
            <w:tcBorders>
              <w:top w:val="nil"/>
              <w:left w:val="nil"/>
              <w:bottom w:val="single" w:sz="4" w:space="0" w:color="auto"/>
              <w:right w:val="single" w:sz="4" w:space="0" w:color="auto"/>
            </w:tcBorders>
            <w:noWrap/>
            <w:vAlign w:val="bottom"/>
            <w:hideMark/>
          </w:tcPr>
          <w:p w14:paraId="084F72A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76F25CE1"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6450D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6E7F52E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JOB</w:t>
            </w:r>
          </w:p>
        </w:tc>
        <w:tc>
          <w:tcPr>
            <w:tcW w:w="3760" w:type="dxa"/>
            <w:tcBorders>
              <w:top w:val="nil"/>
              <w:left w:val="nil"/>
              <w:bottom w:val="single" w:sz="4" w:space="0" w:color="auto"/>
              <w:right w:val="single" w:sz="4" w:space="0" w:color="auto"/>
            </w:tcBorders>
            <w:noWrap/>
            <w:vAlign w:val="bottom"/>
            <w:hideMark/>
          </w:tcPr>
          <w:p w14:paraId="259C44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14E6C14E"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AE20E9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D566B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KSF</w:t>
            </w:r>
          </w:p>
        </w:tc>
        <w:tc>
          <w:tcPr>
            <w:tcW w:w="3760" w:type="dxa"/>
            <w:tcBorders>
              <w:top w:val="nil"/>
              <w:left w:val="nil"/>
              <w:bottom w:val="single" w:sz="4" w:space="0" w:color="auto"/>
              <w:right w:val="single" w:sz="4" w:space="0" w:color="auto"/>
            </w:tcBorders>
            <w:noWrap/>
            <w:vAlign w:val="bottom"/>
            <w:hideMark/>
          </w:tcPr>
          <w:p w14:paraId="575C8EF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3ECD5C4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39279B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553698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KSF</w:t>
            </w:r>
          </w:p>
        </w:tc>
        <w:tc>
          <w:tcPr>
            <w:tcW w:w="3760" w:type="dxa"/>
            <w:tcBorders>
              <w:top w:val="nil"/>
              <w:left w:val="nil"/>
              <w:bottom w:val="single" w:sz="4" w:space="0" w:color="auto"/>
              <w:right w:val="single" w:sz="4" w:space="0" w:color="auto"/>
            </w:tcBorders>
            <w:noWrap/>
            <w:vAlign w:val="bottom"/>
            <w:hideMark/>
          </w:tcPr>
          <w:p w14:paraId="7C03F4A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36E2A629"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759A67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7555316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KSF</w:t>
            </w:r>
          </w:p>
        </w:tc>
        <w:tc>
          <w:tcPr>
            <w:tcW w:w="3760" w:type="dxa"/>
            <w:tcBorders>
              <w:top w:val="nil"/>
              <w:left w:val="nil"/>
              <w:bottom w:val="single" w:sz="4" w:space="0" w:color="auto"/>
              <w:right w:val="single" w:sz="4" w:space="0" w:color="auto"/>
            </w:tcBorders>
            <w:noWrap/>
            <w:vAlign w:val="bottom"/>
            <w:hideMark/>
          </w:tcPr>
          <w:p w14:paraId="6054F90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62CF1F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00D4F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09A475B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MDR</w:t>
            </w:r>
          </w:p>
        </w:tc>
        <w:tc>
          <w:tcPr>
            <w:tcW w:w="3760" w:type="dxa"/>
            <w:tcBorders>
              <w:top w:val="nil"/>
              <w:left w:val="nil"/>
              <w:bottom w:val="single" w:sz="4" w:space="0" w:color="auto"/>
              <w:right w:val="single" w:sz="4" w:space="0" w:color="auto"/>
            </w:tcBorders>
            <w:noWrap/>
            <w:vAlign w:val="bottom"/>
            <w:hideMark/>
          </w:tcPr>
          <w:p w14:paraId="05443EE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Monitored Equipment Org.</w:t>
            </w:r>
          </w:p>
        </w:tc>
      </w:tr>
      <w:tr w:rsidR="00A7515E" w:rsidRPr="00A26061" w14:paraId="0CBAC74B"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54B5B5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6FCAE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MEC</w:t>
            </w:r>
          </w:p>
        </w:tc>
        <w:tc>
          <w:tcPr>
            <w:tcW w:w="3760" w:type="dxa"/>
            <w:tcBorders>
              <w:top w:val="nil"/>
              <w:left w:val="nil"/>
              <w:bottom w:val="single" w:sz="4" w:space="0" w:color="auto"/>
              <w:right w:val="single" w:sz="4" w:space="0" w:color="auto"/>
            </w:tcBorders>
            <w:noWrap/>
            <w:vAlign w:val="bottom"/>
            <w:hideMark/>
          </w:tcPr>
          <w:p w14:paraId="36D10BB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5497B9D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47C45F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E95C82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NCF</w:t>
            </w:r>
          </w:p>
        </w:tc>
        <w:tc>
          <w:tcPr>
            <w:tcW w:w="3760" w:type="dxa"/>
            <w:tcBorders>
              <w:top w:val="nil"/>
              <w:left w:val="nil"/>
              <w:bottom w:val="single" w:sz="4" w:space="0" w:color="auto"/>
              <w:right w:val="single" w:sz="4" w:space="0" w:color="auto"/>
            </w:tcBorders>
            <w:noWrap/>
            <w:vAlign w:val="bottom"/>
            <w:hideMark/>
          </w:tcPr>
          <w:p w14:paraId="332CB13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FD8F7F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BC22B2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2FF39A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NCF</w:t>
            </w:r>
          </w:p>
        </w:tc>
        <w:tc>
          <w:tcPr>
            <w:tcW w:w="3760" w:type="dxa"/>
            <w:tcBorders>
              <w:top w:val="nil"/>
              <w:left w:val="nil"/>
              <w:bottom w:val="single" w:sz="4" w:space="0" w:color="auto"/>
              <w:right w:val="single" w:sz="4" w:space="0" w:color="auto"/>
            </w:tcBorders>
            <w:noWrap/>
            <w:vAlign w:val="bottom"/>
            <w:hideMark/>
          </w:tcPr>
          <w:p w14:paraId="5453D9D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5D33310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1AD26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AA0701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NCF</w:t>
            </w:r>
          </w:p>
        </w:tc>
        <w:tc>
          <w:tcPr>
            <w:tcW w:w="3760" w:type="dxa"/>
            <w:tcBorders>
              <w:top w:val="nil"/>
              <w:left w:val="nil"/>
              <w:bottom w:val="single" w:sz="4" w:space="0" w:color="auto"/>
              <w:right w:val="single" w:sz="4" w:space="0" w:color="auto"/>
            </w:tcBorders>
            <w:noWrap/>
            <w:vAlign w:val="bottom"/>
            <w:hideMark/>
          </w:tcPr>
          <w:p w14:paraId="57F7EC5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3AD1F6B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0FECCEC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0AC698F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NCF</w:t>
            </w:r>
          </w:p>
        </w:tc>
        <w:tc>
          <w:tcPr>
            <w:tcW w:w="3760" w:type="dxa"/>
            <w:tcBorders>
              <w:top w:val="nil"/>
              <w:left w:val="nil"/>
              <w:bottom w:val="single" w:sz="4" w:space="0" w:color="auto"/>
              <w:right w:val="single" w:sz="4" w:space="0" w:color="auto"/>
            </w:tcBorders>
            <w:noWrap/>
            <w:vAlign w:val="bottom"/>
            <w:hideMark/>
          </w:tcPr>
          <w:p w14:paraId="7FE622C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Org.</w:t>
            </w:r>
          </w:p>
        </w:tc>
      </w:tr>
      <w:tr w:rsidR="00A7515E" w:rsidRPr="00A26061" w14:paraId="6DB7FCB4"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3F318E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00F663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NCF</w:t>
            </w:r>
          </w:p>
        </w:tc>
        <w:tc>
          <w:tcPr>
            <w:tcW w:w="3760" w:type="dxa"/>
            <w:tcBorders>
              <w:top w:val="nil"/>
              <w:left w:val="nil"/>
              <w:bottom w:val="single" w:sz="4" w:space="0" w:color="auto"/>
              <w:right w:val="single" w:sz="4" w:space="0" w:color="auto"/>
            </w:tcBorders>
            <w:noWrap/>
            <w:vAlign w:val="bottom"/>
            <w:hideMark/>
          </w:tcPr>
          <w:p w14:paraId="29D1B92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64498B0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ABC599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6C6EBD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NCT</w:t>
            </w:r>
          </w:p>
        </w:tc>
        <w:tc>
          <w:tcPr>
            <w:tcW w:w="3760" w:type="dxa"/>
            <w:tcBorders>
              <w:top w:val="nil"/>
              <w:left w:val="nil"/>
              <w:bottom w:val="single" w:sz="4" w:space="0" w:color="auto"/>
              <w:right w:val="single" w:sz="4" w:space="0" w:color="auto"/>
            </w:tcBorders>
            <w:noWrap/>
            <w:vAlign w:val="bottom"/>
            <w:hideMark/>
          </w:tcPr>
          <w:p w14:paraId="2851C6E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0C01A3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4675AF7"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3C19A44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NCT</w:t>
            </w:r>
          </w:p>
        </w:tc>
        <w:tc>
          <w:tcPr>
            <w:tcW w:w="3760" w:type="dxa"/>
            <w:tcBorders>
              <w:top w:val="nil"/>
              <w:left w:val="nil"/>
              <w:bottom w:val="single" w:sz="4" w:space="0" w:color="auto"/>
              <w:right w:val="single" w:sz="4" w:space="0" w:color="auto"/>
            </w:tcBorders>
            <w:noWrap/>
            <w:vAlign w:val="bottom"/>
            <w:hideMark/>
          </w:tcPr>
          <w:p w14:paraId="3EBF021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Location Org.</w:t>
            </w:r>
          </w:p>
        </w:tc>
      </w:tr>
      <w:tr w:rsidR="00A7515E" w:rsidRPr="00A26061" w14:paraId="38981B0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4B9FB4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0DEAC4F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NCT</w:t>
            </w:r>
          </w:p>
        </w:tc>
        <w:tc>
          <w:tcPr>
            <w:tcW w:w="3760" w:type="dxa"/>
            <w:tcBorders>
              <w:top w:val="nil"/>
              <w:left w:val="nil"/>
              <w:bottom w:val="single" w:sz="4" w:space="0" w:color="auto"/>
              <w:right w:val="single" w:sz="4" w:space="0" w:color="auto"/>
            </w:tcBorders>
            <w:noWrap/>
            <w:vAlign w:val="bottom"/>
            <w:hideMark/>
          </w:tcPr>
          <w:p w14:paraId="029210B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08BF827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E52315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723AC35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NCT</w:t>
            </w:r>
          </w:p>
        </w:tc>
        <w:tc>
          <w:tcPr>
            <w:tcW w:w="3760" w:type="dxa"/>
            <w:tcBorders>
              <w:top w:val="nil"/>
              <w:left w:val="nil"/>
              <w:bottom w:val="single" w:sz="4" w:space="0" w:color="auto"/>
              <w:right w:val="single" w:sz="4" w:space="0" w:color="auto"/>
            </w:tcBorders>
            <w:noWrap/>
            <w:vAlign w:val="bottom"/>
            <w:hideMark/>
          </w:tcPr>
          <w:p w14:paraId="5365F04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Type Org.</w:t>
            </w:r>
          </w:p>
        </w:tc>
      </w:tr>
      <w:tr w:rsidR="00A7515E" w:rsidRPr="00A26061" w14:paraId="2F08A96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5FD3C0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EF43A0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NCT</w:t>
            </w:r>
          </w:p>
        </w:tc>
        <w:tc>
          <w:tcPr>
            <w:tcW w:w="3760" w:type="dxa"/>
            <w:tcBorders>
              <w:top w:val="nil"/>
              <w:left w:val="nil"/>
              <w:bottom w:val="single" w:sz="4" w:space="0" w:color="auto"/>
              <w:right w:val="single" w:sz="4" w:space="0" w:color="auto"/>
            </w:tcBorders>
            <w:noWrap/>
            <w:vAlign w:val="bottom"/>
            <w:hideMark/>
          </w:tcPr>
          <w:p w14:paraId="0A63BAF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Class Org.</w:t>
            </w:r>
          </w:p>
        </w:tc>
      </w:tr>
      <w:tr w:rsidR="00A7515E" w:rsidRPr="00A26061" w14:paraId="58C95E1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3FEA4D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1B0654F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5CF5B26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Reserved for Equipment Org.</w:t>
            </w:r>
          </w:p>
        </w:tc>
      </w:tr>
      <w:tr w:rsidR="00A7515E" w:rsidRPr="00A26061" w14:paraId="0A6875EA"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02ADE2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798B96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490CC82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3FBF397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648046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2818F62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60A89D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4CA33FA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60C055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36367BA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w:t>
            </w:r>
          </w:p>
        </w:tc>
        <w:tc>
          <w:tcPr>
            <w:tcW w:w="3760" w:type="dxa"/>
            <w:tcBorders>
              <w:top w:val="nil"/>
              <w:left w:val="nil"/>
              <w:bottom w:val="single" w:sz="4" w:space="0" w:color="auto"/>
              <w:right w:val="single" w:sz="4" w:space="0" w:color="auto"/>
            </w:tcBorders>
            <w:noWrap/>
            <w:vAlign w:val="bottom"/>
            <w:hideMark/>
          </w:tcPr>
          <w:p w14:paraId="6333933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Asset Org.</w:t>
            </w:r>
          </w:p>
        </w:tc>
      </w:tr>
      <w:tr w:rsidR="00A7515E" w:rsidRPr="00A26061" w14:paraId="1970221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DCDDCF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DA377E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PAS</w:t>
            </w:r>
          </w:p>
        </w:tc>
        <w:tc>
          <w:tcPr>
            <w:tcW w:w="3760" w:type="dxa"/>
            <w:tcBorders>
              <w:top w:val="nil"/>
              <w:left w:val="nil"/>
              <w:bottom w:val="single" w:sz="4" w:space="0" w:color="auto"/>
              <w:right w:val="single" w:sz="4" w:space="0" w:color="auto"/>
            </w:tcBorders>
            <w:noWrap/>
            <w:vAlign w:val="bottom"/>
            <w:hideMark/>
          </w:tcPr>
          <w:p w14:paraId="133CAAC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5EFDBEB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DD8434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6C9A488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PEV</w:t>
            </w:r>
          </w:p>
        </w:tc>
        <w:tc>
          <w:tcPr>
            <w:tcW w:w="3760" w:type="dxa"/>
            <w:tcBorders>
              <w:top w:val="nil"/>
              <w:left w:val="nil"/>
              <w:bottom w:val="single" w:sz="4" w:space="0" w:color="auto"/>
              <w:right w:val="single" w:sz="4" w:space="0" w:color="auto"/>
            </w:tcBorders>
            <w:noWrap/>
            <w:vAlign w:val="bottom"/>
            <w:hideMark/>
          </w:tcPr>
          <w:p w14:paraId="75DDF49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34E5486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8B502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68F76F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PEV</w:t>
            </w:r>
          </w:p>
        </w:tc>
        <w:tc>
          <w:tcPr>
            <w:tcW w:w="3760" w:type="dxa"/>
            <w:tcBorders>
              <w:top w:val="nil"/>
              <w:left w:val="nil"/>
              <w:bottom w:val="single" w:sz="4" w:space="0" w:color="auto"/>
              <w:right w:val="single" w:sz="4" w:space="0" w:color="auto"/>
            </w:tcBorders>
            <w:noWrap/>
            <w:vAlign w:val="bottom"/>
            <w:hideMark/>
          </w:tcPr>
          <w:p w14:paraId="08D3801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09304F7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5B172F5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237F347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PFA</w:t>
            </w:r>
          </w:p>
        </w:tc>
        <w:tc>
          <w:tcPr>
            <w:tcW w:w="3760" w:type="dxa"/>
            <w:tcBorders>
              <w:top w:val="nil"/>
              <w:left w:val="nil"/>
              <w:bottom w:val="single" w:sz="4" w:space="0" w:color="auto"/>
              <w:right w:val="single" w:sz="4" w:space="0" w:color="auto"/>
            </w:tcBorders>
            <w:noWrap/>
            <w:vAlign w:val="bottom"/>
            <w:hideMark/>
          </w:tcPr>
          <w:p w14:paraId="620C33E9"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3BED697D"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D64FED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692497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PFA</w:t>
            </w:r>
          </w:p>
        </w:tc>
        <w:tc>
          <w:tcPr>
            <w:tcW w:w="3760" w:type="dxa"/>
            <w:tcBorders>
              <w:top w:val="nil"/>
              <w:left w:val="nil"/>
              <w:bottom w:val="single" w:sz="4" w:space="0" w:color="auto"/>
              <w:right w:val="single" w:sz="4" w:space="0" w:color="auto"/>
            </w:tcBorders>
            <w:noWrap/>
            <w:vAlign w:val="bottom"/>
            <w:hideMark/>
          </w:tcPr>
          <w:p w14:paraId="75182FC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Asset Org.</w:t>
            </w:r>
          </w:p>
        </w:tc>
      </w:tr>
      <w:tr w:rsidR="00A7515E" w:rsidRPr="00A26061" w14:paraId="427270B2"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DF4C0D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196EF8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PLA</w:t>
            </w:r>
          </w:p>
        </w:tc>
        <w:tc>
          <w:tcPr>
            <w:tcW w:w="3760" w:type="dxa"/>
            <w:tcBorders>
              <w:top w:val="nil"/>
              <w:left w:val="nil"/>
              <w:bottom w:val="single" w:sz="4" w:space="0" w:color="auto"/>
              <w:right w:val="single" w:sz="4" w:space="0" w:color="auto"/>
            </w:tcBorders>
            <w:noWrap/>
            <w:vAlign w:val="bottom"/>
            <w:hideMark/>
          </w:tcPr>
          <w:p w14:paraId="26706F8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Supplier Org.</w:t>
            </w:r>
          </w:p>
        </w:tc>
      </w:tr>
      <w:tr w:rsidR="00A7515E" w:rsidRPr="00A26061" w14:paraId="01E0A5E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B5A256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0C5A620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REA</w:t>
            </w:r>
          </w:p>
        </w:tc>
        <w:tc>
          <w:tcPr>
            <w:tcW w:w="3760" w:type="dxa"/>
            <w:tcBorders>
              <w:top w:val="nil"/>
              <w:left w:val="nil"/>
              <w:bottom w:val="single" w:sz="4" w:space="0" w:color="auto"/>
              <w:right w:val="single" w:sz="4" w:space="0" w:color="auto"/>
            </w:tcBorders>
            <w:noWrap/>
            <w:vAlign w:val="bottom"/>
            <w:hideMark/>
          </w:tcPr>
          <w:p w14:paraId="026F461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Target Equipment Org.</w:t>
            </w:r>
          </w:p>
        </w:tc>
      </w:tr>
      <w:tr w:rsidR="00A7515E" w:rsidRPr="00A26061" w14:paraId="563E7E5C"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248E4E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6181A6C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REA</w:t>
            </w:r>
          </w:p>
        </w:tc>
        <w:tc>
          <w:tcPr>
            <w:tcW w:w="3760" w:type="dxa"/>
            <w:tcBorders>
              <w:top w:val="nil"/>
              <w:left w:val="nil"/>
              <w:bottom w:val="single" w:sz="4" w:space="0" w:color="auto"/>
              <w:right w:val="single" w:sz="4" w:space="0" w:color="auto"/>
            </w:tcBorders>
            <w:noWrap/>
            <w:vAlign w:val="bottom"/>
            <w:hideMark/>
          </w:tcPr>
          <w:p w14:paraId="45E751E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2D22C18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6826F0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4EA570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SCH</w:t>
            </w:r>
          </w:p>
        </w:tc>
        <w:tc>
          <w:tcPr>
            <w:tcW w:w="3760" w:type="dxa"/>
            <w:tcBorders>
              <w:top w:val="nil"/>
              <w:left w:val="nil"/>
              <w:bottom w:val="single" w:sz="4" w:space="0" w:color="auto"/>
              <w:right w:val="single" w:sz="4" w:space="0" w:color="auto"/>
            </w:tcBorders>
            <w:noWrap/>
            <w:vAlign w:val="bottom"/>
            <w:hideMark/>
          </w:tcPr>
          <w:p w14:paraId="6D1A830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Crew Org.</w:t>
            </w:r>
          </w:p>
        </w:tc>
      </w:tr>
      <w:tr w:rsidR="00A7515E" w:rsidRPr="00A26061" w14:paraId="04A1D04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2966FAE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6EB39BB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SCH</w:t>
            </w:r>
          </w:p>
        </w:tc>
        <w:tc>
          <w:tcPr>
            <w:tcW w:w="3760" w:type="dxa"/>
            <w:tcBorders>
              <w:top w:val="nil"/>
              <w:left w:val="nil"/>
              <w:bottom w:val="single" w:sz="4" w:space="0" w:color="auto"/>
              <w:right w:val="single" w:sz="4" w:space="0" w:color="auto"/>
            </w:tcBorders>
            <w:noWrap/>
            <w:vAlign w:val="bottom"/>
            <w:hideMark/>
          </w:tcPr>
          <w:p w14:paraId="7B68F59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DC75CF6"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EBF554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1D388FA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TOU</w:t>
            </w:r>
          </w:p>
        </w:tc>
        <w:tc>
          <w:tcPr>
            <w:tcW w:w="3760" w:type="dxa"/>
            <w:tcBorders>
              <w:top w:val="nil"/>
              <w:left w:val="nil"/>
              <w:bottom w:val="single" w:sz="4" w:space="0" w:color="auto"/>
              <w:right w:val="single" w:sz="4" w:space="0" w:color="auto"/>
            </w:tcBorders>
            <w:noWrap/>
            <w:vAlign w:val="bottom"/>
            <w:hideMark/>
          </w:tcPr>
          <w:p w14:paraId="1DEC500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0C449AF0"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4460E3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7E9C9E2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TPL</w:t>
            </w:r>
          </w:p>
        </w:tc>
        <w:tc>
          <w:tcPr>
            <w:tcW w:w="3760" w:type="dxa"/>
            <w:tcBorders>
              <w:top w:val="nil"/>
              <w:left w:val="nil"/>
              <w:bottom w:val="single" w:sz="4" w:space="0" w:color="auto"/>
              <w:right w:val="single" w:sz="4" w:space="0" w:color="auto"/>
            </w:tcBorders>
            <w:noWrap/>
            <w:vAlign w:val="bottom"/>
            <w:hideMark/>
          </w:tcPr>
          <w:p w14:paraId="596B811A"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Tool Org.</w:t>
            </w:r>
          </w:p>
        </w:tc>
      </w:tr>
      <w:tr w:rsidR="00A7515E" w:rsidRPr="00A26061" w14:paraId="4D8A20A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EF8B08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6598B52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VBH</w:t>
            </w:r>
          </w:p>
        </w:tc>
        <w:tc>
          <w:tcPr>
            <w:tcW w:w="3760" w:type="dxa"/>
            <w:tcBorders>
              <w:top w:val="nil"/>
              <w:left w:val="nil"/>
              <w:bottom w:val="single" w:sz="4" w:space="0" w:color="auto"/>
              <w:right w:val="single" w:sz="4" w:space="0" w:color="auto"/>
            </w:tcBorders>
            <w:noWrap/>
            <w:vAlign w:val="bottom"/>
            <w:hideMark/>
          </w:tcPr>
          <w:p w14:paraId="2E6AAD6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7EE77DF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138C4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3F9189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16315DC8"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From Campus Org.</w:t>
            </w:r>
          </w:p>
        </w:tc>
      </w:tr>
      <w:tr w:rsidR="00A7515E" w:rsidRPr="00A26061" w14:paraId="4ECEE2FF"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1D89BC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3DDC6DA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4C680D31"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From Building Org.</w:t>
            </w:r>
          </w:p>
        </w:tc>
      </w:tr>
      <w:tr w:rsidR="00A7515E" w:rsidRPr="00A26061" w14:paraId="1A16EAD3"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1E73470"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DD3AAC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4C4BFC3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From Floor Org.</w:t>
            </w:r>
          </w:p>
        </w:tc>
      </w:tr>
      <w:tr w:rsidR="00A7515E" w:rsidRPr="00A26061" w14:paraId="168D691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7C3B6043"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lastRenderedPageBreak/>
              <w:t>WSJOBS</w:t>
            </w:r>
          </w:p>
        </w:tc>
        <w:tc>
          <w:tcPr>
            <w:tcW w:w="2820" w:type="dxa"/>
            <w:tcBorders>
              <w:top w:val="nil"/>
              <w:left w:val="nil"/>
              <w:bottom w:val="single" w:sz="4" w:space="0" w:color="auto"/>
              <w:right w:val="single" w:sz="4" w:space="0" w:color="auto"/>
            </w:tcBorders>
            <w:noWrap/>
            <w:vAlign w:val="bottom"/>
            <w:hideMark/>
          </w:tcPr>
          <w:p w14:paraId="0CE8F2B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5FB3FA12"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From Room/Unit Org.</w:t>
            </w:r>
          </w:p>
        </w:tc>
      </w:tr>
      <w:tr w:rsidR="00A7515E" w:rsidRPr="00A26061" w14:paraId="332FB0A8"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A058E6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2356A66"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663FA8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 Campus Org.</w:t>
            </w:r>
          </w:p>
        </w:tc>
      </w:tr>
      <w:tr w:rsidR="00A7515E" w:rsidRPr="00A26061" w14:paraId="0F32548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4798F06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514C65CE"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7AEA725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 Building Org.</w:t>
            </w:r>
          </w:p>
        </w:tc>
      </w:tr>
      <w:tr w:rsidR="00A7515E" w:rsidRPr="00A26061" w14:paraId="637FC7B7"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18E13A2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13818B3F"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6BC79A8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 Floor Org.</w:t>
            </w:r>
          </w:p>
        </w:tc>
      </w:tr>
      <w:tr w:rsidR="00A7515E" w:rsidRPr="00A26061" w14:paraId="0839A725" w14:textId="77777777" w:rsidTr="00A26061">
        <w:trPr>
          <w:trHeight w:val="290"/>
        </w:trPr>
        <w:tc>
          <w:tcPr>
            <w:tcW w:w="2680" w:type="dxa"/>
            <w:tcBorders>
              <w:top w:val="nil"/>
              <w:left w:val="single" w:sz="4" w:space="0" w:color="auto"/>
              <w:bottom w:val="single" w:sz="4" w:space="0" w:color="auto"/>
              <w:right w:val="single" w:sz="4" w:space="0" w:color="auto"/>
            </w:tcBorders>
            <w:noWrap/>
            <w:vAlign w:val="bottom"/>
            <w:hideMark/>
          </w:tcPr>
          <w:p w14:paraId="381DAAC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652E1C7D"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WKM</w:t>
            </w:r>
          </w:p>
        </w:tc>
        <w:tc>
          <w:tcPr>
            <w:tcW w:w="3760" w:type="dxa"/>
            <w:tcBorders>
              <w:top w:val="nil"/>
              <w:left w:val="nil"/>
              <w:bottom w:val="single" w:sz="4" w:space="0" w:color="auto"/>
              <w:right w:val="single" w:sz="4" w:space="0" w:color="auto"/>
            </w:tcBorders>
            <w:noWrap/>
            <w:vAlign w:val="bottom"/>
            <w:hideMark/>
          </w:tcPr>
          <w:p w14:paraId="3507D315"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To Room/Unit Org.</w:t>
            </w:r>
          </w:p>
        </w:tc>
      </w:tr>
      <w:tr w:rsidR="00A7515E" w:rsidRPr="00A26061" w14:paraId="100710FE" w14:textId="77777777" w:rsidTr="00944EE3">
        <w:trPr>
          <w:trHeight w:val="290"/>
        </w:trPr>
        <w:tc>
          <w:tcPr>
            <w:tcW w:w="2680" w:type="dxa"/>
            <w:tcBorders>
              <w:top w:val="nil"/>
              <w:left w:val="single" w:sz="4" w:space="0" w:color="auto"/>
              <w:bottom w:val="single" w:sz="4" w:space="0" w:color="auto"/>
              <w:right w:val="single" w:sz="4" w:space="0" w:color="auto"/>
            </w:tcBorders>
            <w:noWrap/>
            <w:vAlign w:val="bottom"/>
            <w:hideMark/>
          </w:tcPr>
          <w:p w14:paraId="26CDFA1B"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WSJOBS</w:t>
            </w:r>
          </w:p>
        </w:tc>
        <w:tc>
          <w:tcPr>
            <w:tcW w:w="2820" w:type="dxa"/>
            <w:tcBorders>
              <w:top w:val="nil"/>
              <w:left w:val="nil"/>
              <w:bottom w:val="single" w:sz="4" w:space="0" w:color="auto"/>
              <w:right w:val="single" w:sz="4" w:space="0" w:color="auto"/>
            </w:tcBorders>
            <w:noWrap/>
            <w:vAlign w:val="bottom"/>
            <w:hideMark/>
          </w:tcPr>
          <w:p w14:paraId="4700921C"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WOR</w:t>
            </w:r>
          </w:p>
        </w:tc>
        <w:tc>
          <w:tcPr>
            <w:tcW w:w="3760" w:type="dxa"/>
            <w:tcBorders>
              <w:top w:val="nil"/>
              <w:left w:val="nil"/>
              <w:bottom w:val="single" w:sz="4" w:space="0" w:color="auto"/>
              <w:right w:val="single" w:sz="4" w:space="0" w:color="auto"/>
            </w:tcBorders>
            <w:noWrap/>
            <w:vAlign w:val="bottom"/>
            <w:hideMark/>
          </w:tcPr>
          <w:p w14:paraId="7BF20DC4" w14:textId="77777777"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Equipment Org.</w:t>
            </w:r>
          </w:p>
        </w:tc>
      </w:tr>
      <w:tr w:rsidR="00A7515E" w:rsidRPr="00A26061" w14:paraId="59D63A39" w14:textId="77777777" w:rsidTr="00944EE3">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EBB58E0"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44D738D"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A56AA76"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19862EDF" w14:textId="77777777" w:rsidTr="00944EE3">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F6E5274" w14:textId="62AA0067" w:rsidR="00A7515E" w:rsidRPr="00A26061" w:rsidRDefault="00A7515E" w:rsidP="00A7515E">
            <w:pPr>
              <w:widowControl/>
              <w:autoSpaceDE/>
              <w:autoSpaceDN/>
              <w:rPr>
                <w:rFonts w:ascii="Calibri" w:eastAsia="Times New Roman" w:hAnsi="Calibri" w:cs="Calibri"/>
                <w:color w:val="000000"/>
                <w:lang w:bidi="ar-SA"/>
              </w:rPr>
            </w:pPr>
            <w:r w:rsidRPr="00E0684C">
              <w:rPr>
                <w:rFonts w:ascii="Calibri" w:eastAsia="Times New Roman" w:hAnsi="Calibri" w:cs="Calibri"/>
                <w:color w:val="000000"/>
                <w:lang w:bidi="ar-SA"/>
              </w:rPr>
              <w:t>OSPERF</w:t>
            </w:r>
          </w:p>
        </w:tc>
        <w:tc>
          <w:tcPr>
            <w:tcW w:w="2820" w:type="dxa"/>
            <w:tcBorders>
              <w:top w:val="single" w:sz="4" w:space="0" w:color="auto"/>
              <w:left w:val="nil"/>
              <w:bottom w:val="single" w:sz="4" w:space="0" w:color="auto"/>
              <w:right w:val="single" w:sz="4" w:space="0" w:color="auto"/>
            </w:tcBorders>
            <w:noWrap/>
            <w:vAlign w:val="bottom"/>
          </w:tcPr>
          <w:p w14:paraId="465E28E5"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553C3AB" w14:textId="692B302B"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6A282DAF" w14:textId="77777777" w:rsidTr="00944EE3">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A3FF3B1"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2748AAB"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BF892E4"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148DF792"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10E728D" w14:textId="52DEE144"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OSOCDE</w:t>
            </w:r>
          </w:p>
        </w:tc>
        <w:tc>
          <w:tcPr>
            <w:tcW w:w="2820" w:type="dxa"/>
            <w:tcBorders>
              <w:top w:val="single" w:sz="4" w:space="0" w:color="auto"/>
              <w:left w:val="nil"/>
              <w:bottom w:val="single" w:sz="4" w:space="0" w:color="auto"/>
              <w:right w:val="single" w:sz="4" w:space="0" w:color="auto"/>
            </w:tcBorders>
            <w:noWrap/>
            <w:vAlign w:val="bottom"/>
          </w:tcPr>
          <w:p w14:paraId="024D6F42"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FB1D6E5" w14:textId="5DB89586"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6CCAA920"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47062B8"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688131F"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D5263C7" w14:textId="5EED0DF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Performance Formula Org.</w:t>
            </w:r>
          </w:p>
        </w:tc>
      </w:tr>
      <w:tr w:rsidR="00A7515E" w:rsidRPr="00A26061" w14:paraId="0E7A20C0"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4AB1167"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1C765C6"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9983019"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1ECE3D7A"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9642077" w14:textId="1EFE2154"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OSWKMV</w:t>
            </w:r>
          </w:p>
        </w:tc>
        <w:tc>
          <w:tcPr>
            <w:tcW w:w="2820" w:type="dxa"/>
            <w:tcBorders>
              <w:top w:val="single" w:sz="4" w:space="0" w:color="auto"/>
              <w:left w:val="nil"/>
              <w:bottom w:val="single" w:sz="4" w:space="0" w:color="auto"/>
              <w:right w:val="single" w:sz="4" w:space="0" w:color="auto"/>
            </w:tcBorders>
            <w:noWrap/>
            <w:vAlign w:val="bottom"/>
          </w:tcPr>
          <w:p w14:paraId="013E4B54"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DDC7DAD" w14:textId="7825AF8E"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From Campus Org.</w:t>
            </w:r>
          </w:p>
        </w:tc>
      </w:tr>
      <w:tr w:rsidR="00A7515E" w:rsidRPr="00A26061" w14:paraId="04C2DA12"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5F11A62"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D8E08ED"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CF95871" w14:textId="7A90AE68"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From Building Org.</w:t>
            </w:r>
          </w:p>
        </w:tc>
      </w:tr>
      <w:tr w:rsidR="00A7515E" w:rsidRPr="00A26061" w14:paraId="0EDB6C02"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4CF226B"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968178C"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95C23EF" w14:textId="0F36ED25"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From Floor Org.</w:t>
            </w:r>
          </w:p>
        </w:tc>
      </w:tr>
      <w:tr w:rsidR="00A7515E" w:rsidRPr="00A26061" w14:paraId="71FF802E"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ADEAE1A"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BC9CACD"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775EC85" w14:textId="522FAE30"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From Room/Unit Org.</w:t>
            </w:r>
          </w:p>
        </w:tc>
      </w:tr>
      <w:tr w:rsidR="00A7515E" w:rsidRPr="00A26061" w14:paraId="78419355" w14:textId="77777777" w:rsidTr="00944EE3">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090CF8B"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E76AA30"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tcPr>
          <w:p w14:paraId="396BD11A" w14:textId="6ED16DD0"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To Campus Org.</w:t>
            </w:r>
          </w:p>
        </w:tc>
      </w:tr>
      <w:tr w:rsidR="00A7515E" w:rsidRPr="00A26061" w14:paraId="2D465F23" w14:textId="77777777" w:rsidTr="00944EE3">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BD9C422"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C4613D6"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tcPr>
          <w:p w14:paraId="7773B728" w14:textId="79857BB5"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To Building Org.</w:t>
            </w:r>
          </w:p>
        </w:tc>
      </w:tr>
      <w:tr w:rsidR="00A7515E" w:rsidRPr="00A26061" w14:paraId="236B0C24" w14:textId="77777777" w:rsidTr="00944EE3">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D1446BF"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DEABADE"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tcPr>
          <w:p w14:paraId="110FBA4E" w14:textId="286E5994"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To Floor Org.</w:t>
            </w:r>
          </w:p>
        </w:tc>
      </w:tr>
      <w:tr w:rsidR="00A7515E" w:rsidRPr="00A26061" w14:paraId="2AAC9161" w14:textId="77777777" w:rsidTr="00944EE3">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9CDCC48"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722CC23"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tcPr>
          <w:p w14:paraId="2CFE165C" w14:textId="4685A063" w:rsidR="00A7515E" w:rsidRPr="00A26061" w:rsidRDefault="00A7515E" w:rsidP="00A7515E">
            <w:pPr>
              <w:widowControl/>
              <w:autoSpaceDE/>
              <w:autoSpaceDN/>
              <w:rPr>
                <w:rFonts w:ascii="Calibri" w:eastAsia="Times New Roman" w:hAnsi="Calibri" w:cs="Calibri"/>
                <w:color w:val="000000"/>
                <w:lang w:bidi="ar-SA"/>
              </w:rPr>
            </w:pPr>
            <w:r w:rsidRPr="00944EE3">
              <w:rPr>
                <w:rFonts w:ascii="Calibri" w:eastAsia="Times New Roman" w:hAnsi="Calibri" w:cs="Calibri"/>
                <w:color w:val="000000"/>
                <w:lang w:bidi="ar-SA"/>
              </w:rPr>
              <w:t>To Room/Unit Org.</w:t>
            </w:r>
          </w:p>
        </w:tc>
      </w:tr>
      <w:tr w:rsidR="00A7515E" w:rsidRPr="00A26061" w14:paraId="49F8B345"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8A160F6"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2119C28" w14:textId="640F7693"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8A05564"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0341D08C"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76CD28D" w14:textId="16435C1F" w:rsidR="00A7515E" w:rsidRPr="00A26061" w:rsidRDefault="00A7515E" w:rsidP="00A7515E">
            <w:pPr>
              <w:widowControl/>
              <w:autoSpaceDE/>
              <w:autoSpaceDN/>
              <w:rPr>
                <w:rFonts w:ascii="Calibri" w:eastAsia="Times New Roman" w:hAnsi="Calibri" w:cs="Calibri"/>
                <w:color w:val="000000"/>
                <w:lang w:bidi="ar-SA"/>
              </w:rPr>
            </w:pPr>
            <w:r w:rsidRPr="008D6621">
              <w:rPr>
                <w:rFonts w:ascii="Calibri" w:eastAsia="Times New Roman" w:hAnsi="Calibri" w:cs="Calibri"/>
                <w:color w:val="000000"/>
                <w:lang w:bidi="ar-SA"/>
              </w:rPr>
              <w:t>OSCLCD</w:t>
            </w:r>
          </w:p>
        </w:tc>
        <w:tc>
          <w:tcPr>
            <w:tcW w:w="2820" w:type="dxa"/>
            <w:tcBorders>
              <w:top w:val="single" w:sz="4" w:space="0" w:color="auto"/>
              <w:left w:val="nil"/>
              <w:bottom w:val="single" w:sz="4" w:space="0" w:color="auto"/>
              <w:right w:val="single" w:sz="4" w:space="0" w:color="auto"/>
            </w:tcBorders>
            <w:noWrap/>
            <w:vAlign w:val="bottom"/>
          </w:tcPr>
          <w:p w14:paraId="54D65C4A" w14:textId="64A2EC2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CLS</w:t>
            </w:r>
          </w:p>
        </w:tc>
        <w:tc>
          <w:tcPr>
            <w:tcW w:w="3760" w:type="dxa"/>
            <w:tcBorders>
              <w:top w:val="single" w:sz="4" w:space="0" w:color="auto"/>
              <w:left w:val="nil"/>
              <w:bottom w:val="single" w:sz="4" w:space="0" w:color="auto"/>
              <w:right w:val="single" w:sz="4" w:space="0" w:color="auto"/>
            </w:tcBorders>
            <w:noWrap/>
            <w:vAlign w:val="bottom"/>
          </w:tcPr>
          <w:p w14:paraId="3E9F6065" w14:textId="24E439E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4D913C6A"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B637E23"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2EABAE4"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2107CD2"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0FDAF8BE"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10EB36C" w14:textId="675D0B84" w:rsidR="00A7515E" w:rsidRPr="00A26061" w:rsidRDefault="00A7515E" w:rsidP="00A7515E">
            <w:pPr>
              <w:widowControl/>
              <w:autoSpaceDE/>
              <w:autoSpaceDN/>
              <w:rPr>
                <w:rFonts w:ascii="Calibri" w:eastAsia="Times New Roman" w:hAnsi="Calibri" w:cs="Calibri"/>
                <w:color w:val="000000"/>
                <w:lang w:bidi="ar-SA"/>
              </w:rPr>
            </w:pPr>
            <w:r w:rsidRPr="00DD6528">
              <w:rPr>
                <w:rFonts w:ascii="Calibri" w:eastAsia="Times New Roman" w:hAnsi="Calibri" w:cs="Calibri"/>
                <w:color w:val="000000"/>
                <w:lang w:bidi="ar-SA"/>
              </w:rPr>
              <w:t>OSKEYM</w:t>
            </w:r>
          </w:p>
        </w:tc>
        <w:tc>
          <w:tcPr>
            <w:tcW w:w="2820" w:type="dxa"/>
            <w:tcBorders>
              <w:top w:val="single" w:sz="4" w:space="0" w:color="auto"/>
              <w:left w:val="nil"/>
              <w:bottom w:val="single" w:sz="4" w:space="0" w:color="auto"/>
              <w:right w:val="single" w:sz="4" w:space="0" w:color="auto"/>
            </w:tcBorders>
            <w:noWrap/>
            <w:vAlign w:val="bottom"/>
          </w:tcPr>
          <w:p w14:paraId="4C05E85C"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9AFFF1F" w14:textId="41AD3112"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Parent Key Org.</w:t>
            </w:r>
          </w:p>
        </w:tc>
      </w:tr>
      <w:tr w:rsidR="00A7515E" w:rsidRPr="00A26061" w14:paraId="57A5E4C7"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FCE6B7B"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CFE36CF"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F8976F7" w14:textId="6E55B624"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Supplier Org.</w:t>
            </w:r>
          </w:p>
        </w:tc>
      </w:tr>
      <w:tr w:rsidR="00A7515E" w:rsidRPr="00A26061" w14:paraId="4FFCE891"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F6801A4"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413A0D5"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00DE452" w14:textId="70DE76A2"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Employee Org.</w:t>
            </w:r>
          </w:p>
        </w:tc>
      </w:tr>
      <w:tr w:rsidR="00A7515E" w:rsidRPr="00A26061" w14:paraId="5B5F548A"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E34417D"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5C14F8D" w14:textId="6BC4CFB6"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KEL</w:t>
            </w:r>
          </w:p>
        </w:tc>
        <w:tc>
          <w:tcPr>
            <w:tcW w:w="3760" w:type="dxa"/>
            <w:tcBorders>
              <w:top w:val="single" w:sz="4" w:space="0" w:color="auto"/>
              <w:left w:val="nil"/>
              <w:bottom w:val="single" w:sz="4" w:space="0" w:color="auto"/>
              <w:right w:val="single" w:sz="4" w:space="0" w:color="auto"/>
            </w:tcBorders>
            <w:noWrap/>
            <w:vAlign w:val="bottom"/>
          </w:tcPr>
          <w:p w14:paraId="5415976F" w14:textId="10C0A87C"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Equipment Org.</w:t>
            </w:r>
          </w:p>
        </w:tc>
      </w:tr>
      <w:tr w:rsidR="00A7515E" w:rsidRPr="00A26061" w14:paraId="59B2ABDD"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0291F51"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4A32A9D" w14:textId="76A1434F"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KEY</w:t>
            </w:r>
          </w:p>
        </w:tc>
        <w:tc>
          <w:tcPr>
            <w:tcW w:w="3760" w:type="dxa"/>
            <w:tcBorders>
              <w:top w:val="single" w:sz="4" w:space="0" w:color="auto"/>
              <w:left w:val="nil"/>
              <w:bottom w:val="single" w:sz="4" w:space="0" w:color="auto"/>
              <w:right w:val="single" w:sz="4" w:space="0" w:color="auto"/>
            </w:tcBorders>
            <w:noWrap/>
            <w:vAlign w:val="bottom"/>
          </w:tcPr>
          <w:p w14:paraId="52A687C0" w14:textId="032874C8"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Key Organization</w:t>
            </w:r>
          </w:p>
        </w:tc>
      </w:tr>
      <w:tr w:rsidR="00A7515E" w:rsidRPr="00A26061" w14:paraId="0984B490"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018C6D4"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190751A"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DE9483A"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72B492FC"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3027379" w14:textId="02F56F0D" w:rsidR="00A7515E" w:rsidRPr="00A26061" w:rsidRDefault="00A7515E" w:rsidP="00A7515E">
            <w:pPr>
              <w:widowControl/>
              <w:autoSpaceDE/>
              <w:autoSpaceDN/>
              <w:rPr>
                <w:rFonts w:ascii="Calibri" w:eastAsia="Times New Roman" w:hAnsi="Calibri" w:cs="Calibri"/>
                <w:color w:val="000000"/>
                <w:lang w:bidi="ar-SA"/>
              </w:rPr>
            </w:pPr>
            <w:r w:rsidRPr="00FB5B9C">
              <w:rPr>
                <w:rFonts w:ascii="Calibri" w:eastAsia="Times New Roman" w:hAnsi="Calibri" w:cs="Calibri"/>
                <w:color w:val="000000"/>
                <w:lang w:bidi="ar-SA"/>
              </w:rPr>
              <w:t>WSDEPO</w:t>
            </w:r>
          </w:p>
        </w:tc>
        <w:tc>
          <w:tcPr>
            <w:tcW w:w="2820" w:type="dxa"/>
            <w:tcBorders>
              <w:top w:val="single" w:sz="4" w:space="0" w:color="auto"/>
              <w:left w:val="nil"/>
              <w:bottom w:val="single" w:sz="4" w:space="0" w:color="auto"/>
              <w:right w:val="single" w:sz="4" w:space="0" w:color="auto"/>
            </w:tcBorders>
            <w:noWrap/>
            <w:vAlign w:val="bottom"/>
          </w:tcPr>
          <w:p w14:paraId="6014A8CB"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39C6AA9" w14:textId="514BF3D3"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 xml:space="preserve">Class Organization </w:t>
            </w:r>
          </w:p>
        </w:tc>
      </w:tr>
      <w:tr w:rsidR="00A7515E" w:rsidRPr="00A26061" w14:paraId="18CE8EEA"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6F10966"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8026D37"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024A4AF" w14:textId="0B7E5D51"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Location Org.</w:t>
            </w:r>
          </w:p>
        </w:tc>
      </w:tr>
      <w:tr w:rsidR="00A7515E" w:rsidRPr="00A26061" w14:paraId="66AD6BFA"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772CF5B"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A89B2F8"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FA3B6ED" w14:textId="4AAA7706" w:rsidR="00A7515E" w:rsidRDefault="00A7515E" w:rsidP="00A7515E">
            <w:pPr>
              <w:widowControl/>
              <w:autoSpaceDE/>
              <w:autoSpaceDN/>
              <w:rPr>
                <w:rFonts w:ascii="Calibri" w:eastAsia="Times New Roman" w:hAnsi="Calibri" w:cs="Calibri"/>
                <w:color w:val="000000"/>
                <w:lang w:bidi="ar-SA"/>
              </w:rPr>
            </w:pPr>
          </w:p>
        </w:tc>
      </w:tr>
      <w:tr w:rsidR="00A7515E" w:rsidRPr="00A26061" w14:paraId="76C59FF0"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11A125D" w14:textId="58406C4D"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WSCTMP</w:t>
            </w:r>
          </w:p>
        </w:tc>
        <w:tc>
          <w:tcPr>
            <w:tcW w:w="2820" w:type="dxa"/>
            <w:tcBorders>
              <w:top w:val="single" w:sz="4" w:space="0" w:color="auto"/>
              <w:left w:val="nil"/>
              <w:bottom w:val="single" w:sz="4" w:space="0" w:color="auto"/>
              <w:right w:val="single" w:sz="4" w:space="0" w:color="auto"/>
            </w:tcBorders>
            <w:noWrap/>
            <w:vAlign w:val="bottom"/>
          </w:tcPr>
          <w:p w14:paraId="403F5CEA" w14:textId="2C1E93B1"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TCD</w:t>
            </w:r>
          </w:p>
        </w:tc>
        <w:tc>
          <w:tcPr>
            <w:tcW w:w="3760" w:type="dxa"/>
            <w:tcBorders>
              <w:top w:val="single" w:sz="4" w:space="0" w:color="auto"/>
              <w:left w:val="nil"/>
              <w:bottom w:val="single" w:sz="4" w:space="0" w:color="auto"/>
              <w:right w:val="single" w:sz="4" w:space="0" w:color="auto"/>
            </w:tcBorders>
            <w:noWrap/>
            <w:vAlign w:val="bottom"/>
          </w:tcPr>
          <w:p w14:paraId="59DC62C2" w14:textId="3E3F1281"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Class Org.</w:t>
            </w:r>
          </w:p>
        </w:tc>
      </w:tr>
      <w:tr w:rsidR="00A7515E" w:rsidRPr="00A26061" w14:paraId="4278921B"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9F8AA54"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3AB374C" w14:textId="3B11B927"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TCS</w:t>
            </w:r>
          </w:p>
        </w:tc>
        <w:tc>
          <w:tcPr>
            <w:tcW w:w="3760" w:type="dxa"/>
            <w:tcBorders>
              <w:top w:val="single" w:sz="4" w:space="0" w:color="auto"/>
              <w:left w:val="nil"/>
              <w:bottom w:val="single" w:sz="4" w:space="0" w:color="auto"/>
              <w:right w:val="single" w:sz="4" w:space="0" w:color="auto"/>
            </w:tcBorders>
            <w:noWrap/>
            <w:vAlign w:val="bottom"/>
          </w:tcPr>
          <w:p w14:paraId="3A755632" w14:textId="186B64C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Organization</w:t>
            </w:r>
          </w:p>
        </w:tc>
      </w:tr>
      <w:tr w:rsidR="00A7515E" w:rsidRPr="00A26061" w14:paraId="2CC096F7"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52D64AB"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97BDA3F" w14:textId="64CC001F"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TSC</w:t>
            </w:r>
          </w:p>
        </w:tc>
        <w:tc>
          <w:tcPr>
            <w:tcW w:w="3760" w:type="dxa"/>
            <w:tcBorders>
              <w:top w:val="single" w:sz="4" w:space="0" w:color="auto"/>
              <w:left w:val="nil"/>
              <w:bottom w:val="single" w:sz="4" w:space="0" w:color="auto"/>
              <w:right w:val="single" w:sz="4" w:space="0" w:color="auto"/>
            </w:tcBorders>
            <w:noWrap/>
            <w:vAlign w:val="bottom"/>
          </w:tcPr>
          <w:p w14:paraId="4F7092E7" w14:textId="736DC388"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Code Org.</w:t>
            </w:r>
          </w:p>
        </w:tc>
      </w:tr>
      <w:tr w:rsidR="00A7515E" w:rsidRPr="00A26061" w14:paraId="2F8966CF"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76EE4FE"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453CE72" w14:textId="0CEF529C"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TWC</w:t>
            </w:r>
          </w:p>
        </w:tc>
        <w:tc>
          <w:tcPr>
            <w:tcW w:w="3760" w:type="dxa"/>
            <w:tcBorders>
              <w:top w:val="single" w:sz="4" w:space="0" w:color="auto"/>
              <w:left w:val="nil"/>
              <w:bottom w:val="single" w:sz="4" w:space="0" w:color="auto"/>
              <w:right w:val="single" w:sz="4" w:space="0" w:color="auto"/>
            </w:tcBorders>
            <w:noWrap/>
            <w:vAlign w:val="bottom"/>
          </w:tcPr>
          <w:p w14:paraId="2E23D404" w14:textId="53330079"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WO Class Org.</w:t>
            </w:r>
          </w:p>
        </w:tc>
      </w:tr>
      <w:tr w:rsidR="00A7515E" w:rsidRPr="00A26061" w14:paraId="2A206AE2"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854069F"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A8EBEC2"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138C668"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52C902AC"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F780053" w14:textId="6CCB8A75"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WSCCON</w:t>
            </w:r>
          </w:p>
        </w:tc>
        <w:tc>
          <w:tcPr>
            <w:tcW w:w="2820" w:type="dxa"/>
            <w:tcBorders>
              <w:top w:val="single" w:sz="4" w:space="0" w:color="auto"/>
              <w:left w:val="nil"/>
              <w:bottom w:val="single" w:sz="4" w:space="0" w:color="auto"/>
              <w:right w:val="single" w:sz="4" w:space="0" w:color="auto"/>
            </w:tcBorders>
            <w:noWrap/>
            <w:vAlign w:val="bottom"/>
          </w:tcPr>
          <w:p w14:paraId="79B1439F"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07C11F1" w14:textId="0DC77A1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Customer Org.</w:t>
            </w:r>
          </w:p>
        </w:tc>
      </w:tr>
      <w:tr w:rsidR="00A7515E" w:rsidRPr="00A26061" w14:paraId="4F6C2617"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03AD914"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CA6D512"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748D04E" w14:textId="2803C977"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Contract Template Org.</w:t>
            </w:r>
          </w:p>
        </w:tc>
      </w:tr>
      <w:tr w:rsidR="00A7515E" w:rsidRPr="00A26061" w14:paraId="6861602B"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D4C59E0"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520EB3A"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AECC57E" w14:textId="31E788D5"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054A946E"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4CDAA79"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111C464" w14:textId="39A9C205"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CAD</w:t>
            </w:r>
          </w:p>
        </w:tc>
        <w:tc>
          <w:tcPr>
            <w:tcW w:w="3760" w:type="dxa"/>
            <w:tcBorders>
              <w:top w:val="single" w:sz="4" w:space="0" w:color="auto"/>
              <w:left w:val="nil"/>
              <w:bottom w:val="single" w:sz="4" w:space="0" w:color="auto"/>
              <w:right w:val="single" w:sz="4" w:space="0" w:color="auto"/>
            </w:tcBorders>
            <w:noWrap/>
            <w:vAlign w:val="bottom"/>
          </w:tcPr>
          <w:p w14:paraId="61A80166" w14:textId="309E9DDE"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Contract Item Org.</w:t>
            </w:r>
          </w:p>
        </w:tc>
      </w:tr>
      <w:tr w:rsidR="00A7515E" w:rsidRPr="00A26061" w14:paraId="31933585"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AEB3FA7"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DF5A036" w14:textId="20519B04"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CAD</w:t>
            </w:r>
          </w:p>
        </w:tc>
        <w:tc>
          <w:tcPr>
            <w:tcW w:w="3760" w:type="dxa"/>
            <w:tcBorders>
              <w:top w:val="single" w:sz="4" w:space="0" w:color="auto"/>
              <w:left w:val="nil"/>
              <w:bottom w:val="single" w:sz="4" w:space="0" w:color="auto"/>
              <w:right w:val="single" w:sz="4" w:space="0" w:color="auto"/>
            </w:tcBorders>
            <w:noWrap/>
            <w:vAlign w:val="bottom"/>
          </w:tcPr>
          <w:p w14:paraId="531040CF" w14:textId="4E91B1F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Adjustment Org.</w:t>
            </w:r>
          </w:p>
        </w:tc>
      </w:tr>
      <w:tr w:rsidR="00A7515E" w:rsidRPr="00A26061" w14:paraId="0B44C815"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A9BED90"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AF591B8" w14:textId="612E302A"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CCD</w:t>
            </w:r>
          </w:p>
        </w:tc>
        <w:tc>
          <w:tcPr>
            <w:tcW w:w="3760" w:type="dxa"/>
            <w:tcBorders>
              <w:top w:val="single" w:sz="4" w:space="0" w:color="auto"/>
              <w:left w:val="nil"/>
              <w:bottom w:val="single" w:sz="4" w:space="0" w:color="auto"/>
              <w:right w:val="single" w:sz="4" w:space="0" w:color="auto"/>
            </w:tcBorders>
            <w:noWrap/>
            <w:vAlign w:val="bottom"/>
          </w:tcPr>
          <w:p w14:paraId="09E4029C" w14:textId="2DE20DD7"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Contract Item Org.</w:t>
            </w:r>
          </w:p>
        </w:tc>
      </w:tr>
      <w:tr w:rsidR="00A7515E" w:rsidRPr="00A26061" w14:paraId="1658CBAA" w14:textId="77777777" w:rsidTr="00227E88">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AD63DF4"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281368D9" w14:textId="2AE22C7C" w:rsidR="00A7515E" w:rsidRPr="00A26061" w:rsidRDefault="00A7515E" w:rsidP="00A7515E">
            <w:pPr>
              <w:widowControl/>
              <w:autoSpaceDE/>
              <w:autoSpaceDN/>
              <w:rPr>
                <w:rFonts w:ascii="Calibri" w:eastAsia="Times New Roman" w:hAnsi="Calibri" w:cs="Calibri"/>
                <w:color w:val="000000"/>
                <w:lang w:bidi="ar-SA"/>
              </w:rPr>
            </w:pPr>
            <w:r w:rsidRPr="00E11F74">
              <w:rPr>
                <w:rFonts w:ascii="Calibri" w:eastAsia="Times New Roman" w:hAnsi="Calibri" w:cs="Calibri"/>
                <w:color w:val="000000"/>
                <w:lang w:bidi="ar-SA"/>
              </w:rPr>
              <w:t>CCD</w:t>
            </w:r>
          </w:p>
        </w:tc>
        <w:tc>
          <w:tcPr>
            <w:tcW w:w="3760" w:type="dxa"/>
            <w:tcBorders>
              <w:top w:val="single" w:sz="4" w:space="0" w:color="auto"/>
              <w:left w:val="nil"/>
              <w:bottom w:val="single" w:sz="4" w:space="0" w:color="auto"/>
              <w:right w:val="single" w:sz="4" w:space="0" w:color="auto"/>
            </w:tcBorders>
            <w:noWrap/>
            <w:vAlign w:val="bottom"/>
          </w:tcPr>
          <w:p w14:paraId="0BAA10F2" w14:textId="32F279D4"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Class Org.</w:t>
            </w:r>
          </w:p>
        </w:tc>
      </w:tr>
      <w:tr w:rsidR="00A7515E" w:rsidRPr="00A26061" w14:paraId="5DFAA17C" w14:textId="77777777" w:rsidTr="00227E88">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3989819"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100F97D4" w14:textId="41D155AE" w:rsidR="00A7515E" w:rsidRPr="00A26061" w:rsidRDefault="00A7515E" w:rsidP="00A7515E">
            <w:pPr>
              <w:widowControl/>
              <w:autoSpaceDE/>
              <w:autoSpaceDN/>
              <w:rPr>
                <w:rFonts w:ascii="Calibri" w:eastAsia="Times New Roman" w:hAnsi="Calibri" w:cs="Calibri"/>
                <w:color w:val="000000"/>
                <w:lang w:bidi="ar-SA"/>
              </w:rPr>
            </w:pPr>
            <w:r w:rsidRPr="00E11F74">
              <w:rPr>
                <w:rFonts w:ascii="Calibri" w:eastAsia="Times New Roman" w:hAnsi="Calibri" w:cs="Calibri"/>
                <w:color w:val="000000"/>
                <w:lang w:bidi="ar-SA"/>
              </w:rPr>
              <w:t>CCD</w:t>
            </w:r>
          </w:p>
        </w:tc>
        <w:tc>
          <w:tcPr>
            <w:tcW w:w="3760" w:type="dxa"/>
            <w:tcBorders>
              <w:top w:val="single" w:sz="4" w:space="0" w:color="auto"/>
              <w:left w:val="nil"/>
              <w:bottom w:val="single" w:sz="4" w:space="0" w:color="auto"/>
              <w:right w:val="single" w:sz="4" w:space="0" w:color="auto"/>
            </w:tcBorders>
            <w:noWrap/>
            <w:vAlign w:val="bottom"/>
          </w:tcPr>
          <w:p w14:paraId="414061F4" w14:textId="0CD3EE2A"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Utility Bill Source Org.</w:t>
            </w:r>
          </w:p>
        </w:tc>
      </w:tr>
      <w:tr w:rsidR="00A7515E" w:rsidRPr="00A26061" w14:paraId="559ABF78"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8E63D10"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3C1734B" w14:textId="3CEC4235"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CCS</w:t>
            </w:r>
          </w:p>
        </w:tc>
        <w:tc>
          <w:tcPr>
            <w:tcW w:w="3760" w:type="dxa"/>
            <w:tcBorders>
              <w:top w:val="single" w:sz="4" w:space="0" w:color="auto"/>
              <w:left w:val="nil"/>
              <w:bottom w:val="single" w:sz="4" w:space="0" w:color="auto"/>
              <w:right w:val="single" w:sz="4" w:space="0" w:color="auto"/>
            </w:tcBorders>
            <w:noWrap/>
            <w:vAlign w:val="bottom"/>
          </w:tcPr>
          <w:p w14:paraId="6F70CDF9" w14:textId="3FD41BF1"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 xml:space="preserve">Organization </w:t>
            </w:r>
          </w:p>
        </w:tc>
      </w:tr>
      <w:tr w:rsidR="00A7515E" w:rsidRPr="00A26061" w14:paraId="07D3B12E" w14:textId="77777777" w:rsidTr="0056042A">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F17AA57"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9EEA179" w14:textId="29D546B3"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CIT</w:t>
            </w:r>
          </w:p>
        </w:tc>
        <w:tc>
          <w:tcPr>
            <w:tcW w:w="3760" w:type="dxa"/>
            <w:tcBorders>
              <w:top w:val="single" w:sz="4" w:space="0" w:color="auto"/>
              <w:left w:val="nil"/>
              <w:bottom w:val="single" w:sz="4" w:space="0" w:color="auto"/>
              <w:right w:val="single" w:sz="4" w:space="0" w:color="auto"/>
            </w:tcBorders>
            <w:noWrap/>
            <w:vAlign w:val="bottom"/>
          </w:tcPr>
          <w:p w14:paraId="02B57EF2" w14:textId="4EA7BA15"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Equipment Org.</w:t>
            </w:r>
          </w:p>
        </w:tc>
      </w:tr>
      <w:tr w:rsidR="00A7515E" w:rsidRPr="00A26061" w14:paraId="47BBA5F8" w14:textId="77777777" w:rsidTr="00227E88">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5C9C606"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58BECD56" w14:textId="69B5329A" w:rsidR="00A7515E" w:rsidRPr="00A26061" w:rsidRDefault="00A7515E" w:rsidP="00A7515E">
            <w:pPr>
              <w:widowControl/>
              <w:autoSpaceDE/>
              <w:autoSpaceDN/>
              <w:rPr>
                <w:rFonts w:ascii="Calibri" w:eastAsia="Times New Roman" w:hAnsi="Calibri" w:cs="Calibri"/>
                <w:color w:val="000000"/>
                <w:lang w:bidi="ar-SA"/>
              </w:rPr>
            </w:pPr>
            <w:r w:rsidRPr="00B3117A">
              <w:rPr>
                <w:rFonts w:ascii="Calibri" w:eastAsia="Times New Roman" w:hAnsi="Calibri" w:cs="Calibri"/>
                <w:color w:val="000000"/>
                <w:lang w:bidi="ar-SA"/>
              </w:rPr>
              <w:t>CIT</w:t>
            </w:r>
          </w:p>
        </w:tc>
        <w:tc>
          <w:tcPr>
            <w:tcW w:w="3760" w:type="dxa"/>
            <w:tcBorders>
              <w:top w:val="single" w:sz="4" w:space="0" w:color="auto"/>
              <w:left w:val="nil"/>
              <w:bottom w:val="single" w:sz="4" w:space="0" w:color="auto"/>
              <w:right w:val="single" w:sz="4" w:space="0" w:color="auto"/>
            </w:tcBorders>
            <w:noWrap/>
            <w:vAlign w:val="bottom"/>
          </w:tcPr>
          <w:p w14:paraId="2AD85182" w14:textId="59F1C5CC"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Customer Org.</w:t>
            </w:r>
          </w:p>
        </w:tc>
      </w:tr>
      <w:tr w:rsidR="00A7515E" w:rsidRPr="00A26061" w14:paraId="0F527C9F" w14:textId="77777777" w:rsidTr="00227E88">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54E13A4"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2F54528C" w14:textId="67633933" w:rsidR="00A7515E" w:rsidRPr="00A26061" w:rsidRDefault="00A7515E" w:rsidP="00A7515E">
            <w:pPr>
              <w:widowControl/>
              <w:autoSpaceDE/>
              <w:autoSpaceDN/>
              <w:rPr>
                <w:rFonts w:ascii="Calibri" w:eastAsia="Times New Roman" w:hAnsi="Calibri" w:cs="Calibri"/>
                <w:color w:val="000000"/>
                <w:lang w:bidi="ar-SA"/>
              </w:rPr>
            </w:pPr>
            <w:r w:rsidRPr="00B3117A">
              <w:rPr>
                <w:rFonts w:ascii="Calibri" w:eastAsia="Times New Roman" w:hAnsi="Calibri" w:cs="Calibri"/>
                <w:color w:val="000000"/>
                <w:lang w:bidi="ar-SA"/>
              </w:rPr>
              <w:t>CIT</w:t>
            </w:r>
          </w:p>
        </w:tc>
        <w:tc>
          <w:tcPr>
            <w:tcW w:w="3760" w:type="dxa"/>
            <w:tcBorders>
              <w:top w:val="single" w:sz="4" w:space="0" w:color="auto"/>
              <w:left w:val="nil"/>
              <w:bottom w:val="single" w:sz="4" w:space="0" w:color="auto"/>
              <w:right w:val="single" w:sz="4" w:space="0" w:color="auto"/>
            </w:tcBorders>
            <w:noWrap/>
            <w:vAlign w:val="bottom"/>
          </w:tcPr>
          <w:p w14:paraId="50EF81C6" w14:textId="48078B45"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Contract Template Org.</w:t>
            </w:r>
          </w:p>
        </w:tc>
      </w:tr>
      <w:tr w:rsidR="00A7515E" w:rsidRPr="00A26061" w14:paraId="60021A0C" w14:textId="77777777" w:rsidTr="002D70E2">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A280B1D"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0D3F1AE6" w14:textId="3DC65CEF" w:rsidR="00A7515E" w:rsidRPr="00B3117A"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CSP</w:t>
            </w:r>
          </w:p>
        </w:tc>
        <w:tc>
          <w:tcPr>
            <w:tcW w:w="3760" w:type="dxa"/>
            <w:tcBorders>
              <w:top w:val="single" w:sz="4" w:space="0" w:color="auto"/>
              <w:left w:val="nil"/>
              <w:bottom w:val="single" w:sz="4" w:space="0" w:color="auto"/>
              <w:right w:val="single" w:sz="4" w:space="0" w:color="auto"/>
            </w:tcBorders>
            <w:noWrap/>
            <w:vAlign w:val="bottom"/>
          </w:tcPr>
          <w:p w14:paraId="48F7A858" w14:textId="7BEE87BB"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Code Org.</w:t>
            </w:r>
          </w:p>
        </w:tc>
      </w:tr>
      <w:tr w:rsidR="00A7515E" w:rsidRPr="00A26061" w14:paraId="5EB1CA4E" w14:textId="77777777" w:rsidTr="002D70E2">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B849C4D"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596D3281" w14:textId="27C63DB9" w:rsidR="00A7515E" w:rsidRPr="00B3117A"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CTC</w:t>
            </w:r>
          </w:p>
        </w:tc>
        <w:tc>
          <w:tcPr>
            <w:tcW w:w="3760" w:type="dxa"/>
            <w:tcBorders>
              <w:top w:val="single" w:sz="4" w:space="0" w:color="auto"/>
              <w:left w:val="nil"/>
              <w:bottom w:val="single" w:sz="4" w:space="0" w:color="auto"/>
              <w:right w:val="single" w:sz="4" w:space="0" w:color="auto"/>
            </w:tcBorders>
            <w:noWrap/>
            <w:vAlign w:val="bottom"/>
          </w:tcPr>
          <w:p w14:paraId="4D375481" w14:textId="3B2613F7"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Commodity Org.</w:t>
            </w:r>
          </w:p>
        </w:tc>
      </w:tr>
      <w:tr w:rsidR="00A7515E" w:rsidRPr="00A26061" w14:paraId="02130406" w14:textId="77777777" w:rsidTr="002D70E2">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B74651A"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2B575191" w14:textId="383FA1A0" w:rsidR="00A7515E" w:rsidRPr="00B3117A"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CWC</w:t>
            </w:r>
          </w:p>
        </w:tc>
        <w:tc>
          <w:tcPr>
            <w:tcW w:w="3760" w:type="dxa"/>
            <w:tcBorders>
              <w:top w:val="single" w:sz="4" w:space="0" w:color="auto"/>
              <w:left w:val="nil"/>
              <w:bottom w:val="single" w:sz="4" w:space="0" w:color="auto"/>
              <w:right w:val="single" w:sz="4" w:space="0" w:color="auto"/>
            </w:tcBorders>
            <w:noWrap/>
            <w:vAlign w:val="bottom"/>
          </w:tcPr>
          <w:p w14:paraId="4FE0E737" w14:textId="4DD88D88"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WO Class Org.</w:t>
            </w:r>
          </w:p>
        </w:tc>
      </w:tr>
      <w:tr w:rsidR="00A7515E" w:rsidRPr="00A26061" w14:paraId="554B5471" w14:textId="77777777" w:rsidTr="002D70E2">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625934D"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0A90B4B6" w14:textId="77777777" w:rsidR="00A7515E" w:rsidRPr="00B3117A"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C716562"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2C8F4C30" w14:textId="77777777" w:rsidTr="002D70E2">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D03513E" w14:textId="654154C6"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BSDEPT</w:t>
            </w:r>
          </w:p>
        </w:tc>
        <w:tc>
          <w:tcPr>
            <w:tcW w:w="2820" w:type="dxa"/>
            <w:tcBorders>
              <w:top w:val="single" w:sz="4" w:space="0" w:color="auto"/>
              <w:left w:val="nil"/>
              <w:bottom w:val="single" w:sz="4" w:space="0" w:color="auto"/>
              <w:right w:val="single" w:sz="4" w:space="0" w:color="auto"/>
            </w:tcBorders>
            <w:noWrap/>
          </w:tcPr>
          <w:p w14:paraId="1350A718" w14:textId="77777777" w:rsidR="00A7515E" w:rsidRPr="00B3117A"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82708F5" w14:textId="0088B451"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Default Depot Org.</w:t>
            </w:r>
          </w:p>
        </w:tc>
      </w:tr>
      <w:tr w:rsidR="00A7515E" w:rsidRPr="00A26061" w14:paraId="40D37FAA" w14:textId="77777777" w:rsidTr="002D70E2">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C776F99"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5D00EFEF" w14:textId="4EA24703" w:rsidR="00A7515E" w:rsidRPr="00B3117A"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MRT</w:t>
            </w:r>
          </w:p>
        </w:tc>
        <w:tc>
          <w:tcPr>
            <w:tcW w:w="3760" w:type="dxa"/>
            <w:tcBorders>
              <w:top w:val="single" w:sz="4" w:space="0" w:color="auto"/>
              <w:left w:val="nil"/>
              <w:bottom w:val="single" w:sz="4" w:space="0" w:color="auto"/>
              <w:right w:val="single" w:sz="4" w:space="0" w:color="auto"/>
            </w:tcBorders>
            <w:noWrap/>
            <w:vAlign w:val="bottom"/>
          </w:tcPr>
          <w:p w14:paraId="08019C3D" w14:textId="6A94F3E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Tool Org.</w:t>
            </w:r>
          </w:p>
        </w:tc>
      </w:tr>
      <w:tr w:rsidR="00A7515E" w:rsidRPr="00A26061" w14:paraId="077C4DC3" w14:textId="77777777" w:rsidTr="002D70E2">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509BF01" w14:textId="77777777" w:rsidR="00A7515E" w:rsidRPr="00A26061"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tcPr>
          <w:p w14:paraId="21F15784"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2B727BD"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63B12EAF" w14:textId="77777777" w:rsidTr="00227E88">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D803ED8" w14:textId="0CCEE026"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OSOBJC</w:t>
            </w:r>
          </w:p>
        </w:tc>
        <w:tc>
          <w:tcPr>
            <w:tcW w:w="2820" w:type="dxa"/>
            <w:tcBorders>
              <w:top w:val="single" w:sz="4" w:space="0" w:color="auto"/>
              <w:left w:val="nil"/>
              <w:bottom w:val="single" w:sz="4" w:space="0" w:color="auto"/>
              <w:right w:val="single" w:sz="4" w:space="0" w:color="auto"/>
            </w:tcBorders>
            <w:noWrap/>
            <w:vAlign w:val="bottom"/>
          </w:tcPr>
          <w:p w14:paraId="3BF7E426" w14:textId="23018820"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PAS</w:t>
            </w:r>
          </w:p>
        </w:tc>
        <w:tc>
          <w:tcPr>
            <w:tcW w:w="3760" w:type="dxa"/>
            <w:tcBorders>
              <w:top w:val="single" w:sz="4" w:space="0" w:color="auto"/>
              <w:left w:val="nil"/>
              <w:bottom w:val="single" w:sz="4" w:space="0" w:color="auto"/>
              <w:right w:val="single" w:sz="4" w:space="0" w:color="auto"/>
            </w:tcBorders>
            <w:noWrap/>
            <w:vAlign w:val="bottom"/>
          </w:tcPr>
          <w:p w14:paraId="2FF84D10" w14:textId="0CD00959"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Part Org.</w:t>
            </w:r>
          </w:p>
        </w:tc>
      </w:tr>
      <w:tr w:rsidR="00A7515E" w:rsidRPr="00A26061" w14:paraId="4CF1BEB9" w14:textId="77777777" w:rsidTr="00227E88">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BBBC5C9"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D9F9360" w14:textId="71016D0F"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w:t>
            </w:r>
          </w:p>
        </w:tc>
        <w:tc>
          <w:tcPr>
            <w:tcW w:w="3760" w:type="dxa"/>
            <w:tcBorders>
              <w:top w:val="single" w:sz="4" w:space="0" w:color="auto"/>
              <w:left w:val="nil"/>
              <w:bottom w:val="single" w:sz="4" w:space="0" w:color="auto"/>
              <w:right w:val="single" w:sz="4" w:space="0" w:color="auto"/>
            </w:tcBorders>
            <w:noWrap/>
            <w:vAlign w:val="bottom"/>
          </w:tcPr>
          <w:p w14:paraId="5DE59E2B" w14:textId="5EC1B941"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Permit Org.</w:t>
            </w:r>
          </w:p>
        </w:tc>
      </w:tr>
      <w:tr w:rsidR="00A7515E" w:rsidRPr="00A26061" w14:paraId="358B2F44"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C2782A0"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2CADAF0" w14:textId="0FA685FC"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single" w:sz="4" w:space="0" w:color="auto"/>
              <w:left w:val="nil"/>
              <w:bottom w:val="single" w:sz="4" w:space="0" w:color="auto"/>
              <w:right w:val="single" w:sz="4" w:space="0" w:color="auto"/>
            </w:tcBorders>
            <w:noWrap/>
            <w:vAlign w:val="bottom"/>
          </w:tcPr>
          <w:p w14:paraId="1B3E067A" w14:textId="026ED31E"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35FDEE9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61B8936"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96BAC45" w14:textId="70A5CCB5"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single" w:sz="4" w:space="0" w:color="auto"/>
              <w:left w:val="nil"/>
              <w:bottom w:val="single" w:sz="4" w:space="0" w:color="auto"/>
              <w:right w:val="single" w:sz="4" w:space="0" w:color="auto"/>
            </w:tcBorders>
            <w:noWrap/>
            <w:vAlign w:val="bottom"/>
          </w:tcPr>
          <w:p w14:paraId="22BC89C4" w14:textId="23AB3F68" w:rsidR="00A7515E" w:rsidRPr="00A26061"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53608A08"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8C71BB4"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97ECA18"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01BBE4E" w14:textId="77777777" w:rsidR="00A7515E" w:rsidRPr="00A26061" w:rsidRDefault="00A7515E" w:rsidP="00A7515E">
            <w:pPr>
              <w:widowControl/>
              <w:autoSpaceDE/>
              <w:autoSpaceDN/>
              <w:rPr>
                <w:rFonts w:ascii="Calibri" w:eastAsia="Times New Roman" w:hAnsi="Calibri" w:cs="Calibri"/>
                <w:color w:val="000000"/>
                <w:lang w:bidi="ar-SA"/>
              </w:rPr>
            </w:pPr>
          </w:p>
        </w:tc>
      </w:tr>
      <w:tr w:rsidR="00A7515E" w:rsidRPr="00A26061" w14:paraId="4AA0A983"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B0D1E57" w14:textId="14544149"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TSPROF</w:t>
            </w:r>
          </w:p>
        </w:tc>
        <w:tc>
          <w:tcPr>
            <w:tcW w:w="2820" w:type="dxa"/>
            <w:tcBorders>
              <w:top w:val="single" w:sz="4" w:space="0" w:color="auto"/>
              <w:left w:val="nil"/>
              <w:bottom w:val="single" w:sz="4" w:space="0" w:color="auto"/>
              <w:right w:val="single" w:sz="4" w:space="0" w:color="auto"/>
            </w:tcBorders>
            <w:noWrap/>
            <w:vAlign w:val="bottom"/>
          </w:tcPr>
          <w:p w14:paraId="0151CED8" w14:textId="77777777" w:rsidR="00A7515E" w:rsidRPr="00A26061"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A78E2C6" w14:textId="6B12D1C7"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1BE47D8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8F9D456"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353AC67" w14:textId="470D26F6" w:rsidR="00A7515E" w:rsidRPr="00A26061"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PAS</w:t>
            </w:r>
          </w:p>
        </w:tc>
        <w:tc>
          <w:tcPr>
            <w:tcW w:w="3760" w:type="dxa"/>
            <w:tcBorders>
              <w:top w:val="single" w:sz="4" w:space="0" w:color="auto"/>
              <w:left w:val="nil"/>
              <w:bottom w:val="single" w:sz="4" w:space="0" w:color="auto"/>
              <w:right w:val="single" w:sz="4" w:space="0" w:color="auto"/>
            </w:tcBorders>
            <w:noWrap/>
            <w:vAlign w:val="bottom"/>
          </w:tcPr>
          <w:p w14:paraId="7C09B7FE" w14:textId="7DC0BE50"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33566FAA"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FC1E02D"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BC1C8D6" w14:textId="0684E81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PRE</w:t>
            </w:r>
          </w:p>
        </w:tc>
        <w:tc>
          <w:tcPr>
            <w:tcW w:w="3760" w:type="dxa"/>
            <w:tcBorders>
              <w:top w:val="single" w:sz="4" w:space="0" w:color="auto"/>
              <w:left w:val="nil"/>
              <w:bottom w:val="single" w:sz="4" w:space="0" w:color="auto"/>
              <w:right w:val="single" w:sz="4" w:space="0" w:color="auto"/>
            </w:tcBorders>
            <w:noWrap/>
            <w:vAlign w:val="bottom"/>
          </w:tcPr>
          <w:p w14:paraId="74426CD7" w14:textId="590ED841"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Permit Org.</w:t>
            </w:r>
          </w:p>
        </w:tc>
      </w:tr>
      <w:tr w:rsidR="00A7515E" w:rsidRPr="00A26061" w14:paraId="05A220E6"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F699F5E"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213BB01"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9F9F7BE"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69A2597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0FFC52D" w14:textId="17AB4AED"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OSECON</w:t>
            </w:r>
          </w:p>
        </w:tc>
        <w:tc>
          <w:tcPr>
            <w:tcW w:w="2820" w:type="dxa"/>
            <w:tcBorders>
              <w:top w:val="single" w:sz="4" w:space="0" w:color="auto"/>
              <w:left w:val="nil"/>
              <w:bottom w:val="single" w:sz="4" w:space="0" w:color="auto"/>
              <w:right w:val="single" w:sz="4" w:space="0" w:color="auto"/>
            </w:tcBorders>
            <w:noWrap/>
            <w:vAlign w:val="bottom"/>
          </w:tcPr>
          <w:p w14:paraId="6F3C0299"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C3C8AB6" w14:textId="74845E53"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4A5BF789"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0BD4447"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7F12918"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9C23445" w14:textId="1E85630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Rental Template Org.</w:t>
            </w:r>
          </w:p>
        </w:tc>
      </w:tr>
      <w:tr w:rsidR="00A7515E" w:rsidRPr="00A26061" w14:paraId="1670038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539C235"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3DC5FFD"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85B6CF6" w14:textId="471E0428"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Customer Org.</w:t>
            </w:r>
          </w:p>
        </w:tc>
      </w:tr>
      <w:tr w:rsidR="00A7515E" w:rsidRPr="00A26061" w14:paraId="09AC5F77"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FC8C833"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4B52B4F"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54B6D4A" w14:textId="2FD8D010"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Contract Template Org.</w:t>
            </w:r>
          </w:p>
        </w:tc>
      </w:tr>
      <w:tr w:rsidR="00A7515E" w:rsidRPr="00A26061" w14:paraId="3A8B35E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5BA92D7"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1A03352"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9DDBC3D" w14:textId="67EBA950"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Region Org.</w:t>
            </w:r>
          </w:p>
        </w:tc>
      </w:tr>
      <w:tr w:rsidR="00A7515E" w:rsidRPr="00A26061" w14:paraId="2AA38DE0"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8F66905"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0279D03"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ABF5EC5" w14:textId="310E0869"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4E4042E4"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A2E5BAD"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F7FD7DD"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688EEDD" w14:textId="5A12C1B4"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Calendar Group Org.</w:t>
            </w:r>
          </w:p>
        </w:tc>
      </w:tr>
      <w:tr w:rsidR="00A7515E" w:rsidRPr="00A26061" w14:paraId="3DB073F2"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5B79B2B"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FC87D64" w14:textId="16EE8D0E"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CAS</w:t>
            </w:r>
          </w:p>
        </w:tc>
        <w:tc>
          <w:tcPr>
            <w:tcW w:w="3760" w:type="dxa"/>
            <w:tcBorders>
              <w:top w:val="single" w:sz="4" w:space="0" w:color="auto"/>
              <w:left w:val="nil"/>
              <w:bottom w:val="single" w:sz="4" w:space="0" w:color="auto"/>
              <w:right w:val="single" w:sz="4" w:space="0" w:color="auto"/>
            </w:tcBorders>
            <w:noWrap/>
            <w:vAlign w:val="bottom"/>
          </w:tcPr>
          <w:p w14:paraId="197F24B8" w14:textId="5101885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Configuration Org.</w:t>
            </w:r>
          </w:p>
        </w:tc>
      </w:tr>
      <w:tr w:rsidR="00A7515E" w:rsidRPr="00A26061" w14:paraId="218A8EA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999997F"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4A25F73" w14:textId="4E25F51C"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ECM</w:t>
            </w:r>
          </w:p>
        </w:tc>
        <w:tc>
          <w:tcPr>
            <w:tcW w:w="3760" w:type="dxa"/>
            <w:tcBorders>
              <w:top w:val="single" w:sz="4" w:space="0" w:color="auto"/>
              <w:left w:val="nil"/>
              <w:bottom w:val="single" w:sz="4" w:space="0" w:color="auto"/>
              <w:right w:val="single" w:sz="4" w:space="0" w:color="auto"/>
            </w:tcBorders>
            <w:noWrap/>
            <w:vAlign w:val="bottom"/>
          </w:tcPr>
          <w:p w14:paraId="74349D7C" w14:textId="417F4A9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Maintenance Pattern Org.</w:t>
            </w:r>
          </w:p>
        </w:tc>
      </w:tr>
      <w:tr w:rsidR="00A7515E" w:rsidRPr="00A26061" w14:paraId="1F31266E"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5936BA7"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395A68E" w14:textId="2368B8B1"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EGP</w:t>
            </w:r>
          </w:p>
        </w:tc>
        <w:tc>
          <w:tcPr>
            <w:tcW w:w="3760" w:type="dxa"/>
            <w:tcBorders>
              <w:top w:val="single" w:sz="4" w:space="0" w:color="auto"/>
              <w:left w:val="nil"/>
              <w:bottom w:val="single" w:sz="4" w:space="0" w:color="auto"/>
              <w:right w:val="single" w:sz="4" w:space="0" w:color="auto"/>
            </w:tcBorders>
            <w:noWrap/>
            <w:vAlign w:val="bottom"/>
          </w:tcPr>
          <w:p w14:paraId="4F237AF7" w14:textId="41D6BE15"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PM Org.</w:t>
            </w:r>
          </w:p>
        </w:tc>
      </w:tr>
      <w:tr w:rsidR="00A7515E" w:rsidRPr="00A26061" w14:paraId="42370773"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723C932"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2EA7056" w14:textId="20964084"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EGP</w:t>
            </w:r>
          </w:p>
        </w:tc>
        <w:tc>
          <w:tcPr>
            <w:tcW w:w="3760" w:type="dxa"/>
            <w:tcBorders>
              <w:top w:val="single" w:sz="4" w:space="0" w:color="auto"/>
              <w:left w:val="nil"/>
              <w:bottom w:val="single" w:sz="4" w:space="0" w:color="auto"/>
              <w:right w:val="single" w:sz="4" w:space="0" w:color="auto"/>
            </w:tcBorders>
            <w:noWrap/>
            <w:vAlign w:val="bottom"/>
          </w:tcPr>
          <w:p w14:paraId="46E45FAB" w14:textId="0DFF5FF8"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WO Class Org.</w:t>
            </w:r>
          </w:p>
        </w:tc>
      </w:tr>
      <w:tr w:rsidR="00A7515E" w:rsidRPr="00A26061" w14:paraId="71410999"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805F105"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6FC15A6" w14:textId="01BF4735"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single" w:sz="4" w:space="0" w:color="auto"/>
              <w:left w:val="nil"/>
              <w:bottom w:val="single" w:sz="4" w:space="0" w:color="auto"/>
              <w:right w:val="single" w:sz="4" w:space="0" w:color="auto"/>
            </w:tcBorders>
            <w:noWrap/>
            <w:vAlign w:val="bottom"/>
          </w:tcPr>
          <w:p w14:paraId="2FD74A10" w14:textId="221B671D"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Hazard Org.</w:t>
            </w:r>
          </w:p>
        </w:tc>
      </w:tr>
      <w:tr w:rsidR="00A7515E" w:rsidRPr="00A26061" w14:paraId="45CF066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DA9C28D"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499792F" w14:textId="104F997C"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ESF</w:t>
            </w:r>
          </w:p>
        </w:tc>
        <w:tc>
          <w:tcPr>
            <w:tcW w:w="3760" w:type="dxa"/>
            <w:tcBorders>
              <w:top w:val="single" w:sz="4" w:space="0" w:color="auto"/>
              <w:left w:val="nil"/>
              <w:bottom w:val="single" w:sz="4" w:space="0" w:color="auto"/>
              <w:right w:val="single" w:sz="4" w:space="0" w:color="auto"/>
            </w:tcBorders>
            <w:noWrap/>
            <w:vAlign w:val="bottom"/>
          </w:tcPr>
          <w:p w14:paraId="7ECAD15E" w14:textId="58BFDB46" w:rsidR="00A7515E" w:rsidRDefault="00A7515E" w:rsidP="00A7515E">
            <w:pPr>
              <w:widowControl/>
              <w:autoSpaceDE/>
              <w:autoSpaceDN/>
              <w:rPr>
                <w:rFonts w:ascii="Calibri" w:eastAsia="Times New Roman" w:hAnsi="Calibri" w:cs="Calibri"/>
                <w:color w:val="000000"/>
                <w:lang w:bidi="ar-SA"/>
              </w:rPr>
            </w:pPr>
            <w:r w:rsidRPr="00A26061">
              <w:rPr>
                <w:rFonts w:ascii="Calibri" w:eastAsia="Times New Roman" w:hAnsi="Calibri" w:cs="Calibri"/>
                <w:color w:val="000000"/>
                <w:lang w:bidi="ar-SA"/>
              </w:rPr>
              <w:t>Precaution Org.</w:t>
            </w:r>
          </w:p>
        </w:tc>
      </w:tr>
      <w:tr w:rsidR="00A7515E" w:rsidRPr="00A26061" w14:paraId="22462C87"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B74255F"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1CA8D0C" w14:textId="2ECC48D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PAS</w:t>
            </w:r>
          </w:p>
        </w:tc>
        <w:tc>
          <w:tcPr>
            <w:tcW w:w="3760" w:type="dxa"/>
            <w:tcBorders>
              <w:top w:val="single" w:sz="4" w:space="0" w:color="auto"/>
              <w:left w:val="nil"/>
              <w:bottom w:val="single" w:sz="4" w:space="0" w:color="auto"/>
              <w:right w:val="single" w:sz="4" w:space="0" w:color="auto"/>
            </w:tcBorders>
            <w:noWrap/>
            <w:vAlign w:val="bottom"/>
          </w:tcPr>
          <w:p w14:paraId="3291E68B" w14:textId="0EAF3BA4"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39417B84"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CEE106E"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3F90103" w14:textId="565BF74D"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PRE</w:t>
            </w:r>
          </w:p>
        </w:tc>
        <w:tc>
          <w:tcPr>
            <w:tcW w:w="3760" w:type="dxa"/>
            <w:tcBorders>
              <w:top w:val="single" w:sz="4" w:space="0" w:color="auto"/>
              <w:left w:val="nil"/>
              <w:bottom w:val="single" w:sz="4" w:space="0" w:color="auto"/>
              <w:right w:val="single" w:sz="4" w:space="0" w:color="auto"/>
            </w:tcBorders>
            <w:noWrap/>
            <w:vAlign w:val="bottom"/>
          </w:tcPr>
          <w:p w14:paraId="22A89AA5" w14:textId="212B397D"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Permit Org.</w:t>
            </w:r>
          </w:p>
        </w:tc>
      </w:tr>
      <w:tr w:rsidR="00A7515E" w:rsidRPr="00A26061" w14:paraId="4DE6BEEE"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59710F0"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F717BA3" w14:textId="0B5CC7C4"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FA0FBC0"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2D3A93D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696FD8C" w14:textId="27DEF505"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OSWKSP</w:t>
            </w:r>
          </w:p>
        </w:tc>
        <w:tc>
          <w:tcPr>
            <w:tcW w:w="2820" w:type="dxa"/>
            <w:tcBorders>
              <w:top w:val="single" w:sz="4" w:space="0" w:color="auto"/>
              <w:left w:val="nil"/>
              <w:bottom w:val="single" w:sz="4" w:space="0" w:color="auto"/>
              <w:right w:val="single" w:sz="4" w:space="0" w:color="auto"/>
            </w:tcBorders>
            <w:noWrap/>
            <w:vAlign w:val="bottom"/>
          </w:tcPr>
          <w:p w14:paraId="4989DE4B"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921B571" w14:textId="56EF0C3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2C75A40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FA2AC84"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2EC11DF2"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1A68629" w14:textId="398BA729"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Parent Equipment Org.</w:t>
            </w:r>
          </w:p>
        </w:tc>
      </w:tr>
      <w:tr w:rsidR="00A7515E" w:rsidRPr="00A26061" w14:paraId="287369B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CAD3537"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BDF81F4" w14:textId="366A5C39"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PAS</w:t>
            </w:r>
          </w:p>
        </w:tc>
        <w:tc>
          <w:tcPr>
            <w:tcW w:w="3760" w:type="dxa"/>
            <w:tcBorders>
              <w:top w:val="single" w:sz="4" w:space="0" w:color="auto"/>
              <w:left w:val="nil"/>
              <w:bottom w:val="single" w:sz="4" w:space="0" w:color="auto"/>
              <w:right w:val="single" w:sz="4" w:space="0" w:color="auto"/>
            </w:tcBorders>
            <w:noWrap/>
            <w:vAlign w:val="bottom"/>
          </w:tcPr>
          <w:p w14:paraId="58895AF6" w14:textId="647C1AD0"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7E0DBDF8"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8DE56E3"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4B7FA23"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103E8FB"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05D5C089"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95E448B" w14:textId="0596517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OSRELR</w:t>
            </w:r>
          </w:p>
        </w:tc>
        <w:tc>
          <w:tcPr>
            <w:tcW w:w="2820" w:type="dxa"/>
            <w:tcBorders>
              <w:top w:val="single" w:sz="4" w:space="0" w:color="auto"/>
              <w:left w:val="nil"/>
              <w:bottom w:val="single" w:sz="4" w:space="0" w:color="auto"/>
              <w:right w:val="single" w:sz="4" w:space="0" w:color="auto"/>
            </w:tcBorders>
            <w:noWrap/>
            <w:vAlign w:val="bottom"/>
          </w:tcPr>
          <w:p w14:paraId="50783920"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F34560B" w14:textId="1696C46B"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46829A03"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DCE1C17"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7188B60"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3A7C6CE" w14:textId="67AC091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Correction Score Ranking Org.</w:t>
            </w:r>
          </w:p>
        </w:tc>
      </w:tr>
      <w:tr w:rsidR="00A7515E" w:rsidRPr="00A26061" w14:paraId="4BFE9E73"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6287981"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9CA201C"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A3E8844" w14:textId="43562423"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Performance Formula Org.</w:t>
            </w:r>
          </w:p>
        </w:tc>
      </w:tr>
      <w:tr w:rsidR="00A7515E" w:rsidRPr="00A26061" w14:paraId="7C719729"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A5F6412"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88EEA92"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DC9A952"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5B941BA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3F7A49F" w14:textId="30F8F253"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SSCOMM</w:t>
            </w:r>
          </w:p>
        </w:tc>
        <w:tc>
          <w:tcPr>
            <w:tcW w:w="2820" w:type="dxa"/>
            <w:tcBorders>
              <w:top w:val="single" w:sz="4" w:space="0" w:color="auto"/>
              <w:left w:val="nil"/>
              <w:bottom w:val="single" w:sz="4" w:space="0" w:color="auto"/>
              <w:right w:val="single" w:sz="4" w:space="0" w:color="auto"/>
            </w:tcBorders>
            <w:noWrap/>
            <w:vAlign w:val="bottom"/>
          </w:tcPr>
          <w:p w14:paraId="6E731BFC"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105838A" w14:textId="7013808D"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2F29DF97"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4DF88C7"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E8F03B8"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F8EAA58"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798005D6"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A2ACFFF" w14:textId="6E0575D1" w:rsidR="00A7515E" w:rsidRDefault="00A7515E" w:rsidP="00A7515E">
            <w:pPr>
              <w:widowControl/>
              <w:autoSpaceDE/>
              <w:autoSpaceDN/>
              <w:rPr>
                <w:rFonts w:ascii="Calibri" w:eastAsia="Times New Roman" w:hAnsi="Calibri" w:cs="Calibri"/>
                <w:color w:val="000000"/>
                <w:lang w:bidi="ar-SA"/>
              </w:rPr>
            </w:pPr>
            <w:r w:rsidRPr="004908DF">
              <w:rPr>
                <w:rFonts w:ascii="Calibri" w:eastAsia="Times New Roman" w:hAnsi="Calibri" w:cs="Calibri"/>
                <w:color w:val="000000"/>
                <w:lang w:bidi="ar-SA"/>
              </w:rPr>
              <w:t>SSCURR</w:t>
            </w:r>
          </w:p>
        </w:tc>
        <w:tc>
          <w:tcPr>
            <w:tcW w:w="2820" w:type="dxa"/>
            <w:tcBorders>
              <w:top w:val="single" w:sz="4" w:space="0" w:color="auto"/>
              <w:left w:val="nil"/>
              <w:bottom w:val="single" w:sz="4" w:space="0" w:color="auto"/>
              <w:right w:val="single" w:sz="4" w:space="0" w:color="auto"/>
            </w:tcBorders>
            <w:noWrap/>
            <w:vAlign w:val="bottom"/>
          </w:tcPr>
          <w:p w14:paraId="177A4FB1"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A4FFBE9" w14:textId="2BEDC3D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0851EB2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2472407"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E3E046C"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C3C81F2"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6771B7B6"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11DFC42" w14:textId="3BB4F57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SSMANU</w:t>
            </w:r>
          </w:p>
        </w:tc>
        <w:tc>
          <w:tcPr>
            <w:tcW w:w="2820" w:type="dxa"/>
            <w:tcBorders>
              <w:top w:val="single" w:sz="4" w:space="0" w:color="auto"/>
              <w:left w:val="nil"/>
              <w:bottom w:val="single" w:sz="4" w:space="0" w:color="auto"/>
              <w:right w:val="single" w:sz="4" w:space="0" w:color="auto"/>
            </w:tcBorders>
            <w:noWrap/>
            <w:vAlign w:val="bottom"/>
          </w:tcPr>
          <w:p w14:paraId="76632818"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50622CB" w14:textId="305E60E0"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1D2FBF61"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207E356"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3A9204C"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A48FD72" w14:textId="733CF47F"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Supplier Org.</w:t>
            </w:r>
          </w:p>
        </w:tc>
      </w:tr>
      <w:tr w:rsidR="00A7515E" w:rsidRPr="00A26061" w14:paraId="3604D020"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F824589"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3B27216" w14:textId="7AC219C0"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w:t>
            </w:r>
          </w:p>
        </w:tc>
        <w:tc>
          <w:tcPr>
            <w:tcW w:w="3760" w:type="dxa"/>
            <w:tcBorders>
              <w:top w:val="single" w:sz="4" w:space="0" w:color="auto"/>
              <w:left w:val="nil"/>
              <w:bottom w:val="single" w:sz="4" w:space="0" w:color="auto"/>
              <w:right w:val="single" w:sz="4" w:space="0" w:color="auto"/>
            </w:tcBorders>
            <w:noWrap/>
            <w:vAlign w:val="bottom"/>
          </w:tcPr>
          <w:p w14:paraId="5FCF7D3F" w14:textId="55CEF39C"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49A02D3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5425664"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CF91F67"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C36B3E5"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04B7FEE1"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536A00F" w14:textId="3CDBD4F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SSREJR</w:t>
            </w:r>
          </w:p>
        </w:tc>
        <w:tc>
          <w:tcPr>
            <w:tcW w:w="2820" w:type="dxa"/>
            <w:tcBorders>
              <w:top w:val="single" w:sz="4" w:space="0" w:color="auto"/>
              <w:left w:val="nil"/>
              <w:bottom w:val="single" w:sz="4" w:space="0" w:color="auto"/>
              <w:right w:val="single" w:sz="4" w:space="0" w:color="auto"/>
            </w:tcBorders>
            <w:noWrap/>
            <w:vAlign w:val="bottom"/>
          </w:tcPr>
          <w:p w14:paraId="4BA747C0"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B786498" w14:textId="017F9BDA"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6FE7E261"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E0F93F4"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6ABA919"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282D311"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21A6836E"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C798757" w14:textId="2172171D"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SSPRCC</w:t>
            </w:r>
          </w:p>
        </w:tc>
        <w:tc>
          <w:tcPr>
            <w:tcW w:w="2820" w:type="dxa"/>
            <w:tcBorders>
              <w:top w:val="single" w:sz="4" w:space="0" w:color="auto"/>
              <w:left w:val="nil"/>
              <w:bottom w:val="single" w:sz="4" w:space="0" w:color="auto"/>
              <w:right w:val="single" w:sz="4" w:space="0" w:color="auto"/>
            </w:tcBorders>
            <w:noWrap/>
            <w:vAlign w:val="bottom"/>
          </w:tcPr>
          <w:p w14:paraId="2D49CF93"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3AD125F" w14:textId="4C81CCCC"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33A16C9A"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F2D1D74"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0CFC128" w14:textId="0403B00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PRC</w:t>
            </w:r>
          </w:p>
        </w:tc>
        <w:tc>
          <w:tcPr>
            <w:tcW w:w="3760" w:type="dxa"/>
            <w:tcBorders>
              <w:top w:val="single" w:sz="4" w:space="0" w:color="auto"/>
              <w:left w:val="nil"/>
              <w:bottom w:val="single" w:sz="4" w:space="0" w:color="auto"/>
              <w:right w:val="single" w:sz="4" w:space="0" w:color="auto"/>
            </w:tcBorders>
            <w:noWrap/>
            <w:vAlign w:val="bottom"/>
          </w:tcPr>
          <w:p w14:paraId="6D320973" w14:textId="35D89B63"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Transaction Class Org.</w:t>
            </w:r>
          </w:p>
        </w:tc>
      </w:tr>
      <w:tr w:rsidR="00A7515E" w:rsidRPr="00A26061" w14:paraId="6A80BF59"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3A2D8A8"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95E9E0A"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DE1CCF5"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00C63232"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4D72ACA" w14:textId="054DBFBF" w:rsidR="00A7515E" w:rsidRDefault="00A7515E" w:rsidP="00A7515E">
            <w:pPr>
              <w:widowControl/>
              <w:autoSpaceDE/>
              <w:autoSpaceDN/>
              <w:rPr>
                <w:rFonts w:ascii="Calibri" w:eastAsia="Times New Roman" w:hAnsi="Calibri" w:cs="Calibri"/>
                <w:color w:val="000000"/>
                <w:lang w:bidi="ar-SA"/>
              </w:rPr>
            </w:pPr>
            <w:r w:rsidRPr="00563DAA">
              <w:rPr>
                <w:rFonts w:ascii="Calibri" w:eastAsia="Times New Roman" w:hAnsi="Calibri" w:cs="Calibri"/>
                <w:color w:val="000000"/>
                <w:lang w:bidi="ar-SA"/>
              </w:rPr>
              <w:t>SSTAXS</w:t>
            </w:r>
          </w:p>
        </w:tc>
        <w:tc>
          <w:tcPr>
            <w:tcW w:w="2820" w:type="dxa"/>
            <w:tcBorders>
              <w:top w:val="single" w:sz="4" w:space="0" w:color="auto"/>
              <w:left w:val="nil"/>
              <w:bottom w:val="single" w:sz="4" w:space="0" w:color="auto"/>
              <w:right w:val="single" w:sz="4" w:space="0" w:color="auto"/>
            </w:tcBorders>
            <w:noWrap/>
            <w:vAlign w:val="bottom"/>
          </w:tcPr>
          <w:p w14:paraId="7D918E07"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4028C1E" w14:textId="3FE9BAFD"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74C3F6C6"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B64383F" w14:textId="77777777" w:rsidR="00A7515E" w:rsidRPr="00563DAA"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ECE8A26"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496B5AA"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116D18EA"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C4FAB17" w14:textId="18741A93" w:rsidR="00A7515E" w:rsidRPr="00563DAA"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WSWREQ</w:t>
            </w:r>
          </w:p>
        </w:tc>
        <w:tc>
          <w:tcPr>
            <w:tcW w:w="2820" w:type="dxa"/>
            <w:tcBorders>
              <w:top w:val="single" w:sz="4" w:space="0" w:color="auto"/>
              <w:left w:val="nil"/>
              <w:bottom w:val="single" w:sz="4" w:space="0" w:color="auto"/>
              <w:right w:val="single" w:sz="4" w:space="0" w:color="auto"/>
            </w:tcBorders>
            <w:noWrap/>
            <w:vAlign w:val="bottom"/>
          </w:tcPr>
          <w:p w14:paraId="476382A6"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F97E65B" w14:textId="37410FA1"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2802B7DD"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52375DE"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C6D7CA6"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F53AC38"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2EFC3EF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E78B94B" w14:textId="61DFE359"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SSTTHI</w:t>
            </w:r>
          </w:p>
        </w:tc>
        <w:tc>
          <w:tcPr>
            <w:tcW w:w="2820" w:type="dxa"/>
            <w:tcBorders>
              <w:top w:val="single" w:sz="4" w:space="0" w:color="auto"/>
              <w:left w:val="nil"/>
              <w:bottom w:val="single" w:sz="4" w:space="0" w:color="auto"/>
              <w:right w:val="single" w:sz="4" w:space="0" w:color="auto"/>
            </w:tcBorders>
            <w:noWrap/>
            <w:vAlign w:val="bottom"/>
          </w:tcPr>
          <w:p w14:paraId="48691FA7"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3F0265C" w14:textId="22E6B5A5"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From Store Org.</w:t>
            </w:r>
          </w:p>
        </w:tc>
      </w:tr>
      <w:tr w:rsidR="00A7515E" w:rsidRPr="00A26061" w14:paraId="2651B082"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715670A"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3B1EC778"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6D72275" w14:textId="7C8D93B9"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To Store Org.</w:t>
            </w:r>
          </w:p>
        </w:tc>
      </w:tr>
      <w:tr w:rsidR="00A7515E" w:rsidRPr="00A26061" w14:paraId="7A32D56A"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9EB4814"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239018D"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FFD79B4" w14:textId="6274D55B" w:rsidR="00A7515E" w:rsidRDefault="00A7515E" w:rsidP="00A7515E">
            <w:pPr>
              <w:widowControl/>
              <w:autoSpaceDE/>
              <w:autoSpaceDN/>
              <w:rPr>
                <w:rFonts w:ascii="Calibri" w:eastAsia="Times New Roman" w:hAnsi="Calibri" w:cs="Calibri"/>
                <w:color w:val="000000"/>
                <w:lang w:bidi="ar-SA"/>
              </w:rPr>
            </w:pPr>
          </w:p>
        </w:tc>
      </w:tr>
      <w:tr w:rsidR="00A7515E" w:rsidRPr="00A26061" w14:paraId="530B86ED"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6838BD9"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F98E744"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7ECD099"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3172EE7B"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71E8A0B" w14:textId="7D23DEEC" w:rsidR="00A7515E" w:rsidRDefault="00A7515E" w:rsidP="00A7515E">
            <w:pPr>
              <w:widowControl/>
              <w:autoSpaceDE/>
              <w:autoSpaceDN/>
              <w:rPr>
                <w:rFonts w:ascii="Calibri" w:eastAsia="Times New Roman" w:hAnsi="Calibri" w:cs="Calibri"/>
                <w:color w:val="000000"/>
                <w:lang w:bidi="ar-SA"/>
              </w:rPr>
            </w:pPr>
            <w:r w:rsidRPr="00E847CA">
              <w:rPr>
                <w:rFonts w:ascii="Calibri" w:eastAsia="Times New Roman" w:hAnsi="Calibri" w:cs="Calibri"/>
                <w:color w:val="000000"/>
                <w:lang w:bidi="ar-SA"/>
              </w:rPr>
              <w:t>CSCLGP</w:t>
            </w:r>
          </w:p>
        </w:tc>
        <w:tc>
          <w:tcPr>
            <w:tcW w:w="2820" w:type="dxa"/>
            <w:tcBorders>
              <w:top w:val="single" w:sz="4" w:space="0" w:color="auto"/>
              <w:left w:val="nil"/>
              <w:bottom w:val="single" w:sz="4" w:space="0" w:color="auto"/>
              <w:right w:val="single" w:sz="4" w:space="0" w:color="auto"/>
            </w:tcBorders>
            <w:noWrap/>
            <w:vAlign w:val="bottom"/>
          </w:tcPr>
          <w:p w14:paraId="19A2AC67"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0BCAE2F" w14:textId="5707034C"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63AF68E5"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22114D1B" w14:textId="77777777" w:rsidR="00A7515E" w:rsidRPr="00E847CA"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CC7DAC1"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A1FDEB3"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2C2B91E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68E1B49" w14:textId="4D1F8135" w:rsidR="00A7515E" w:rsidRPr="00E847CA"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JSPROJ</w:t>
            </w:r>
          </w:p>
        </w:tc>
        <w:tc>
          <w:tcPr>
            <w:tcW w:w="2820" w:type="dxa"/>
            <w:tcBorders>
              <w:top w:val="single" w:sz="4" w:space="0" w:color="auto"/>
              <w:left w:val="nil"/>
              <w:bottom w:val="single" w:sz="4" w:space="0" w:color="auto"/>
              <w:right w:val="single" w:sz="4" w:space="0" w:color="auto"/>
            </w:tcBorders>
            <w:noWrap/>
            <w:vAlign w:val="bottom"/>
          </w:tcPr>
          <w:p w14:paraId="64B979F6"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A88C648" w14:textId="13295454"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1E64E53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58794EBC"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0CE6055"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8527525"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67D243E0"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F669109" w14:textId="6906FE5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SSRETN</w:t>
            </w:r>
          </w:p>
        </w:tc>
        <w:tc>
          <w:tcPr>
            <w:tcW w:w="2820" w:type="dxa"/>
            <w:tcBorders>
              <w:top w:val="single" w:sz="4" w:space="0" w:color="auto"/>
              <w:left w:val="nil"/>
              <w:bottom w:val="single" w:sz="4" w:space="0" w:color="auto"/>
              <w:right w:val="single" w:sz="4" w:space="0" w:color="auto"/>
            </w:tcBorders>
            <w:noWrap/>
            <w:vAlign w:val="bottom"/>
          </w:tcPr>
          <w:p w14:paraId="3CD6C97B"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6FC4AE7" w14:textId="502E01EA"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Supplier Org.</w:t>
            </w:r>
          </w:p>
        </w:tc>
      </w:tr>
      <w:tr w:rsidR="00A7515E" w:rsidRPr="00A26061" w14:paraId="7A20A2F7"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54EC3B0"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9B6236E"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B7A33C3" w14:textId="7C9B057A"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A7515E" w:rsidRPr="00A26061" w14:paraId="5D0B8AF3"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F1C98F0"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723F2B2" w14:textId="16CD9632"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TRL</w:t>
            </w:r>
          </w:p>
        </w:tc>
        <w:tc>
          <w:tcPr>
            <w:tcW w:w="3760" w:type="dxa"/>
            <w:tcBorders>
              <w:top w:val="single" w:sz="4" w:space="0" w:color="auto"/>
              <w:left w:val="nil"/>
              <w:bottom w:val="single" w:sz="4" w:space="0" w:color="auto"/>
              <w:right w:val="single" w:sz="4" w:space="0" w:color="auto"/>
            </w:tcBorders>
            <w:noWrap/>
            <w:vAlign w:val="bottom"/>
          </w:tcPr>
          <w:p w14:paraId="192289C2" w14:textId="269B9740"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Part Org.</w:t>
            </w:r>
          </w:p>
        </w:tc>
      </w:tr>
      <w:tr w:rsidR="00A7515E" w:rsidRPr="00A26061" w14:paraId="7407609F"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9A30D78"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F4899AD"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F3C3698" w14:textId="1A818177"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Asset Org.</w:t>
            </w:r>
          </w:p>
        </w:tc>
      </w:tr>
      <w:tr w:rsidR="00A7515E" w:rsidRPr="00A26061" w14:paraId="18FDE95F"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13B573B" w14:textId="77777777" w:rsidR="00A7515E" w:rsidRDefault="00A7515E"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C8E6C1F"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ED69423" w14:textId="77777777" w:rsidR="00A7515E" w:rsidRDefault="00A7515E" w:rsidP="00A7515E">
            <w:pPr>
              <w:widowControl/>
              <w:autoSpaceDE/>
              <w:autoSpaceDN/>
              <w:rPr>
                <w:rFonts w:ascii="Calibri" w:eastAsia="Times New Roman" w:hAnsi="Calibri" w:cs="Calibri"/>
                <w:color w:val="000000"/>
                <w:lang w:bidi="ar-SA"/>
              </w:rPr>
            </w:pPr>
          </w:p>
        </w:tc>
      </w:tr>
      <w:tr w:rsidR="00A7515E" w:rsidRPr="00A26061" w14:paraId="4A5C60BF"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68A79DE" w14:textId="2442969B"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SSPINS</w:t>
            </w:r>
          </w:p>
        </w:tc>
        <w:tc>
          <w:tcPr>
            <w:tcW w:w="2820" w:type="dxa"/>
            <w:tcBorders>
              <w:top w:val="single" w:sz="4" w:space="0" w:color="auto"/>
              <w:left w:val="nil"/>
              <w:bottom w:val="single" w:sz="4" w:space="0" w:color="auto"/>
              <w:right w:val="single" w:sz="4" w:space="0" w:color="auto"/>
            </w:tcBorders>
            <w:noWrap/>
            <w:vAlign w:val="bottom"/>
          </w:tcPr>
          <w:p w14:paraId="5972033A" w14:textId="77777777" w:rsidR="00A7515E" w:rsidRDefault="00A7515E"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5F2B026" w14:textId="5668A686" w:rsidR="00A7515E" w:rsidRDefault="00A7515E"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DE48EF" w:rsidRPr="00A26061" w14:paraId="6C8902AA"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2851476" w14:textId="77777777" w:rsidR="00DE48EF" w:rsidRDefault="00DE48EF"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66E94BC" w14:textId="77777777" w:rsidR="00DE48EF" w:rsidRDefault="00DE48EF"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B4CCE09" w14:textId="77777777" w:rsidR="00DE48EF" w:rsidRDefault="00DE48EF" w:rsidP="00A7515E">
            <w:pPr>
              <w:widowControl/>
              <w:autoSpaceDE/>
              <w:autoSpaceDN/>
              <w:rPr>
                <w:rFonts w:ascii="Calibri" w:eastAsia="Times New Roman" w:hAnsi="Calibri" w:cs="Calibri"/>
                <w:color w:val="000000"/>
                <w:lang w:bidi="ar-SA"/>
              </w:rPr>
            </w:pPr>
          </w:p>
        </w:tc>
      </w:tr>
      <w:tr w:rsidR="00DE48EF" w:rsidRPr="00A26061" w14:paraId="097B1EA7"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3171856" w14:textId="07367C11" w:rsidR="00DE48EF" w:rsidRDefault="00DE48EF"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PSINVO</w:t>
            </w:r>
          </w:p>
        </w:tc>
        <w:tc>
          <w:tcPr>
            <w:tcW w:w="2820" w:type="dxa"/>
            <w:tcBorders>
              <w:top w:val="single" w:sz="4" w:space="0" w:color="auto"/>
              <w:left w:val="nil"/>
              <w:bottom w:val="single" w:sz="4" w:space="0" w:color="auto"/>
              <w:right w:val="single" w:sz="4" w:space="0" w:color="auto"/>
            </w:tcBorders>
            <w:noWrap/>
            <w:vAlign w:val="bottom"/>
          </w:tcPr>
          <w:p w14:paraId="580D8B69" w14:textId="77777777" w:rsidR="00DE48EF" w:rsidRDefault="00DE48EF"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AAA11D7" w14:textId="7360075A" w:rsidR="00DE48EF" w:rsidRDefault="00DE48EF"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Supplier Org.</w:t>
            </w:r>
          </w:p>
        </w:tc>
      </w:tr>
      <w:tr w:rsidR="00DE48EF" w:rsidRPr="00A26061" w14:paraId="58201CEE"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E45FD76" w14:textId="77777777" w:rsidR="00DE48EF" w:rsidRDefault="00DE48EF"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E198797" w14:textId="77777777" w:rsidR="00DE48EF" w:rsidRDefault="00DE48EF"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047358BE" w14:textId="6DD5C9A3" w:rsidR="00DE48EF" w:rsidRDefault="00DE48EF"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Class Org.</w:t>
            </w:r>
          </w:p>
        </w:tc>
      </w:tr>
      <w:tr w:rsidR="00DE48EF" w:rsidRPr="00A26061" w14:paraId="7C691E24"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07E41CDB" w14:textId="77777777" w:rsidR="00DE48EF" w:rsidRDefault="00DE48EF"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533B501" w14:textId="4AF753F3" w:rsidR="00DE48EF" w:rsidRDefault="00DE48EF"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UIL</w:t>
            </w:r>
          </w:p>
        </w:tc>
        <w:tc>
          <w:tcPr>
            <w:tcW w:w="3760" w:type="dxa"/>
            <w:tcBorders>
              <w:top w:val="single" w:sz="4" w:space="0" w:color="auto"/>
              <w:left w:val="nil"/>
              <w:bottom w:val="single" w:sz="4" w:space="0" w:color="auto"/>
              <w:right w:val="single" w:sz="4" w:space="0" w:color="auto"/>
            </w:tcBorders>
            <w:noWrap/>
            <w:vAlign w:val="bottom"/>
          </w:tcPr>
          <w:p w14:paraId="3BB3D116" w14:textId="51407342" w:rsidR="00DE48EF" w:rsidRDefault="00DE48EF"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Utility Bill Source Org.</w:t>
            </w:r>
          </w:p>
        </w:tc>
      </w:tr>
      <w:tr w:rsidR="00DE48EF" w:rsidRPr="00A26061" w14:paraId="6D78DEDE"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1B7765A" w14:textId="77777777" w:rsidR="00DE48EF" w:rsidRDefault="00DE48EF"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664425D9" w14:textId="6F022AB2" w:rsidR="00DE48EF" w:rsidRDefault="00DE48EF"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UIL</w:t>
            </w:r>
          </w:p>
        </w:tc>
        <w:tc>
          <w:tcPr>
            <w:tcW w:w="3760" w:type="dxa"/>
            <w:tcBorders>
              <w:top w:val="single" w:sz="4" w:space="0" w:color="auto"/>
              <w:left w:val="nil"/>
              <w:bottom w:val="single" w:sz="4" w:space="0" w:color="auto"/>
              <w:right w:val="single" w:sz="4" w:space="0" w:color="auto"/>
            </w:tcBorders>
            <w:noWrap/>
            <w:vAlign w:val="bottom"/>
          </w:tcPr>
          <w:p w14:paraId="5F6CD6CA" w14:textId="302F25C3" w:rsidR="00DE48EF" w:rsidRDefault="00DE48EF"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Meter Org.</w:t>
            </w:r>
          </w:p>
        </w:tc>
      </w:tr>
      <w:tr w:rsidR="00303D63" w:rsidRPr="00A26061" w14:paraId="0DDCDCFD"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A1E7A61" w14:textId="77777777" w:rsidR="00303D63" w:rsidRDefault="00303D63"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E49B83A" w14:textId="77777777" w:rsidR="00303D63" w:rsidRDefault="00303D63"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D2D4C82" w14:textId="77777777" w:rsidR="00303D63" w:rsidRDefault="00303D63" w:rsidP="00A7515E">
            <w:pPr>
              <w:widowControl/>
              <w:autoSpaceDE/>
              <w:autoSpaceDN/>
              <w:rPr>
                <w:rFonts w:ascii="Calibri" w:eastAsia="Times New Roman" w:hAnsi="Calibri" w:cs="Calibri"/>
                <w:color w:val="000000"/>
                <w:lang w:bidi="ar-SA"/>
              </w:rPr>
            </w:pPr>
          </w:p>
        </w:tc>
      </w:tr>
      <w:tr w:rsidR="00303D63" w:rsidRPr="00A26061" w14:paraId="48E1BAF6"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4A4DF10" w14:textId="3BE3455F" w:rsidR="00303D63" w:rsidRDefault="00303D63"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WSCREN</w:t>
            </w:r>
          </w:p>
        </w:tc>
        <w:tc>
          <w:tcPr>
            <w:tcW w:w="2820" w:type="dxa"/>
            <w:tcBorders>
              <w:top w:val="single" w:sz="4" w:space="0" w:color="auto"/>
              <w:left w:val="nil"/>
              <w:bottom w:val="single" w:sz="4" w:space="0" w:color="auto"/>
              <w:right w:val="single" w:sz="4" w:space="0" w:color="auto"/>
            </w:tcBorders>
            <w:noWrap/>
            <w:vAlign w:val="bottom"/>
          </w:tcPr>
          <w:p w14:paraId="040E414F" w14:textId="77777777" w:rsidR="00303D63" w:rsidRDefault="00303D63"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1EC14AB" w14:textId="53A2B3A2" w:rsidR="00303D63" w:rsidRDefault="00303D63" w:rsidP="00A7515E">
            <w:pPr>
              <w:widowControl/>
              <w:autoSpaceDE/>
              <w:autoSpaceDN/>
              <w:rPr>
                <w:rFonts w:ascii="Calibri" w:eastAsia="Times New Roman" w:hAnsi="Calibri" w:cs="Calibri"/>
                <w:color w:val="000000"/>
                <w:lang w:bidi="ar-SA"/>
              </w:rPr>
            </w:pPr>
            <w:r w:rsidRPr="00303D63">
              <w:rPr>
                <w:rFonts w:ascii="Calibri" w:eastAsia="Times New Roman" w:hAnsi="Calibri" w:cs="Calibri"/>
                <w:color w:val="000000"/>
              </w:rPr>
              <w:t>Equipment Org.</w:t>
            </w:r>
          </w:p>
        </w:tc>
      </w:tr>
      <w:tr w:rsidR="00303D63" w:rsidRPr="00A26061" w14:paraId="6C88A8D3"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8EC22E8" w14:textId="77777777" w:rsidR="00303D63" w:rsidRDefault="00303D63"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6041B56" w14:textId="77777777" w:rsidR="00303D63" w:rsidRDefault="00303D63"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6999227" w14:textId="61A8A0DC" w:rsidR="00303D63" w:rsidRDefault="00303D63" w:rsidP="00A7515E">
            <w:pPr>
              <w:widowControl/>
              <w:autoSpaceDE/>
              <w:autoSpaceDN/>
              <w:rPr>
                <w:rFonts w:ascii="Calibri" w:eastAsia="Times New Roman" w:hAnsi="Calibri" w:cs="Calibri"/>
                <w:color w:val="000000"/>
                <w:lang w:bidi="ar-SA"/>
              </w:rPr>
            </w:pPr>
            <w:r w:rsidRPr="00303D63">
              <w:rPr>
                <w:rFonts w:ascii="Calibri" w:eastAsia="Times New Roman" w:hAnsi="Calibri" w:cs="Calibri"/>
                <w:color w:val="000000"/>
              </w:rPr>
              <w:t>Location Org</w:t>
            </w:r>
            <w:r>
              <w:rPr>
                <w:rFonts w:ascii="Calibri" w:eastAsia="Times New Roman" w:hAnsi="Calibri" w:cs="Calibri"/>
                <w:color w:val="000000"/>
              </w:rPr>
              <w:t>.</w:t>
            </w:r>
          </w:p>
        </w:tc>
      </w:tr>
      <w:tr w:rsidR="00303D63" w:rsidRPr="00A26061" w14:paraId="0839BA2F"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73EE452" w14:textId="77777777" w:rsidR="00303D63" w:rsidRDefault="00303D63"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02C9FC81" w14:textId="77777777" w:rsidR="00303D63" w:rsidRDefault="00303D63"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9E884C2" w14:textId="4E7245A0" w:rsidR="00303D63" w:rsidRDefault="00303D63" w:rsidP="00A7515E">
            <w:pPr>
              <w:widowControl/>
              <w:autoSpaceDE/>
              <w:autoSpaceDN/>
              <w:rPr>
                <w:rFonts w:ascii="Calibri" w:eastAsia="Times New Roman" w:hAnsi="Calibri" w:cs="Calibri"/>
                <w:color w:val="000000"/>
                <w:lang w:bidi="ar-SA"/>
              </w:rPr>
            </w:pPr>
            <w:r w:rsidRPr="00303D63">
              <w:rPr>
                <w:rFonts w:ascii="Calibri" w:eastAsia="Times New Roman" w:hAnsi="Calibri" w:cs="Calibri"/>
                <w:color w:val="000000"/>
              </w:rPr>
              <w:t>Class Org.</w:t>
            </w:r>
          </w:p>
        </w:tc>
      </w:tr>
      <w:tr w:rsidR="00303D63" w:rsidRPr="00A26061" w14:paraId="7E1AB50E"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E0BB3B7" w14:textId="77777777" w:rsidR="00303D63" w:rsidRDefault="00303D63"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1FA36D7" w14:textId="77777777" w:rsidR="00303D63" w:rsidRDefault="00303D63"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716BB42" w14:textId="3E8C2FBC" w:rsidR="00303D63" w:rsidRDefault="00303D63" w:rsidP="00A7515E">
            <w:pPr>
              <w:widowControl/>
              <w:autoSpaceDE/>
              <w:autoSpaceDN/>
              <w:rPr>
                <w:rFonts w:ascii="Calibri" w:eastAsia="Times New Roman" w:hAnsi="Calibri" w:cs="Calibri"/>
                <w:color w:val="000000"/>
                <w:lang w:bidi="ar-SA"/>
              </w:rPr>
            </w:pPr>
            <w:r w:rsidRPr="00303D63">
              <w:rPr>
                <w:rFonts w:ascii="Calibri" w:eastAsia="Times New Roman" w:hAnsi="Calibri" w:cs="Calibri"/>
                <w:color w:val="000000"/>
              </w:rPr>
              <w:t>Customer Org.</w:t>
            </w:r>
          </w:p>
        </w:tc>
      </w:tr>
      <w:tr w:rsidR="00303D63" w:rsidRPr="00A26061" w14:paraId="57F23C54"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657FC406" w14:textId="77777777" w:rsidR="00303D63" w:rsidRDefault="00303D63"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18FFA9C" w14:textId="77777777" w:rsidR="00303D63" w:rsidRDefault="00303D63"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B8E2A1C" w14:textId="0E4F91D5" w:rsidR="00303D63" w:rsidRPr="00303D63" w:rsidRDefault="00303D63" w:rsidP="00A7515E">
            <w:pPr>
              <w:widowControl/>
              <w:autoSpaceDE/>
              <w:autoSpaceDN/>
              <w:rPr>
                <w:rFonts w:ascii="Calibri" w:eastAsia="Times New Roman" w:hAnsi="Calibri" w:cs="Calibri"/>
                <w:color w:val="000000"/>
              </w:rPr>
            </w:pPr>
            <w:r w:rsidRPr="00303D63">
              <w:rPr>
                <w:rFonts w:ascii="Calibri" w:eastAsia="Times New Roman" w:hAnsi="Calibri" w:cs="Calibri"/>
                <w:color w:val="000000"/>
              </w:rPr>
              <w:t>Received Equipment Org.</w:t>
            </w:r>
          </w:p>
        </w:tc>
      </w:tr>
      <w:tr w:rsidR="00303D63" w:rsidRPr="00A26061" w14:paraId="543CF82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7675A957" w14:textId="77777777" w:rsidR="00303D63" w:rsidRDefault="00303D63"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AEE612C" w14:textId="77777777" w:rsidR="00303D63" w:rsidRDefault="00303D63"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612A47C" w14:textId="684C7CE0" w:rsidR="00303D63" w:rsidRPr="00303D63" w:rsidRDefault="00303D63" w:rsidP="00A7515E">
            <w:pPr>
              <w:widowControl/>
              <w:autoSpaceDE/>
              <w:autoSpaceDN/>
              <w:rPr>
                <w:rFonts w:ascii="Calibri" w:eastAsia="Times New Roman" w:hAnsi="Calibri" w:cs="Calibri"/>
                <w:color w:val="000000"/>
              </w:rPr>
            </w:pPr>
            <w:r w:rsidRPr="00303D63">
              <w:rPr>
                <w:rFonts w:ascii="Calibri" w:eastAsia="Times New Roman" w:hAnsi="Calibri" w:cs="Calibri"/>
                <w:color w:val="000000"/>
              </w:rPr>
              <w:t>Rental Template Org.</w:t>
            </w:r>
          </w:p>
        </w:tc>
      </w:tr>
      <w:tr w:rsidR="00303D63" w:rsidRPr="00A26061" w14:paraId="6DDB4BEC"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42C6C171" w14:textId="77777777" w:rsidR="00303D63" w:rsidRDefault="00303D63"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5DF7EC08" w14:textId="6ADD5F04" w:rsidR="00303D63" w:rsidRDefault="00303D63"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CAD</w:t>
            </w:r>
          </w:p>
        </w:tc>
        <w:tc>
          <w:tcPr>
            <w:tcW w:w="3760" w:type="dxa"/>
            <w:tcBorders>
              <w:top w:val="single" w:sz="4" w:space="0" w:color="auto"/>
              <w:left w:val="nil"/>
              <w:bottom w:val="single" w:sz="4" w:space="0" w:color="auto"/>
              <w:right w:val="single" w:sz="4" w:space="0" w:color="auto"/>
            </w:tcBorders>
            <w:noWrap/>
            <w:vAlign w:val="bottom"/>
          </w:tcPr>
          <w:p w14:paraId="0B26E2E6" w14:textId="35D29E67" w:rsidR="00303D63" w:rsidRPr="00303D63" w:rsidRDefault="00303D63" w:rsidP="00A7515E">
            <w:pPr>
              <w:widowControl/>
              <w:autoSpaceDE/>
              <w:autoSpaceDN/>
              <w:rPr>
                <w:rFonts w:ascii="Calibri" w:eastAsia="Times New Roman" w:hAnsi="Calibri" w:cs="Calibri"/>
                <w:color w:val="000000"/>
              </w:rPr>
            </w:pPr>
            <w:r>
              <w:rPr>
                <w:rFonts w:ascii="Calibri" w:eastAsia="Times New Roman" w:hAnsi="Calibri" w:cs="Calibri"/>
                <w:color w:val="000000"/>
              </w:rPr>
              <w:t>Adjustment Org.</w:t>
            </w:r>
          </w:p>
        </w:tc>
      </w:tr>
      <w:tr w:rsidR="001C0D4A" w:rsidRPr="00A26061" w14:paraId="45AAC59F"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1ED6140D" w14:textId="77777777" w:rsidR="001C0D4A" w:rsidRDefault="001C0D4A" w:rsidP="00A7515E">
            <w:pPr>
              <w:widowControl/>
              <w:autoSpaceDE/>
              <w:autoSpaceDN/>
              <w:rPr>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5CBEBC6" w14:textId="77777777" w:rsidR="001C0D4A" w:rsidRDefault="001C0D4A"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4B20D57C" w14:textId="77777777" w:rsidR="001C0D4A" w:rsidRDefault="001C0D4A" w:rsidP="00A7515E">
            <w:pPr>
              <w:widowControl/>
              <w:autoSpaceDE/>
              <w:autoSpaceDN/>
              <w:rPr>
                <w:rFonts w:ascii="Calibri" w:eastAsia="Times New Roman" w:hAnsi="Calibri" w:cs="Calibri"/>
                <w:color w:val="000000"/>
              </w:rPr>
            </w:pPr>
          </w:p>
        </w:tc>
      </w:tr>
      <w:tr w:rsidR="001C0D4A" w:rsidRPr="00A26061" w14:paraId="707FFAED" w14:textId="77777777" w:rsidTr="00A824AF">
        <w:trPr>
          <w:trHeight w:val="290"/>
        </w:trPr>
        <w:tc>
          <w:tcPr>
            <w:tcW w:w="2680" w:type="dxa"/>
            <w:tcBorders>
              <w:top w:val="single" w:sz="4" w:space="0" w:color="auto"/>
              <w:left w:val="single" w:sz="4" w:space="0" w:color="auto"/>
              <w:bottom w:val="single" w:sz="4" w:space="0" w:color="auto"/>
              <w:right w:val="single" w:sz="4" w:space="0" w:color="auto"/>
            </w:tcBorders>
            <w:noWrap/>
            <w:vAlign w:val="bottom"/>
          </w:tcPr>
          <w:p w14:paraId="3E2E9C49" w14:textId="78761E46" w:rsidR="001C0D4A" w:rsidRDefault="001C0D4A" w:rsidP="00A7515E">
            <w:pPr>
              <w:widowControl/>
              <w:autoSpaceDE/>
              <w:autoSpaceDN/>
              <w:rPr>
                <w:rFonts w:ascii="Calibri" w:eastAsia="Times New Roman" w:hAnsi="Calibri" w:cs="Calibri"/>
                <w:color w:val="000000"/>
                <w:lang w:bidi="ar-SA"/>
              </w:rPr>
            </w:pPr>
            <w:r>
              <w:rPr>
                <w:rFonts w:ascii="Calibri" w:eastAsia="Times New Roman" w:hAnsi="Calibri" w:cs="Calibri"/>
                <w:color w:val="000000"/>
                <w:lang w:bidi="ar-SA"/>
              </w:rPr>
              <w:t>SSPCRQ</w:t>
            </w:r>
          </w:p>
        </w:tc>
        <w:tc>
          <w:tcPr>
            <w:tcW w:w="2820" w:type="dxa"/>
            <w:tcBorders>
              <w:top w:val="single" w:sz="4" w:space="0" w:color="auto"/>
              <w:left w:val="nil"/>
              <w:bottom w:val="single" w:sz="4" w:space="0" w:color="auto"/>
              <w:right w:val="single" w:sz="4" w:space="0" w:color="auto"/>
            </w:tcBorders>
            <w:noWrap/>
            <w:vAlign w:val="bottom"/>
          </w:tcPr>
          <w:p w14:paraId="1D2E6A26" w14:textId="77777777" w:rsidR="001C0D4A" w:rsidRDefault="001C0D4A" w:rsidP="00A7515E">
            <w:pPr>
              <w:widowControl/>
              <w:autoSpaceDE/>
              <w:autoSpaceDN/>
              <w:rPr>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18AAEE2D" w14:textId="6B36527E" w:rsidR="001C0D4A" w:rsidRDefault="001C0D4A" w:rsidP="00A7515E">
            <w:pPr>
              <w:widowControl/>
              <w:autoSpaceDE/>
              <w:autoSpaceDN/>
              <w:rPr>
                <w:rFonts w:ascii="Calibri" w:eastAsia="Times New Roman" w:hAnsi="Calibri" w:cs="Calibri"/>
                <w:color w:val="000000"/>
              </w:rPr>
            </w:pPr>
            <w:r>
              <w:rPr>
                <w:rFonts w:ascii="Calibri" w:eastAsia="Times New Roman" w:hAnsi="Calibri" w:cs="Calibri"/>
                <w:color w:val="000000"/>
              </w:rPr>
              <w:t>Class Org.</w:t>
            </w:r>
          </w:p>
        </w:tc>
      </w:tr>
      <w:tr w:rsidR="00D93554" w:rsidRPr="00A26061" w14:paraId="73036E40" w14:textId="77777777" w:rsidTr="00A824AF">
        <w:trPr>
          <w:trHeight w:val="290"/>
          <w:ins w:id="22" w:author="Sid SG-21531" w:date="2026-06-29T14:54:00Z" w16du:dateUtc="2026-06-29T18:54:00Z"/>
        </w:trPr>
        <w:tc>
          <w:tcPr>
            <w:tcW w:w="2680" w:type="dxa"/>
            <w:tcBorders>
              <w:top w:val="single" w:sz="4" w:space="0" w:color="auto"/>
              <w:left w:val="single" w:sz="4" w:space="0" w:color="auto"/>
              <w:bottom w:val="single" w:sz="4" w:space="0" w:color="auto"/>
              <w:right w:val="single" w:sz="4" w:space="0" w:color="auto"/>
            </w:tcBorders>
            <w:noWrap/>
            <w:vAlign w:val="bottom"/>
          </w:tcPr>
          <w:p w14:paraId="2F59AE4B" w14:textId="77777777" w:rsidR="00D93554" w:rsidRDefault="00D93554" w:rsidP="00A7515E">
            <w:pPr>
              <w:widowControl/>
              <w:autoSpaceDE/>
              <w:autoSpaceDN/>
              <w:rPr>
                <w:ins w:id="23" w:author="Sid SG-21531" w:date="2026-06-29T14:54:00Z" w16du:dateUtc="2026-06-29T18:54:00Z"/>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E804838" w14:textId="77777777" w:rsidR="00D93554" w:rsidRDefault="00D93554" w:rsidP="00A7515E">
            <w:pPr>
              <w:widowControl/>
              <w:autoSpaceDE/>
              <w:autoSpaceDN/>
              <w:rPr>
                <w:ins w:id="24" w:author="Sid SG-21531" w:date="2026-06-29T14:54:00Z" w16du:dateUtc="2026-06-29T18:54:00Z"/>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22D671B" w14:textId="77777777" w:rsidR="004B6742" w:rsidRPr="004B6742" w:rsidRDefault="004B6742" w:rsidP="004B6742">
            <w:pPr>
              <w:widowControl/>
              <w:autoSpaceDE/>
              <w:autoSpaceDN/>
              <w:rPr>
                <w:ins w:id="25" w:author="Sid SG-21531" w:date="2026-06-29T14:55:00Z"/>
                <w:rFonts w:ascii="Calibri" w:eastAsia="Times New Roman" w:hAnsi="Calibri" w:cs="Calibri"/>
                <w:color w:val="000000"/>
              </w:rPr>
              <w:pPrChange w:id="26" w:author="Sid SG-21531" w:date="2026-06-29T14:55:00Z" w16du:dateUtc="2026-06-29T18:55:00Z">
                <w:pPr>
                  <w:widowControl/>
                  <w:numPr>
                    <w:numId w:val="27"/>
                  </w:numPr>
                  <w:tabs>
                    <w:tab w:val="num" w:pos="720"/>
                  </w:tabs>
                  <w:autoSpaceDE/>
                  <w:autoSpaceDN/>
                  <w:ind w:left="720" w:hanging="360"/>
                </w:pPr>
              </w:pPrChange>
            </w:pPr>
            <w:ins w:id="27" w:author="Sid SG-21531" w:date="2026-06-29T14:55:00Z">
              <w:r w:rsidRPr="004B6742">
                <w:rPr>
                  <w:rFonts w:ascii="Calibri" w:eastAsia="Times New Roman" w:hAnsi="Calibri" w:cs="Calibri"/>
                  <w:color w:val="000000"/>
                </w:rPr>
                <w:t>Manufacturer Org.</w:t>
              </w:r>
            </w:ins>
          </w:p>
          <w:p w14:paraId="3A5F3F12" w14:textId="02C4C7B0" w:rsidR="00D93554" w:rsidRDefault="00D93554" w:rsidP="00A7515E">
            <w:pPr>
              <w:widowControl/>
              <w:autoSpaceDE/>
              <w:autoSpaceDN/>
              <w:rPr>
                <w:ins w:id="28" w:author="Sid SG-21531" w:date="2026-06-29T14:54:00Z" w16du:dateUtc="2026-06-29T18:54:00Z"/>
                <w:rFonts w:ascii="Calibri" w:eastAsia="Times New Roman" w:hAnsi="Calibri" w:cs="Calibri"/>
                <w:color w:val="000000"/>
              </w:rPr>
            </w:pPr>
          </w:p>
        </w:tc>
      </w:tr>
      <w:tr w:rsidR="004B6742" w:rsidRPr="00A26061" w14:paraId="4C78BEBD" w14:textId="77777777" w:rsidTr="00A824AF">
        <w:trPr>
          <w:trHeight w:val="290"/>
          <w:ins w:id="29" w:author="Sid SG-21531" w:date="2026-06-29T14:55:00Z" w16du:dateUtc="2026-06-29T18:55:00Z"/>
        </w:trPr>
        <w:tc>
          <w:tcPr>
            <w:tcW w:w="2680" w:type="dxa"/>
            <w:tcBorders>
              <w:top w:val="single" w:sz="4" w:space="0" w:color="auto"/>
              <w:left w:val="single" w:sz="4" w:space="0" w:color="auto"/>
              <w:bottom w:val="single" w:sz="4" w:space="0" w:color="auto"/>
              <w:right w:val="single" w:sz="4" w:space="0" w:color="auto"/>
            </w:tcBorders>
            <w:noWrap/>
            <w:vAlign w:val="bottom"/>
          </w:tcPr>
          <w:p w14:paraId="33A10159" w14:textId="77777777" w:rsidR="004B6742" w:rsidRDefault="004B6742" w:rsidP="00A7515E">
            <w:pPr>
              <w:widowControl/>
              <w:autoSpaceDE/>
              <w:autoSpaceDN/>
              <w:rPr>
                <w:ins w:id="30" w:author="Sid SG-21531" w:date="2026-06-29T14:55:00Z" w16du:dateUtc="2026-06-29T18:55:00Z"/>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2BD79C4" w14:textId="77777777" w:rsidR="004B6742" w:rsidRDefault="004B6742" w:rsidP="00A7515E">
            <w:pPr>
              <w:widowControl/>
              <w:autoSpaceDE/>
              <w:autoSpaceDN/>
              <w:rPr>
                <w:ins w:id="31" w:author="Sid SG-21531" w:date="2026-06-29T14:55:00Z" w16du:dateUtc="2026-06-29T18:55:00Z"/>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2E18B659" w14:textId="77777777" w:rsidR="004B6742" w:rsidRPr="004B6742" w:rsidRDefault="004B6742" w:rsidP="004B6742">
            <w:pPr>
              <w:widowControl/>
              <w:autoSpaceDE/>
              <w:autoSpaceDN/>
              <w:rPr>
                <w:ins w:id="32" w:author="Sid SG-21531" w:date="2026-06-29T14:55:00Z"/>
                <w:rFonts w:ascii="Calibri" w:eastAsia="Times New Roman" w:hAnsi="Calibri" w:cs="Calibri"/>
                <w:color w:val="000000"/>
              </w:rPr>
              <w:pPrChange w:id="33" w:author="Sid SG-21531" w:date="2026-06-29T14:55:00Z" w16du:dateUtc="2026-06-29T18:55:00Z">
                <w:pPr>
                  <w:widowControl/>
                  <w:numPr>
                    <w:numId w:val="28"/>
                  </w:numPr>
                  <w:tabs>
                    <w:tab w:val="num" w:pos="720"/>
                  </w:tabs>
                  <w:autoSpaceDE/>
                  <w:autoSpaceDN/>
                  <w:ind w:left="720" w:hanging="360"/>
                </w:pPr>
              </w:pPrChange>
            </w:pPr>
            <w:ins w:id="34" w:author="Sid SG-21531" w:date="2026-06-29T14:55:00Z">
              <w:r w:rsidRPr="004B6742">
                <w:rPr>
                  <w:rFonts w:ascii="Calibri" w:eastAsia="Times New Roman" w:hAnsi="Calibri" w:cs="Calibri"/>
                  <w:color w:val="000000"/>
                </w:rPr>
                <w:t>Supplier Org.</w:t>
              </w:r>
            </w:ins>
          </w:p>
          <w:p w14:paraId="67F6090D" w14:textId="77777777" w:rsidR="004B6742" w:rsidRPr="004B6742" w:rsidRDefault="004B6742" w:rsidP="004B6742">
            <w:pPr>
              <w:widowControl/>
              <w:autoSpaceDE/>
              <w:autoSpaceDN/>
              <w:rPr>
                <w:ins w:id="35" w:author="Sid SG-21531" w:date="2026-06-29T14:55:00Z"/>
                <w:rFonts w:ascii="Calibri" w:eastAsia="Times New Roman" w:hAnsi="Calibri" w:cs="Calibri"/>
                <w:color w:val="000000"/>
              </w:rPr>
              <w:pPrChange w:id="36" w:author="Sid SG-21531" w:date="2026-06-29T14:55:00Z" w16du:dateUtc="2026-06-29T18:55:00Z">
                <w:pPr>
                  <w:widowControl/>
                  <w:numPr>
                    <w:numId w:val="29"/>
                  </w:numPr>
                  <w:tabs>
                    <w:tab w:val="num" w:pos="720"/>
                  </w:tabs>
                  <w:autoSpaceDE/>
                  <w:autoSpaceDN/>
                  <w:ind w:left="720" w:hanging="360"/>
                </w:pPr>
              </w:pPrChange>
            </w:pPr>
            <w:ins w:id="37" w:author="Sid SG-21531" w:date="2026-06-29T14:55:00Z">
              <w:r w:rsidRPr="004B6742">
                <w:rPr>
                  <w:rFonts w:ascii="Calibri" w:eastAsia="Times New Roman" w:hAnsi="Calibri" w:cs="Calibri"/>
                  <w:color w:val="000000"/>
                </w:rPr>
                <w:lastRenderedPageBreak/>
                <w:t>Store Org.</w:t>
              </w:r>
            </w:ins>
          </w:p>
          <w:p w14:paraId="79F52426" w14:textId="77777777" w:rsidR="004B6742" w:rsidRPr="004B6742" w:rsidRDefault="004B6742" w:rsidP="004B6742">
            <w:pPr>
              <w:widowControl/>
              <w:autoSpaceDE/>
              <w:autoSpaceDN/>
              <w:rPr>
                <w:ins w:id="38" w:author="Sid SG-21531" w:date="2026-06-29T14:55:00Z" w16du:dateUtc="2026-06-29T18:55:00Z"/>
                <w:rFonts w:ascii="Calibri" w:eastAsia="Times New Roman" w:hAnsi="Calibri" w:cs="Calibri"/>
                <w:color w:val="000000"/>
              </w:rPr>
            </w:pPr>
          </w:p>
        </w:tc>
      </w:tr>
      <w:tr w:rsidR="004B6742" w:rsidRPr="00A26061" w14:paraId="3D3415BA" w14:textId="77777777" w:rsidTr="00A824AF">
        <w:trPr>
          <w:trHeight w:val="290"/>
          <w:ins w:id="39" w:author="Sid SG-21531" w:date="2026-06-29T14:55:00Z" w16du:dateUtc="2026-06-29T18:55:00Z"/>
        </w:trPr>
        <w:tc>
          <w:tcPr>
            <w:tcW w:w="2680" w:type="dxa"/>
            <w:tcBorders>
              <w:top w:val="single" w:sz="4" w:space="0" w:color="auto"/>
              <w:left w:val="single" w:sz="4" w:space="0" w:color="auto"/>
              <w:bottom w:val="single" w:sz="4" w:space="0" w:color="auto"/>
              <w:right w:val="single" w:sz="4" w:space="0" w:color="auto"/>
            </w:tcBorders>
            <w:noWrap/>
            <w:vAlign w:val="bottom"/>
          </w:tcPr>
          <w:p w14:paraId="6ADC272D" w14:textId="77777777" w:rsidR="004B6742" w:rsidRDefault="004B6742" w:rsidP="00A7515E">
            <w:pPr>
              <w:widowControl/>
              <w:autoSpaceDE/>
              <w:autoSpaceDN/>
              <w:rPr>
                <w:ins w:id="40" w:author="Sid SG-21531" w:date="2026-06-29T14:55:00Z" w16du:dateUtc="2026-06-29T18:55:00Z"/>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1AD7C703" w14:textId="77777777" w:rsidR="004B6742" w:rsidRDefault="004B6742" w:rsidP="00A7515E">
            <w:pPr>
              <w:widowControl/>
              <w:autoSpaceDE/>
              <w:autoSpaceDN/>
              <w:rPr>
                <w:ins w:id="41" w:author="Sid SG-21531" w:date="2026-06-29T14:55:00Z" w16du:dateUtc="2026-06-29T18:55:00Z"/>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E95A526" w14:textId="77777777" w:rsidR="00F07C66" w:rsidRPr="00F07C66" w:rsidRDefault="00F07C66" w:rsidP="00F07C66">
            <w:pPr>
              <w:widowControl/>
              <w:autoSpaceDE/>
              <w:autoSpaceDN/>
              <w:rPr>
                <w:ins w:id="42" w:author="Sid SG-21531" w:date="2026-06-29T14:55:00Z"/>
                <w:rFonts w:ascii="Calibri" w:eastAsia="Times New Roman" w:hAnsi="Calibri" w:cs="Calibri"/>
                <w:color w:val="000000"/>
              </w:rPr>
              <w:pPrChange w:id="43" w:author="Sid SG-21531" w:date="2026-06-29T14:55:00Z" w16du:dateUtc="2026-06-29T18:55:00Z">
                <w:pPr>
                  <w:widowControl/>
                  <w:numPr>
                    <w:numId w:val="30"/>
                  </w:numPr>
                  <w:tabs>
                    <w:tab w:val="num" w:pos="720"/>
                  </w:tabs>
                  <w:autoSpaceDE/>
                  <w:autoSpaceDN/>
                  <w:ind w:left="720" w:hanging="360"/>
                </w:pPr>
              </w:pPrChange>
            </w:pPr>
            <w:ins w:id="44" w:author="Sid SG-21531" w:date="2026-06-29T14:55:00Z">
              <w:r w:rsidRPr="00F07C66">
                <w:rPr>
                  <w:rFonts w:ascii="Calibri" w:eastAsia="Times New Roman" w:hAnsi="Calibri" w:cs="Calibri"/>
                  <w:color w:val="000000"/>
                </w:rPr>
                <w:t>Stock Class Org.</w:t>
              </w:r>
            </w:ins>
          </w:p>
          <w:p w14:paraId="62FA73A9" w14:textId="77777777" w:rsidR="004B6742" w:rsidRPr="004B6742" w:rsidRDefault="004B6742" w:rsidP="004B6742">
            <w:pPr>
              <w:widowControl/>
              <w:autoSpaceDE/>
              <w:autoSpaceDN/>
              <w:rPr>
                <w:ins w:id="45" w:author="Sid SG-21531" w:date="2026-06-29T14:55:00Z" w16du:dateUtc="2026-06-29T18:55:00Z"/>
                <w:rFonts w:ascii="Calibri" w:eastAsia="Times New Roman" w:hAnsi="Calibri" w:cs="Calibri"/>
                <w:color w:val="000000"/>
              </w:rPr>
            </w:pPr>
          </w:p>
        </w:tc>
      </w:tr>
      <w:tr w:rsidR="00F07C66" w:rsidRPr="00A26061" w14:paraId="2B74C65E" w14:textId="77777777" w:rsidTr="00A824AF">
        <w:trPr>
          <w:trHeight w:val="290"/>
          <w:ins w:id="46" w:author="Sid SG-21531" w:date="2026-06-29T14:55:00Z" w16du:dateUtc="2026-06-29T18:55:00Z"/>
        </w:trPr>
        <w:tc>
          <w:tcPr>
            <w:tcW w:w="2680" w:type="dxa"/>
            <w:tcBorders>
              <w:top w:val="single" w:sz="4" w:space="0" w:color="auto"/>
              <w:left w:val="single" w:sz="4" w:space="0" w:color="auto"/>
              <w:bottom w:val="single" w:sz="4" w:space="0" w:color="auto"/>
              <w:right w:val="single" w:sz="4" w:space="0" w:color="auto"/>
            </w:tcBorders>
            <w:noWrap/>
            <w:vAlign w:val="bottom"/>
          </w:tcPr>
          <w:p w14:paraId="796D6F91" w14:textId="77777777" w:rsidR="00F07C66" w:rsidRDefault="00F07C66" w:rsidP="00A7515E">
            <w:pPr>
              <w:widowControl/>
              <w:autoSpaceDE/>
              <w:autoSpaceDN/>
              <w:rPr>
                <w:ins w:id="47" w:author="Sid SG-21531" w:date="2026-06-29T14:55:00Z" w16du:dateUtc="2026-06-29T18:55:00Z"/>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765DFA2B" w14:textId="77777777" w:rsidR="00F07C66" w:rsidRDefault="00F07C66" w:rsidP="00A7515E">
            <w:pPr>
              <w:widowControl/>
              <w:autoSpaceDE/>
              <w:autoSpaceDN/>
              <w:rPr>
                <w:ins w:id="48" w:author="Sid SG-21531" w:date="2026-06-29T14:55:00Z" w16du:dateUtc="2026-06-29T18:55:00Z"/>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795777B0" w14:textId="77777777" w:rsidR="00F07C66" w:rsidRPr="00F07C66" w:rsidRDefault="00F07C66" w:rsidP="00F07C66">
            <w:pPr>
              <w:widowControl/>
              <w:autoSpaceDE/>
              <w:autoSpaceDN/>
              <w:rPr>
                <w:ins w:id="49" w:author="Sid SG-21531" w:date="2026-06-29T14:55:00Z"/>
                <w:rFonts w:ascii="Calibri" w:eastAsia="Times New Roman" w:hAnsi="Calibri" w:cs="Calibri"/>
                <w:color w:val="000000"/>
              </w:rPr>
              <w:pPrChange w:id="50" w:author="Sid SG-21531" w:date="2026-06-29T14:55:00Z" w16du:dateUtc="2026-06-29T18:55:00Z">
                <w:pPr>
                  <w:widowControl/>
                  <w:numPr>
                    <w:numId w:val="31"/>
                  </w:numPr>
                  <w:tabs>
                    <w:tab w:val="num" w:pos="720"/>
                  </w:tabs>
                  <w:autoSpaceDE/>
                  <w:autoSpaceDN/>
                  <w:ind w:left="720" w:hanging="360"/>
                </w:pPr>
              </w:pPrChange>
            </w:pPr>
            <w:ins w:id="51" w:author="Sid SG-21531" w:date="2026-06-29T14:55:00Z">
              <w:r w:rsidRPr="00F07C66">
                <w:rPr>
                  <w:rFonts w:ascii="Calibri" w:eastAsia="Times New Roman" w:hAnsi="Calibri" w:cs="Calibri"/>
                  <w:color w:val="000000"/>
                </w:rPr>
                <w:t>Pref. Supp. Org.</w:t>
              </w:r>
            </w:ins>
          </w:p>
          <w:p w14:paraId="0E53446D" w14:textId="77777777" w:rsidR="00F07C66" w:rsidRPr="00F07C66" w:rsidRDefault="00F07C66" w:rsidP="00F07C66">
            <w:pPr>
              <w:widowControl/>
              <w:autoSpaceDE/>
              <w:autoSpaceDN/>
              <w:rPr>
                <w:ins w:id="52" w:author="Sid SG-21531" w:date="2026-06-29T14:55:00Z" w16du:dateUtc="2026-06-29T18:55:00Z"/>
                <w:rFonts w:ascii="Calibri" w:eastAsia="Times New Roman" w:hAnsi="Calibri" w:cs="Calibri"/>
                <w:color w:val="000000"/>
              </w:rPr>
            </w:pPr>
          </w:p>
        </w:tc>
      </w:tr>
      <w:tr w:rsidR="00F07C66" w:rsidRPr="00A26061" w14:paraId="17D3D5CE" w14:textId="77777777" w:rsidTr="00A824AF">
        <w:trPr>
          <w:trHeight w:val="290"/>
          <w:ins w:id="53" w:author="Sid SG-21531" w:date="2026-06-29T14:55:00Z" w16du:dateUtc="2026-06-29T18:55:00Z"/>
        </w:trPr>
        <w:tc>
          <w:tcPr>
            <w:tcW w:w="2680" w:type="dxa"/>
            <w:tcBorders>
              <w:top w:val="single" w:sz="4" w:space="0" w:color="auto"/>
              <w:left w:val="single" w:sz="4" w:space="0" w:color="auto"/>
              <w:bottom w:val="single" w:sz="4" w:space="0" w:color="auto"/>
              <w:right w:val="single" w:sz="4" w:space="0" w:color="auto"/>
            </w:tcBorders>
            <w:noWrap/>
            <w:vAlign w:val="bottom"/>
          </w:tcPr>
          <w:p w14:paraId="24C8C6EA" w14:textId="77777777" w:rsidR="00F07C66" w:rsidRDefault="00F07C66" w:rsidP="00A7515E">
            <w:pPr>
              <w:widowControl/>
              <w:autoSpaceDE/>
              <w:autoSpaceDN/>
              <w:rPr>
                <w:ins w:id="54" w:author="Sid SG-21531" w:date="2026-06-29T14:55:00Z" w16du:dateUtc="2026-06-29T18:55:00Z"/>
                <w:rFonts w:ascii="Calibri" w:eastAsia="Times New Roman" w:hAnsi="Calibri" w:cs="Calibri"/>
                <w:color w:val="000000"/>
                <w:lang w:bidi="ar-SA"/>
              </w:rPr>
            </w:pPr>
          </w:p>
        </w:tc>
        <w:tc>
          <w:tcPr>
            <w:tcW w:w="2820" w:type="dxa"/>
            <w:tcBorders>
              <w:top w:val="single" w:sz="4" w:space="0" w:color="auto"/>
              <w:left w:val="nil"/>
              <w:bottom w:val="single" w:sz="4" w:space="0" w:color="auto"/>
              <w:right w:val="single" w:sz="4" w:space="0" w:color="auto"/>
            </w:tcBorders>
            <w:noWrap/>
            <w:vAlign w:val="bottom"/>
          </w:tcPr>
          <w:p w14:paraId="4583BC60" w14:textId="77777777" w:rsidR="00F07C66" w:rsidRDefault="00F07C66" w:rsidP="00A7515E">
            <w:pPr>
              <w:widowControl/>
              <w:autoSpaceDE/>
              <w:autoSpaceDN/>
              <w:rPr>
                <w:ins w:id="55" w:author="Sid SG-21531" w:date="2026-06-29T14:55:00Z" w16du:dateUtc="2026-06-29T18:55:00Z"/>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69DE7FA5" w14:textId="77777777" w:rsidR="00F07C66" w:rsidRPr="00F07C66" w:rsidRDefault="00F07C66" w:rsidP="00F07C66">
            <w:pPr>
              <w:widowControl/>
              <w:autoSpaceDE/>
              <w:autoSpaceDN/>
              <w:rPr>
                <w:ins w:id="56" w:author="Sid SG-21531" w:date="2026-06-29T14:55:00Z" w16du:dateUtc="2026-06-29T18:55:00Z"/>
                <w:rFonts w:ascii="Calibri" w:eastAsia="Times New Roman" w:hAnsi="Calibri" w:cs="Calibri"/>
                <w:color w:val="000000"/>
              </w:rPr>
            </w:pPr>
          </w:p>
        </w:tc>
      </w:tr>
      <w:tr w:rsidR="00F07C66" w:rsidRPr="00A26061" w14:paraId="016260C1" w14:textId="77777777" w:rsidTr="00A824AF">
        <w:trPr>
          <w:trHeight w:val="290"/>
          <w:ins w:id="57" w:author="Sid SG-21531" w:date="2026-06-29T14:55:00Z" w16du:dateUtc="2026-06-29T18:55:00Z"/>
        </w:trPr>
        <w:tc>
          <w:tcPr>
            <w:tcW w:w="2680" w:type="dxa"/>
            <w:tcBorders>
              <w:top w:val="single" w:sz="4" w:space="0" w:color="auto"/>
              <w:left w:val="single" w:sz="4" w:space="0" w:color="auto"/>
              <w:bottom w:val="single" w:sz="4" w:space="0" w:color="auto"/>
              <w:right w:val="single" w:sz="4" w:space="0" w:color="auto"/>
            </w:tcBorders>
            <w:noWrap/>
            <w:vAlign w:val="bottom"/>
          </w:tcPr>
          <w:p w14:paraId="5E3FEF25" w14:textId="19A8E7A1" w:rsidR="00F07C66" w:rsidRDefault="00F07C66" w:rsidP="00A7515E">
            <w:pPr>
              <w:widowControl/>
              <w:autoSpaceDE/>
              <w:autoSpaceDN/>
              <w:rPr>
                <w:ins w:id="58" w:author="Sid SG-21531" w:date="2026-06-29T14:55:00Z" w16du:dateUtc="2026-06-29T18:55:00Z"/>
                <w:rFonts w:ascii="Calibri" w:eastAsia="Times New Roman" w:hAnsi="Calibri" w:cs="Calibri"/>
                <w:color w:val="000000"/>
                <w:lang w:bidi="ar-SA"/>
              </w:rPr>
            </w:pPr>
            <w:ins w:id="59" w:author="Sid SG-21531" w:date="2026-06-29T14:56:00Z">
              <w:r w:rsidRPr="00F07C66">
                <w:rPr>
                  <w:rFonts w:ascii="Calibri" w:eastAsia="Times New Roman" w:hAnsi="Calibri" w:cs="Calibri"/>
                  <w:color w:val="000000"/>
                </w:rPr>
                <w:t>WSCPRQ</w:t>
              </w:r>
            </w:ins>
          </w:p>
        </w:tc>
        <w:tc>
          <w:tcPr>
            <w:tcW w:w="2820" w:type="dxa"/>
            <w:tcBorders>
              <w:top w:val="single" w:sz="4" w:space="0" w:color="auto"/>
              <w:left w:val="nil"/>
              <w:bottom w:val="single" w:sz="4" w:space="0" w:color="auto"/>
              <w:right w:val="single" w:sz="4" w:space="0" w:color="auto"/>
            </w:tcBorders>
            <w:noWrap/>
            <w:vAlign w:val="bottom"/>
          </w:tcPr>
          <w:p w14:paraId="55C638BB" w14:textId="77777777" w:rsidR="00F07C66" w:rsidRDefault="00F07C66" w:rsidP="00A7515E">
            <w:pPr>
              <w:widowControl/>
              <w:autoSpaceDE/>
              <w:autoSpaceDN/>
              <w:rPr>
                <w:ins w:id="60" w:author="Sid SG-21531" w:date="2026-06-29T14:55:00Z" w16du:dateUtc="2026-06-29T18:55:00Z"/>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307B330E" w14:textId="7489378A" w:rsidR="00F07C66" w:rsidRPr="00F07C66" w:rsidRDefault="00F07C66" w:rsidP="00F07C66">
            <w:pPr>
              <w:widowControl/>
              <w:autoSpaceDE/>
              <w:autoSpaceDN/>
              <w:rPr>
                <w:ins w:id="61" w:author="Sid SG-21531" w:date="2026-06-29T14:55:00Z" w16du:dateUtc="2026-06-29T18:55:00Z"/>
                <w:rFonts w:ascii="Calibri" w:eastAsia="Times New Roman" w:hAnsi="Calibri" w:cs="Calibri"/>
                <w:color w:val="000000"/>
              </w:rPr>
            </w:pPr>
            <w:ins w:id="62" w:author="Sid SG-21531" w:date="2026-06-29T14:56:00Z" w16du:dateUtc="2026-06-29T18:56:00Z">
              <w:r>
                <w:rPr>
                  <w:rFonts w:ascii="Calibri" w:eastAsia="Times New Roman" w:hAnsi="Calibri" w:cs="Calibri"/>
                  <w:color w:val="000000"/>
                </w:rPr>
                <w:t>Class Org.</w:t>
              </w:r>
            </w:ins>
          </w:p>
        </w:tc>
      </w:tr>
      <w:tr w:rsidR="00F07C66" w:rsidRPr="00A26061" w14:paraId="43D40B34" w14:textId="77777777" w:rsidTr="00A824AF">
        <w:trPr>
          <w:trHeight w:val="290"/>
          <w:ins w:id="63" w:author="Sid SG-21531" w:date="2026-06-29T14:56:00Z" w16du:dateUtc="2026-06-29T18:56:00Z"/>
        </w:trPr>
        <w:tc>
          <w:tcPr>
            <w:tcW w:w="2680" w:type="dxa"/>
            <w:tcBorders>
              <w:top w:val="single" w:sz="4" w:space="0" w:color="auto"/>
              <w:left w:val="single" w:sz="4" w:space="0" w:color="auto"/>
              <w:bottom w:val="single" w:sz="4" w:space="0" w:color="auto"/>
              <w:right w:val="single" w:sz="4" w:space="0" w:color="auto"/>
            </w:tcBorders>
            <w:noWrap/>
            <w:vAlign w:val="bottom"/>
          </w:tcPr>
          <w:p w14:paraId="183195D3" w14:textId="77777777" w:rsidR="00F07C66" w:rsidRPr="00F07C66" w:rsidRDefault="00F07C66" w:rsidP="00A7515E">
            <w:pPr>
              <w:widowControl/>
              <w:autoSpaceDE/>
              <w:autoSpaceDN/>
              <w:rPr>
                <w:ins w:id="64" w:author="Sid SG-21531" w:date="2026-06-29T14:56:00Z" w16du:dateUtc="2026-06-29T18:56:00Z"/>
                <w:rFonts w:ascii="Calibri" w:eastAsia="Times New Roman" w:hAnsi="Calibri" w:cs="Calibri"/>
                <w:color w:val="000000"/>
              </w:rPr>
            </w:pPr>
          </w:p>
        </w:tc>
        <w:tc>
          <w:tcPr>
            <w:tcW w:w="2820" w:type="dxa"/>
            <w:tcBorders>
              <w:top w:val="single" w:sz="4" w:space="0" w:color="auto"/>
              <w:left w:val="nil"/>
              <w:bottom w:val="single" w:sz="4" w:space="0" w:color="auto"/>
              <w:right w:val="single" w:sz="4" w:space="0" w:color="auto"/>
            </w:tcBorders>
            <w:noWrap/>
            <w:vAlign w:val="bottom"/>
          </w:tcPr>
          <w:p w14:paraId="414D8E41" w14:textId="77777777" w:rsidR="00F07C66" w:rsidRDefault="00F07C66" w:rsidP="00A7515E">
            <w:pPr>
              <w:widowControl/>
              <w:autoSpaceDE/>
              <w:autoSpaceDN/>
              <w:rPr>
                <w:ins w:id="65" w:author="Sid SG-21531" w:date="2026-06-29T14:56:00Z" w16du:dateUtc="2026-06-29T18:56:00Z"/>
                <w:rFonts w:ascii="Calibri" w:eastAsia="Times New Roman" w:hAnsi="Calibri" w:cs="Calibri"/>
                <w:color w:val="000000"/>
                <w:lang w:bidi="ar-SA"/>
              </w:rPr>
            </w:pPr>
          </w:p>
        </w:tc>
        <w:tc>
          <w:tcPr>
            <w:tcW w:w="3760" w:type="dxa"/>
            <w:tcBorders>
              <w:top w:val="single" w:sz="4" w:space="0" w:color="auto"/>
              <w:left w:val="nil"/>
              <w:bottom w:val="single" w:sz="4" w:space="0" w:color="auto"/>
              <w:right w:val="single" w:sz="4" w:space="0" w:color="auto"/>
            </w:tcBorders>
            <w:noWrap/>
            <w:vAlign w:val="bottom"/>
          </w:tcPr>
          <w:p w14:paraId="57571BD8" w14:textId="00C58107" w:rsidR="00F07C66" w:rsidRDefault="00F07C66" w:rsidP="00F07C66">
            <w:pPr>
              <w:widowControl/>
              <w:autoSpaceDE/>
              <w:autoSpaceDN/>
              <w:rPr>
                <w:ins w:id="66" w:author="Sid SG-21531" w:date="2026-06-29T14:56:00Z" w16du:dateUtc="2026-06-29T18:56:00Z"/>
                <w:rFonts w:ascii="Calibri" w:eastAsia="Times New Roman" w:hAnsi="Calibri" w:cs="Calibri"/>
                <w:color w:val="000000"/>
              </w:rPr>
            </w:pPr>
            <w:ins w:id="67" w:author="Sid SG-21531" w:date="2026-06-29T14:56:00Z" w16du:dateUtc="2026-06-29T18:56:00Z">
              <w:r>
                <w:rPr>
                  <w:rFonts w:ascii="Calibri" w:eastAsia="Times New Roman" w:hAnsi="Calibri" w:cs="Calibri"/>
                  <w:color w:val="000000"/>
                </w:rPr>
                <w:t>Equipment Org.</w:t>
              </w:r>
            </w:ins>
          </w:p>
        </w:tc>
      </w:tr>
    </w:tbl>
    <w:p w14:paraId="29F15B73" w14:textId="4C10FEA6" w:rsidR="00280FA5" w:rsidRPr="001B443B" w:rsidRDefault="00280FA5" w:rsidP="00944EE3">
      <w:pPr>
        <w:pStyle w:val="BodyText"/>
        <w:spacing w:before="62"/>
        <w:ind w:left="1004" w:right="614"/>
      </w:pPr>
    </w:p>
    <w:p w14:paraId="091FCE0D" w14:textId="24307382" w:rsidR="00280FA5" w:rsidRPr="003E3B8B" w:rsidRDefault="00280FA5" w:rsidP="00280FA5">
      <w:pPr>
        <w:spacing w:before="62"/>
        <w:ind w:right="547"/>
        <w:rPr>
          <w:bCs/>
          <w:sz w:val="20"/>
        </w:rPr>
      </w:pPr>
    </w:p>
    <w:p w14:paraId="4BE78A1F" w14:textId="77777777" w:rsidR="00EF3D9B" w:rsidRPr="003E3B8B" w:rsidRDefault="007A09E7">
      <w:pPr>
        <w:pStyle w:val="Heading1"/>
        <w:numPr>
          <w:ilvl w:val="1"/>
          <w:numId w:val="3"/>
        </w:numPr>
        <w:tabs>
          <w:tab w:val="left" w:pos="1005"/>
        </w:tabs>
        <w:spacing w:before="93"/>
        <w:jc w:val="left"/>
      </w:pPr>
      <w:bookmarkStart w:id="68" w:name="12.0_Lookup_Definitions"/>
      <w:bookmarkEnd w:id="68"/>
      <w:r w:rsidRPr="003E3B8B">
        <w:rPr>
          <w:color w:val="B5121B"/>
        </w:rPr>
        <w:t>Lookup</w:t>
      </w:r>
      <w:r w:rsidRPr="003E3B8B">
        <w:rPr>
          <w:color w:val="B5121B"/>
          <w:spacing w:val="-1"/>
        </w:rPr>
        <w:t xml:space="preserve"> </w:t>
      </w:r>
      <w:r w:rsidRPr="003E3B8B">
        <w:rPr>
          <w:color w:val="B5121B"/>
        </w:rPr>
        <w:t>Definitions</w:t>
      </w:r>
    </w:p>
    <w:p w14:paraId="4BE78A20" w14:textId="16FF14AF" w:rsidR="00EF3D9B" w:rsidRPr="003E3B8B" w:rsidRDefault="007A09E7">
      <w:pPr>
        <w:pStyle w:val="BodyText"/>
        <w:spacing w:before="62"/>
        <w:ind w:left="1004" w:right="614"/>
      </w:pPr>
      <w:r w:rsidRPr="003E3B8B">
        <w:t xml:space="preserve">Multi-org security rules apply in all cases. Organization will not be in the LOV unless multi-org is enabled for the entity in the lookup. See </w:t>
      </w:r>
      <w:r w:rsidRPr="003E3B8B">
        <w:rPr>
          <w:i/>
          <w:color w:val="0000FF"/>
        </w:rPr>
        <w:t xml:space="preserve">Standard Lookup </w:t>
      </w:r>
      <w:r w:rsidRPr="003E3B8B">
        <w:t>for all basic lookup rules.</w:t>
      </w:r>
    </w:p>
    <w:p w14:paraId="52C938D7" w14:textId="77777777" w:rsidR="005703EF" w:rsidRPr="003E3B8B" w:rsidRDefault="005703EF">
      <w:pPr>
        <w:pStyle w:val="BodyText"/>
        <w:spacing w:before="62"/>
        <w:ind w:left="1004" w:right="614"/>
      </w:pPr>
    </w:p>
    <w:p w14:paraId="4BE78A21" w14:textId="4F44F477" w:rsidR="00C255BB" w:rsidRPr="003E3B8B" w:rsidRDefault="00AF58F6" w:rsidP="00A64A88">
      <w:pPr>
        <w:pStyle w:val="Heading1"/>
        <w:numPr>
          <w:ilvl w:val="1"/>
          <w:numId w:val="3"/>
        </w:numPr>
        <w:tabs>
          <w:tab w:val="left" w:pos="1005"/>
        </w:tabs>
        <w:spacing w:before="93"/>
        <w:jc w:val="left"/>
        <w:rPr>
          <w:color w:val="B5121B"/>
        </w:rPr>
      </w:pPr>
      <w:bookmarkStart w:id="69" w:name="12.1_Lookup_Name:_&lt;Multi-select,_if_appl"/>
      <w:bookmarkEnd w:id="69"/>
      <w:r>
        <w:rPr>
          <w:color w:val="B5121B"/>
        </w:rPr>
        <w:t>Card</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8013"/>
      </w:tblGrid>
      <w:tr w:rsidR="00156239" w:rsidRPr="003E3B8B" w14:paraId="4BE78A24" w14:textId="77777777" w:rsidTr="00BB009C">
        <w:trPr>
          <w:trHeight w:val="230"/>
        </w:trPr>
        <w:tc>
          <w:tcPr>
            <w:tcW w:w="2072" w:type="dxa"/>
          </w:tcPr>
          <w:p w14:paraId="4BE78A22" w14:textId="77777777" w:rsidR="00156239" w:rsidRPr="003E3B8B" w:rsidRDefault="00156239" w:rsidP="00156239">
            <w:pPr>
              <w:pStyle w:val="TableParagraph"/>
              <w:spacing w:line="210" w:lineRule="exact"/>
              <w:ind w:left="110"/>
              <w:rPr>
                <w:b/>
                <w:sz w:val="20"/>
              </w:rPr>
            </w:pPr>
            <w:r w:rsidRPr="003E3B8B">
              <w:rPr>
                <w:b/>
                <w:sz w:val="20"/>
              </w:rPr>
              <w:t>List of Fields</w:t>
            </w:r>
          </w:p>
        </w:tc>
        <w:tc>
          <w:tcPr>
            <w:tcW w:w="8013" w:type="dxa"/>
          </w:tcPr>
          <w:p w14:paraId="4BE78A23" w14:textId="236363C8" w:rsidR="00156239" w:rsidRPr="003E3B8B" w:rsidRDefault="00F72386" w:rsidP="00A64A88">
            <w:pPr>
              <w:pStyle w:val="SOP2Bullet"/>
              <w:numPr>
                <w:ilvl w:val="0"/>
                <w:numId w:val="0"/>
              </w:numPr>
              <w:spacing w:before="0" w:after="0"/>
            </w:pPr>
            <w:r w:rsidRPr="003E3B8B">
              <w:t xml:space="preserve">  </w:t>
            </w:r>
            <w:r w:rsidR="00AF58F6">
              <w:t>Card</w:t>
            </w:r>
            <w:r w:rsidRPr="003E3B8B">
              <w:t>, Description</w:t>
            </w:r>
          </w:p>
        </w:tc>
      </w:tr>
      <w:tr w:rsidR="00156239" w:rsidRPr="003E3B8B" w14:paraId="4BE78A27" w14:textId="77777777" w:rsidTr="00BB009C">
        <w:trPr>
          <w:trHeight w:val="230"/>
        </w:trPr>
        <w:tc>
          <w:tcPr>
            <w:tcW w:w="2072" w:type="dxa"/>
          </w:tcPr>
          <w:p w14:paraId="4BE78A25" w14:textId="77777777" w:rsidR="00156239" w:rsidRPr="003E3B8B" w:rsidRDefault="00156239" w:rsidP="00156239">
            <w:pPr>
              <w:pStyle w:val="TableParagraph"/>
              <w:spacing w:line="210" w:lineRule="exact"/>
              <w:ind w:left="110"/>
              <w:rPr>
                <w:b/>
                <w:sz w:val="20"/>
              </w:rPr>
            </w:pPr>
            <w:r w:rsidRPr="003E3B8B">
              <w:rPr>
                <w:b/>
                <w:sz w:val="20"/>
              </w:rPr>
              <w:t>Default Dataspy</w:t>
            </w:r>
          </w:p>
        </w:tc>
        <w:tc>
          <w:tcPr>
            <w:tcW w:w="8013" w:type="dxa"/>
          </w:tcPr>
          <w:p w14:paraId="4BE78A26" w14:textId="36F7AE5F" w:rsidR="00156239" w:rsidRPr="003E3B8B" w:rsidRDefault="00F72386" w:rsidP="00A64A88">
            <w:pPr>
              <w:pStyle w:val="SOP2Bullet"/>
              <w:numPr>
                <w:ilvl w:val="0"/>
                <w:numId w:val="0"/>
              </w:numPr>
              <w:spacing w:before="0" w:after="0"/>
            </w:pPr>
            <w:r w:rsidRPr="003E3B8B">
              <w:t xml:space="preserve">  </w:t>
            </w:r>
            <w:r w:rsidR="00AF58F6">
              <w:t>Card</w:t>
            </w:r>
            <w:r w:rsidRPr="003E3B8B">
              <w:t>, Description</w:t>
            </w:r>
          </w:p>
        </w:tc>
      </w:tr>
      <w:tr w:rsidR="00156239" w:rsidRPr="003E3B8B" w14:paraId="4BE78A2B" w14:textId="77777777" w:rsidTr="00BB009C">
        <w:trPr>
          <w:trHeight w:val="230"/>
        </w:trPr>
        <w:tc>
          <w:tcPr>
            <w:tcW w:w="2072" w:type="dxa"/>
          </w:tcPr>
          <w:p w14:paraId="4BE78A28" w14:textId="77777777" w:rsidR="00156239" w:rsidRPr="003E3B8B" w:rsidRDefault="00156239" w:rsidP="00156239">
            <w:pPr>
              <w:pStyle w:val="TableParagraph"/>
              <w:spacing w:line="210" w:lineRule="exact"/>
              <w:ind w:left="110"/>
              <w:rPr>
                <w:b/>
                <w:sz w:val="20"/>
              </w:rPr>
            </w:pPr>
            <w:r w:rsidRPr="003E3B8B">
              <w:rPr>
                <w:b/>
                <w:sz w:val="20"/>
              </w:rPr>
              <w:t>Conditions</w:t>
            </w:r>
          </w:p>
        </w:tc>
        <w:tc>
          <w:tcPr>
            <w:tcW w:w="8013" w:type="dxa"/>
          </w:tcPr>
          <w:p w14:paraId="4BE78A29" w14:textId="56E94DA0" w:rsidR="00AE3DFE" w:rsidRPr="003E3B8B" w:rsidRDefault="007B5226" w:rsidP="00A64A88">
            <w:pPr>
              <w:pStyle w:val="SOP2Bullet"/>
              <w:numPr>
                <w:ilvl w:val="0"/>
                <w:numId w:val="0"/>
              </w:numPr>
              <w:spacing w:before="0" w:after="0"/>
            </w:pPr>
            <w:r w:rsidRPr="003E3B8B">
              <w:t xml:space="preserve"> </w:t>
            </w:r>
            <w:r w:rsidR="00F72386" w:rsidRPr="003E3B8B">
              <w:t xml:space="preserve"> </w:t>
            </w:r>
            <w:r w:rsidR="00AE3DFE" w:rsidRPr="003E3B8B">
              <w:t xml:space="preserve">Show all </w:t>
            </w:r>
            <w:r w:rsidR="00AF58F6">
              <w:t>card</w:t>
            </w:r>
            <w:r w:rsidR="00AE3DFE" w:rsidRPr="003E3B8B">
              <w:t>s available</w:t>
            </w:r>
            <w:r w:rsidR="004C6F30" w:rsidRPr="003E3B8B">
              <w:t xml:space="preserve"> for the selected screen,</w:t>
            </w:r>
            <w:r w:rsidR="00AE3DFE" w:rsidRPr="003E3B8B">
              <w:t xml:space="preserve"> that </w:t>
            </w:r>
            <w:r w:rsidR="00145135" w:rsidRPr="003E3B8B">
              <w:t>can be screen designed.</w:t>
            </w:r>
            <w:r w:rsidR="00002E2D" w:rsidRPr="003E3B8B">
              <w:t xml:space="preserve"> If </w:t>
            </w:r>
            <w:r w:rsidR="00D33BEB" w:rsidRPr="003E3B8B">
              <w:t>no screen</w:t>
            </w:r>
            <w:r w:rsidR="00002E2D" w:rsidRPr="003E3B8B">
              <w:t xml:space="preserve"> is selected, show no records.</w:t>
            </w:r>
          </w:p>
          <w:p w14:paraId="4BE78A2A" w14:textId="77777777" w:rsidR="00156239" w:rsidRPr="003E3B8B" w:rsidRDefault="00156239" w:rsidP="00156239">
            <w:pPr>
              <w:rPr>
                <w:rFonts w:eastAsia="Times New Roman"/>
                <w:sz w:val="20"/>
                <w:szCs w:val="20"/>
                <w:lang w:bidi="ar-SA"/>
              </w:rPr>
            </w:pPr>
          </w:p>
        </w:tc>
      </w:tr>
      <w:tr w:rsidR="00F72386" w:rsidRPr="003E3B8B" w14:paraId="4BE78A2E" w14:textId="77777777" w:rsidTr="00BB009C">
        <w:trPr>
          <w:trHeight w:val="460"/>
        </w:trPr>
        <w:tc>
          <w:tcPr>
            <w:tcW w:w="2072" w:type="dxa"/>
          </w:tcPr>
          <w:p w14:paraId="4BE78A2C" w14:textId="77777777" w:rsidR="00F72386" w:rsidRPr="003E3B8B" w:rsidRDefault="00F72386" w:rsidP="00F72386">
            <w:pPr>
              <w:pStyle w:val="TableParagraph"/>
              <w:spacing w:line="227" w:lineRule="exact"/>
              <w:ind w:left="110"/>
              <w:rPr>
                <w:b/>
                <w:sz w:val="20"/>
              </w:rPr>
            </w:pPr>
            <w:r w:rsidRPr="003E3B8B">
              <w:rPr>
                <w:b/>
                <w:sz w:val="20"/>
              </w:rPr>
              <w:t>Filterable Fields</w:t>
            </w:r>
          </w:p>
        </w:tc>
        <w:tc>
          <w:tcPr>
            <w:tcW w:w="8013" w:type="dxa"/>
          </w:tcPr>
          <w:p w14:paraId="4BE78A2D" w14:textId="4F53C82B" w:rsidR="00F72386" w:rsidRPr="003E3B8B" w:rsidRDefault="00F72386" w:rsidP="00A64A88">
            <w:pPr>
              <w:pStyle w:val="SOP2Bullet"/>
              <w:numPr>
                <w:ilvl w:val="0"/>
                <w:numId w:val="0"/>
              </w:numPr>
              <w:spacing w:before="0" w:after="0"/>
            </w:pPr>
            <w:r w:rsidRPr="003E3B8B">
              <w:t xml:space="preserve">  </w:t>
            </w:r>
            <w:r w:rsidR="00AF58F6">
              <w:t>Card</w:t>
            </w:r>
            <w:r w:rsidRPr="003E3B8B">
              <w:t>, Description</w:t>
            </w:r>
          </w:p>
        </w:tc>
      </w:tr>
      <w:tr w:rsidR="00F72386" w:rsidRPr="003E3B8B" w14:paraId="4BE78A31" w14:textId="77777777" w:rsidTr="00BB009C">
        <w:trPr>
          <w:trHeight w:val="227"/>
        </w:trPr>
        <w:tc>
          <w:tcPr>
            <w:tcW w:w="2072" w:type="dxa"/>
          </w:tcPr>
          <w:p w14:paraId="4BE78A2F" w14:textId="77777777" w:rsidR="00F72386" w:rsidRPr="003E3B8B" w:rsidRDefault="00F72386" w:rsidP="00F72386">
            <w:pPr>
              <w:pStyle w:val="TableParagraph"/>
              <w:spacing w:line="207" w:lineRule="exact"/>
              <w:ind w:left="110"/>
              <w:rPr>
                <w:b/>
                <w:sz w:val="20"/>
              </w:rPr>
            </w:pPr>
            <w:r w:rsidRPr="003E3B8B">
              <w:rPr>
                <w:b/>
                <w:sz w:val="20"/>
              </w:rPr>
              <w:t>Sortable Fields</w:t>
            </w:r>
          </w:p>
        </w:tc>
        <w:tc>
          <w:tcPr>
            <w:tcW w:w="8013" w:type="dxa"/>
          </w:tcPr>
          <w:p w14:paraId="4BE78A30" w14:textId="5C32F9AE" w:rsidR="00F72386" w:rsidRPr="003E3B8B" w:rsidRDefault="00F72386" w:rsidP="00A64A88">
            <w:pPr>
              <w:pStyle w:val="SOP2Bullet"/>
              <w:numPr>
                <w:ilvl w:val="0"/>
                <w:numId w:val="0"/>
              </w:numPr>
              <w:spacing w:before="0" w:after="0"/>
            </w:pPr>
            <w:r w:rsidRPr="003E3B8B">
              <w:t xml:space="preserve">  </w:t>
            </w:r>
            <w:r w:rsidR="00AF58F6">
              <w:t>Card</w:t>
            </w:r>
            <w:r w:rsidRPr="003E3B8B">
              <w:t>, Description</w:t>
            </w:r>
          </w:p>
        </w:tc>
      </w:tr>
      <w:tr w:rsidR="00156239" w:rsidRPr="003E3B8B" w14:paraId="4BE78A34" w14:textId="77777777" w:rsidTr="00BB009C">
        <w:trPr>
          <w:trHeight w:val="230"/>
        </w:trPr>
        <w:tc>
          <w:tcPr>
            <w:tcW w:w="2072" w:type="dxa"/>
          </w:tcPr>
          <w:p w14:paraId="4BE78A32" w14:textId="77777777" w:rsidR="00156239" w:rsidRPr="003E3B8B" w:rsidRDefault="00156239" w:rsidP="00156239">
            <w:pPr>
              <w:pStyle w:val="TableParagraph"/>
              <w:spacing w:line="210" w:lineRule="exact"/>
              <w:ind w:left="110"/>
              <w:rPr>
                <w:b/>
                <w:sz w:val="20"/>
              </w:rPr>
            </w:pPr>
            <w:r w:rsidRPr="003E3B8B">
              <w:rPr>
                <w:b/>
                <w:sz w:val="20"/>
              </w:rPr>
              <w:t>Sort Order</w:t>
            </w:r>
          </w:p>
        </w:tc>
        <w:tc>
          <w:tcPr>
            <w:tcW w:w="8013" w:type="dxa"/>
          </w:tcPr>
          <w:p w14:paraId="4BE78A33" w14:textId="2AA15CCE" w:rsidR="00156239" w:rsidRPr="003E3B8B" w:rsidRDefault="00F72386" w:rsidP="00A64A88">
            <w:pPr>
              <w:pStyle w:val="SOP2Bullet"/>
              <w:numPr>
                <w:ilvl w:val="0"/>
                <w:numId w:val="0"/>
              </w:numPr>
              <w:spacing w:before="0" w:after="0"/>
            </w:pPr>
            <w:r w:rsidRPr="003E3B8B">
              <w:t xml:space="preserve">  </w:t>
            </w:r>
            <w:r w:rsidR="00AF58F6">
              <w:t>Card</w:t>
            </w:r>
            <w:r w:rsidRPr="003E3B8B">
              <w:t xml:space="preserve"> (Ascending)</w:t>
            </w:r>
          </w:p>
        </w:tc>
      </w:tr>
    </w:tbl>
    <w:p w14:paraId="657C1E4B" w14:textId="119C1243" w:rsidR="00BE6190" w:rsidRPr="003E3B8B" w:rsidRDefault="00A96A4F">
      <w:pPr>
        <w:pStyle w:val="BodyText"/>
        <w:spacing w:before="3"/>
        <w:rPr>
          <w:b/>
          <w:sz w:val="30"/>
        </w:rPr>
      </w:pPr>
      <w:r w:rsidRPr="003E3B8B">
        <w:rPr>
          <w:b/>
          <w:sz w:val="30"/>
        </w:rPr>
        <w:t xml:space="preserve">       </w:t>
      </w:r>
    </w:p>
    <w:p w14:paraId="247906C8" w14:textId="51184056" w:rsidR="00BE6190" w:rsidRPr="004315B0" w:rsidRDefault="00BE6190" w:rsidP="00A64A88">
      <w:pPr>
        <w:pStyle w:val="Heading1"/>
        <w:numPr>
          <w:ilvl w:val="1"/>
          <w:numId w:val="3"/>
        </w:numPr>
        <w:tabs>
          <w:tab w:val="left" w:pos="1005"/>
        </w:tabs>
        <w:spacing w:before="93"/>
        <w:jc w:val="left"/>
        <w:rPr>
          <w:color w:val="B5121B"/>
        </w:rPr>
      </w:pPr>
      <w:r w:rsidRPr="004315B0">
        <w:rPr>
          <w:color w:val="B5121B"/>
        </w:rPr>
        <w:t>Copy from Group</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8013"/>
      </w:tblGrid>
      <w:tr w:rsidR="00BE6190" w:rsidRPr="003E3B8B" w14:paraId="635BA5A5" w14:textId="77777777" w:rsidTr="00D353F5">
        <w:trPr>
          <w:trHeight w:val="230"/>
        </w:trPr>
        <w:tc>
          <w:tcPr>
            <w:tcW w:w="2072" w:type="dxa"/>
          </w:tcPr>
          <w:p w14:paraId="5205F99A" w14:textId="77777777" w:rsidR="00BE6190" w:rsidRPr="003E3B8B" w:rsidRDefault="00BE6190" w:rsidP="00D353F5">
            <w:pPr>
              <w:pStyle w:val="TableParagraph"/>
              <w:spacing w:line="210" w:lineRule="exact"/>
              <w:ind w:left="110"/>
              <w:rPr>
                <w:b/>
                <w:sz w:val="20"/>
              </w:rPr>
            </w:pPr>
            <w:r w:rsidRPr="003E3B8B">
              <w:rPr>
                <w:b/>
                <w:sz w:val="20"/>
              </w:rPr>
              <w:t>List of Fields</w:t>
            </w:r>
          </w:p>
        </w:tc>
        <w:tc>
          <w:tcPr>
            <w:tcW w:w="8013" w:type="dxa"/>
          </w:tcPr>
          <w:p w14:paraId="4A4565B5" w14:textId="09780715" w:rsidR="00BE6190" w:rsidRPr="003E3B8B" w:rsidRDefault="00B84206" w:rsidP="00D353F5">
            <w:pPr>
              <w:pStyle w:val="SOP2Bullet"/>
              <w:numPr>
                <w:ilvl w:val="0"/>
                <w:numId w:val="0"/>
              </w:numPr>
              <w:spacing w:before="0" w:after="0"/>
            </w:pPr>
            <w:r w:rsidRPr="003E3B8B">
              <w:t xml:space="preserve">  User Group, Description</w:t>
            </w:r>
            <w:r w:rsidR="00C13446" w:rsidRPr="003E3B8B">
              <w:t xml:space="preserve">, </w:t>
            </w:r>
            <w:r w:rsidR="00D33BEB">
              <w:t>Digital Work</w:t>
            </w:r>
            <w:r w:rsidR="00C13446" w:rsidRPr="003E3B8B">
              <w:t xml:space="preserve"> App</w:t>
            </w:r>
          </w:p>
        </w:tc>
      </w:tr>
      <w:tr w:rsidR="00BE6190" w:rsidRPr="003E3B8B" w14:paraId="45D9A330" w14:textId="77777777" w:rsidTr="00D353F5">
        <w:trPr>
          <w:trHeight w:val="230"/>
        </w:trPr>
        <w:tc>
          <w:tcPr>
            <w:tcW w:w="2072" w:type="dxa"/>
          </w:tcPr>
          <w:p w14:paraId="4DEEA36D" w14:textId="77777777" w:rsidR="00BE6190" w:rsidRPr="003E3B8B" w:rsidRDefault="00BE6190" w:rsidP="00D353F5">
            <w:pPr>
              <w:pStyle w:val="TableParagraph"/>
              <w:spacing w:line="210" w:lineRule="exact"/>
              <w:ind w:left="110"/>
              <w:rPr>
                <w:b/>
                <w:sz w:val="20"/>
              </w:rPr>
            </w:pPr>
            <w:r w:rsidRPr="003E3B8B">
              <w:rPr>
                <w:b/>
                <w:sz w:val="20"/>
              </w:rPr>
              <w:t>Default Dataspy</w:t>
            </w:r>
          </w:p>
        </w:tc>
        <w:tc>
          <w:tcPr>
            <w:tcW w:w="8013" w:type="dxa"/>
          </w:tcPr>
          <w:p w14:paraId="5700696F" w14:textId="5CB46E5E" w:rsidR="00BE6190" w:rsidRPr="003E3B8B" w:rsidRDefault="00BE6190" w:rsidP="00D353F5">
            <w:pPr>
              <w:pStyle w:val="SOP2Bullet"/>
              <w:numPr>
                <w:ilvl w:val="0"/>
                <w:numId w:val="0"/>
              </w:numPr>
              <w:spacing w:before="0" w:after="0"/>
            </w:pPr>
            <w:r w:rsidRPr="003E3B8B">
              <w:t xml:space="preserve">  </w:t>
            </w:r>
            <w:r w:rsidR="00B84206" w:rsidRPr="003E3B8B">
              <w:t>User Group, Description</w:t>
            </w:r>
            <w:r w:rsidR="00C13446" w:rsidRPr="003E3B8B">
              <w:t xml:space="preserve">, </w:t>
            </w:r>
            <w:r w:rsidR="00D33BEB">
              <w:t>Digital Work</w:t>
            </w:r>
            <w:r w:rsidR="00C13446" w:rsidRPr="003E3B8B">
              <w:t xml:space="preserve"> App</w:t>
            </w:r>
          </w:p>
        </w:tc>
      </w:tr>
      <w:tr w:rsidR="00BE6190" w:rsidRPr="003E3B8B" w14:paraId="140F7EF4" w14:textId="77777777" w:rsidTr="00D353F5">
        <w:trPr>
          <w:trHeight w:val="230"/>
        </w:trPr>
        <w:tc>
          <w:tcPr>
            <w:tcW w:w="2072" w:type="dxa"/>
          </w:tcPr>
          <w:p w14:paraId="49563670" w14:textId="77777777" w:rsidR="00BE6190" w:rsidRPr="003E3B8B" w:rsidRDefault="00BE6190" w:rsidP="00D353F5">
            <w:pPr>
              <w:pStyle w:val="TableParagraph"/>
              <w:spacing w:line="210" w:lineRule="exact"/>
              <w:ind w:left="110"/>
              <w:rPr>
                <w:b/>
                <w:sz w:val="20"/>
              </w:rPr>
            </w:pPr>
            <w:r w:rsidRPr="003E3B8B">
              <w:rPr>
                <w:b/>
                <w:sz w:val="20"/>
              </w:rPr>
              <w:t>Conditions</w:t>
            </w:r>
          </w:p>
        </w:tc>
        <w:tc>
          <w:tcPr>
            <w:tcW w:w="8013" w:type="dxa"/>
          </w:tcPr>
          <w:p w14:paraId="6000A6E5" w14:textId="79E0FC53" w:rsidR="00BE6190" w:rsidRPr="003E3B8B" w:rsidRDefault="00BE6190" w:rsidP="003E3B8B">
            <w:pPr>
              <w:pStyle w:val="SOP2Bullet"/>
              <w:numPr>
                <w:ilvl w:val="0"/>
                <w:numId w:val="0"/>
              </w:numPr>
              <w:spacing w:before="0" w:after="0"/>
            </w:pPr>
            <w:r w:rsidRPr="003E3B8B">
              <w:t xml:space="preserve">  </w:t>
            </w:r>
            <w:r w:rsidR="00592395" w:rsidRPr="003E3B8B">
              <w:t>All groups except CUSTOMCREATE</w:t>
            </w:r>
            <w:r w:rsidR="00343D71">
              <w:t xml:space="preserve"> </w:t>
            </w:r>
            <w:r w:rsidR="00E12F45">
              <w:t>and user groups with ‘Driver Inspection’ designated in the Digital Work app field.</w:t>
            </w:r>
          </w:p>
        </w:tc>
      </w:tr>
      <w:tr w:rsidR="00BE6190" w:rsidRPr="003E3B8B" w14:paraId="772D98C6" w14:textId="77777777" w:rsidTr="00D353F5">
        <w:trPr>
          <w:trHeight w:val="460"/>
        </w:trPr>
        <w:tc>
          <w:tcPr>
            <w:tcW w:w="2072" w:type="dxa"/>
          </w:tcPr>
          <w:p w14:paraId="31860F5D" w14:textId="77777777" w:rsidR="00BE6190" w:rsidRPr="003E3B8B" w:rsidRDefault="00BE6190" w:rsidP="00D353F5">
            <w:pPr>
              <w:pStyle w:val="TableParagraph"/>
              <w:spacing w:line="227" w:lineRule="exact"/>
              <w:ind w:left="110"/>
              <w:rPr>
                <w:b/>
                <w:sz w:val="20"/>
              </w:rPr>
            </w:pPr>
            <w:r w:rsidRPr="003E3B8B">
              <w:rPr>
                <w:b/>
                <w:sz w:val="20"/>
              </w:rPr>
              <w:t>Filterable Fields</w:t>
            </w:r>
          </w:p>
        </w:tc>
        <w:tc>
          <w:tcPr>
            <w:tcW w:w="8013" w:type="dxa"/>
          </w:tcPr>
          <w:p w14:paraId="7F082984" w14:textId="10FAFFC4" w:rsidR="00BE6190" w:rsidRPr="003E3B8B" w:rsidRDefault="00BE6190" w:rsidP="00D353F5">
            <w:pPr>
              <w:pStyle w:val="SOP2Bullet"/>
              <w:numPr>
                <w:ilvl w:val="0"/>
                <w:numId w:val="0"/>
              </w:numPr>
              <w:spacing w:before="0" w:after="0"/>
            </w:pPr>
            <w:r w:rsidRPr="003E3B8B">
              <w:t xml:space="preserve">  </w:t>
            </w:r>
            <w:r w:rsidR="00B84206" w:rsidRPr="003E3B8B">
              <w:t>User Group, Description</w:t>
            </w:r>
            <w:r w:rsidR="00F7357E" w:rsidRPr="003E3B8B">
              <w:t xml:space="preserve">, </w:t>
            </w:r>
            <w:r w:rsidR="00D33BEB">
              <w:t>Digital Work</w:t>
            </w:r>
            <w:r w:rsidR="00F7357E" w:rsidRPr="003E3B8B">
              <w:t xml:space="preserve"> App</w:t>
            </w:r>
          </w:p>
        </w:tc>
      </w:tr>
      <w:tr w:rsidR="00BE6190" w:rsidRPr="003E3B8B" w14:paraId="5E84EFFD" w14:textId="77777777" w:rsidTr="00D353F5">
        <w:trPr>
          <w:trHeight w:val="227"/>
        </w:trPr>
        <w:tc>
          <w:tcPr>
            <w:tcW w:w="2072" w:type="dxa"/>
          </w:tcPr>
          <w:p w14:paraId="2B4ACC75" w14:textId="77777777" w:rsidR="00BE6190" w:rsidRPr="003E3B8B" w:rsidRDefault="00BE6190" w:rsidP="00D353F5">
            <w:pPr>
              <w:pStyle w:val="TableParagraph"/>
              <w:spacing w:line="207" w:lineRule="exact"/>
              <w:ind w:left="110"/>
              <w:rPr>
                <w:b/>
                <w:sz w:val="20"/>
              </w:rPr>
            </w:pPr>
            <w:r w:rsidRPr="003E3B8B">
              <w:rPr>
                <w:b/>
                <w:sz w:val="20"/>
              </w:rPr>
              <w:t>Sortable Fields</w:t>
            </w:r>
          </w:p>
        </w:tc>
        <w:tc>
          <w:tcPr>
            <w:tcW w:w="8013" w:type="dxa"/>
          </w:tcPr>
          <w:p w14:paraId="6F9266F6" w14:textId="0832C019" w:rsidR="00BE6190" w:rsidRPr="003E3B8B" w:rsidRDefault="00BE6190" w:rsidP="00D353F5">
            <w:pPr>
              <w:pStyle w:val="SOP2Bullet"/>
              <w:numPr>
                <w:ilvl w:val="0"/>
                <w:numId w:val="0"/>
              </w:numPr>
              <w:spacing w:before="0" w:after="0"/>
            </w:pPr>
            <w:r w:rsidRPr="003E3B8B">
              <w:t xml:space="preserve">  </w:t>
            </w:r>
            <w:r w:rsidR="00B84206" w:rsidRPr="003E3B8B">
              <w:t>User Group, Description</w:t>
            </w:r>
            <w:r w:rsidR="00F7357E" w:rsidRPr="003E3B8B">
              <w:t xml:space="preserve">, </w:t>
            </w:r>
            <w:r w:rsidR="00D33BEB">
              <w:t>Digital Work</w:t>
            </w:r>
            <w:r w:rsidR="00F7357E" w:rsidRPr="003E3B8B">
              <w:t xml:space="preserve"> App</w:t>
            </w:r>
          </w:p>
        </w:tc>
      </w:tr>
      <w:tr w:rsidR="00BE6190" w:rsidRPr="003E3B8B" w14:paraId="27493533" w14:textId="77777777" w:rsidTr="00D353F5">
        <w:trPr>
          <w:trHeight w:val="230"/>
        </w:trPr>
        <w:tc>
          <w:tcPr>
            <w:tcW w:w="2072" w:type="dxa"/>
          </w:tcPr>
          <w:p w14:paraId="2CF7AA3B" w14:textId="77777777" w:rsidR="00BE6190" w:rsidRPr="003E3B8B" w:rsidRDefault="00BE6190" w:rsidP="00D353F5">
            <w:pPr>
              <w:pStyle w:val="TableParagraph"/>
              <w:spacing w:line="210" w:lineRule="exact"/>
              <w:ind w:left="110"/>
              <w:rPr>
                <w:b/>
                <w:sz w:val="20"/>
              </w:rPr>
            </w:pPr>
            <w:r w:rsidRPr="003E3B8B">
              <w:rPr>
                <w:b/>
                <w:sz w:val="20"/>
              </w:rPr>
              <w:t>Sort Order</w:t>
            </w:r>
          </w:p>
        </w:tc>
        <w:tc>
          <w:tcPr>
            <w:tcW w:w="8013" w:type="dxa"/>
          </w:tcPr>
          <w:p w14:paraId="344A73CC" w14:textId="39109B45" w:rsidR="00BE6190" w:rsidRPr="003E3B8B" w:rsidRDefault="00BE6190" w:rsidP="00D353F5">
            <w:pPr>
              <w:pStyle w:val="SOP2Bullet"/>
              <w:numPr>
                <w:ilvl w:val="0"/>
                <w:numId w:val="0"/>
              </w:numPr>
              <w:spacing w:before="0" w:after="0"/>
            </w:pPr>
            <w:r w:rsidRPr="003E3B8B">
              <w:t xml:space="preserve">  </w:t>
            </w:r>
            <w:r w:rsidR="00B84206" w:rsidRPr="003E3B8B">
              <w:t>User Group</w:t>
            </w:r>
            <w:r w:rsidRPr="003E3B8B">
              <w:t xml:space="preserve"> (Ascending)</w:t>
            </w:r>
          </w:p>
        </w:tc>
      </w:tr>
    </w:tbl>
    <w:p w14:paraId="5FED0F83" w14:textId="1EE1DE82" w:rsidR="00BE6190" w:rsidRPr="003E3B8B" w:rsidRDefault="00BE6190">
      <w:pPr>
        <w:pStyle w:val="BodyText"/>
        <w:spacing w:before="3"/>
        <w:rPr>
          <w:b/>
          <w:sz w:val="30"/>
        </w:rPr>
      </w:pPr>
    </w:p>
    <w:p w14:paraId="5A21DC92" w14:textId="0B722773" w:rsidR="00AC0F1E" w:rsidRPr="00343D71" w:rsidRDefault="006F449C" w:rsidP="00AC0F1E">
      <w:pPr>
        <w:pStyle w:val="Heading1"/>
        <w:numPr>
          <w:ilvl w:val="1"/>
          <w:numId w:val="3"/>
        </w:numPr>
        <w:tabs>
          <w:tab w:val="left" w:pos="1005"/>
        </w:tabs>
        <w:spacing w:before="93"/>
        <w:jc w:val="left"/>
        <w:rPr>
          <w:color w:val="B5121B"/>
        </w:rPr>
      </w:pPr>
      <w:r w:rsidRPr="00343D71">
        <w:rPr>
          <w:color w:val="B5121B"/>
        </w:rPr>
        <w:t>Available Group</w:t>
      </w:r>
      <w:r w:rsidR="002D109D" w:rsidRPr="00343D71">
        <w:rPr>
          <w:color w:val="B5121B"/>
        </w:rPr>
        <w:t>(s) (List Box)</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8013"/>
      </w:tblGrid>
      <w:tr w:rsidR="00BC0D10" w:rsidRPr="003E3B8B" w14:paraId="2714F430" w14:textId="77777777" w:rsidTr="00EB67CA">
        <w:trPr>
          <w:trHeight w:val="230"/>
        </w:trPr>
        <w:tc>
          <w:tcPr>
            <w:tcW w:w="2072" w:type="dxa"/>
          </w:tcPr>
          <w:p w14:paraId="36962AEA" w14:textId="77777777" w:rsidR="00BC0D10" w:rsidRPr="003E3B8B" w:rsidRDefault="00BC0D10" w:rsidP="00BC0D10">
            <w:pPr>
              <w:pStyle w:val="TableParagraph"/>
              <w:spacing w:line="210" w:lineRule="exact"/>
              <w:ind w:left="110"/>
              <w:rPr>
                <w:b/>
                <w:sz w:val="20"/>
              </w:rPr>
            </w:pPr>
            <w:r w:rsidRPr="003E3B8B">
              <w:rPr>
                <w:b/>
                <w:sz w:val="20"/>
              </w:rPr>
              <w:t>List of Fields</w:t>
            </w:r>
          </w:p>
        </w:tc>
        <w:tc>
          <w:tcPr>
            <w:tcW w:w="8013" w:type="dxa"/>
          </w:tcPr>
          <w:p w14:paraId="39F92BE0" w14:textId="0CADB27C" w:rsidR="00BC0D10" w:rsidRPr="003E3B8B" w:rsidRDefault="00BC0D10" w:rsidP="00BC0D10">
            <w:pPr>
              <w:pStyle w:val="SOP2Bullet"/>
              <w:numPr>
                <w:ilvl w:val="0"/>
                <w:numId w:val="0"/>
              </w:numPr>
              <w:spacing w:before="0" w:after="0"/>
            </w:pPr>
            <w:r w:rsidRPr="003E3B8B">
              <w:t xml:space="preserve">  User Group</w:t>
            </w:r>
          </w:p>
        </w:tc>
      </w:tr>
      <w:tr w:rsidR="00BC0D10" w:rsidRPr="003E3B8B" w14:paraId="3F424B10" w14:textId="77777777" w:rsidTr="00EB67CA">
        <w:trPr>
          <w:trHeight w:val="230"/>
        </w:trPr>
        <w:tc>
          <w:tcPr>
            <w:tcW w:w="2072" w:type="dxa"/>
          </w:tcPr>
          <w:p w14:paraId="69E897AC" w14:textId="77777777" w:rsidR="00BC0D10" w:rsidRPr="003E3B8B" w:rsidRDefault="00BC0D10" w:rsidP="00BC0D10">
            <w:pPr>
              <w:pStyle w:val="TableParagraph"/>
              <w:spacing w:line="210" w:lineRule="exact"/>
              <w:ind w:left="110"/>
              <w:rPr>
                <w:b/>
                <w:sz w:val="20"/>
              </w:rPr>
            </w:pPr>
            <w:r w:rsidRPr="003E3B8B">
              <w:rPr>
                <w:b/>
                <w:sz w:val="20"/>
              </w:rPr>
              <w:t>Default Dataspy</w:t>
            </w:r>
          </w:p>
        </w:tc>
        <w:tc>
          <w:tcPr>
            <w:tcW w:w="8013" w:type="dxa"/>
          </w:tcPr>
          <w:p w14:paraId="1B0F9134" w14:textId="3BA5F2EE" w:rsidR="00BC0D10" w:rsidRPr="003E3B8B" w:rsidRDefault="00BC0D10" w:rsidP="00BC0D10">
            <w:pPr>
              <w:pStyle w:val="SOP2Bullet"/>
              <w:numPr>
                <w:ilvl w:val="0"/>
                <w:numId w:val="0"/>
              </w:numPr>
              <w:spacing w:before="0" w:after="0"/>
            </w:pPr>
            <w:r w:rsidRPr="003E3B8B">
              <w:t xml:space="preserve">  User Group</w:t>
            </w:r>
          </w:p>
        </w:tc>
      </w:tr>
      <w:tr w:rsidR="00AC0F1E" w:rsidRPr="003E3B8B" w14:paraId="43506586" w14:textId="77777777" w:rsidTr="00EB67CA">
        <w:trPr>
          <w:trHeight w:val="230"/>
        </w:trPr>
        <w:tc>
          <w:tcPr>
            <w:tcW w:w="2072" w:type="dxa"/>
          </w:tcPr>
          <w:p w14:paraId="6D46701D" w14:textId="77777777" w:rsidR="00AC0F1E" w:rsidRPr="003E3B8B" w:rsidRDefault="00AC0F1E" w:rsidP="00EB67CA">
            <w:pPr>
              <w:pStyle w:val="TableParagraph"/>
              <w:spacing w:line="210" w:lineRule="exact"/>
              <w:ind w:left="110"/>
              <w:rPr>
                <w:b/>
                <w:sz w:val="20"/>
              </w:rPr>
            </w:pPr>
            <w:r w:rsidRPr="003E3B8B">
              <w:rPr>
                <w:b/>
                <w:sz w:val="20"/>
              </w:rPr>
              <w:t>Conditions</w:t>
            </w:r>
          </w:p>
        </w:tc>
        <w:tc>
          <w:tcPr>
            <w:tcW w:w="8013" w:type="dxa"/>
          </w:tcPr>
          <w:p w14:paraId="1F4680EE" w14:textId="74E15716" w:rsidR="002E7216" w:rsidRPr="002E7216" w:rsidRDefault="002E7216" w:rsidP="00DB0F95">
            <w:pPr>
              <w:pStyle w:val="SOP2Bullet"/>
              <w:numPr>
                <w:ilvl w:val="0"/>
                <w:numId w:val="0"/>
              </w:numPr>
              <w:spacing w:before="0" w:after="0"/>
            </w:pPr>
            <w:r w:rsidRPr="002E7216">
              <w:t xml:space="preserve">The system will </w:t>
            </w:r>
            <w:r w:rsidRPr="00DB0F95">
              <w:t>exclude</w:t>
            </w:r>
            <w:r w:rsidRPr="002E7216">
              <w:t xml:space="preserve"> the following user groups:</w:t>
            </w:r>
          </w:p>
          <w:p w14:paraId="6ECCE474" w14:textId="77777777" w:rsidR="002E7216" w:rsidRPr="002E7216" w:rsidRDefault="002E7216" w:rsidP="002E7216">
            <w:pPr>
              <w:pStyle w:val="SOP2Bullet"/>
              <w:numPr>
                <w:ilvl w:val="0"/>
                <w:numId w:val="26"/>
              </w:numPr>
              <w:spacing w:before="0" w:after="0"/>
            </w:pPr>
            <w:r w:rsidRPr="00DB0F95">
              <w:t>CUSTOMCREATE</w:t>
            </w:r>
          </w:p>
          <w:p w14:paraId="4565269C" w14:textId="3FDD8FD8" w:rsidR="002E7216" w:rsidRPr="002E7216" w:rsidRDefault="002E7216" w:rsidP="002E7216">
            <w:pPr>
              <w:pStyle w:val="SOP2Bullet"/>
              <w:numPr>
                <w:ilvl w:val="0"/>
                <w:numId w:val="26"/>
              </w:numPr>
              <w:spacing w:before="0" w:after="0"/>
            </w:pPr>
            <w:r w:rsidRPr="002E7216">
              <w:t xml:space="preserve">Any user group designated as </w:t>
            </w:r>
            <w:r w:rsidR="00F70F2E">
              <w:t>‘</w:t>
            </w:r>
            <w:r w:rsidRPr="00DB0F95">
              <w:t>Driver Inspection</w:t>
            </w:r>
            <w:r w:rsidR="00F70F2E">
              <w:t>’</w:t>
            </w:r>
            <w:r w:rsidRPr="002E7216">
              <w:t xml:space="preserve"> in the Digital Work App field</w:t>
            </w:r>
          </w:p>
          <w:p w14:paraId="16ECE828" w14:textId="77777777" w:rsidR="002E7216" w:rsidRDefault="002E7216" w:rsidP="002E7216">
            <w:pPr>
              <w:pStyle w:val="SOP2Bullet"/>
              <w:numPr>
                <w:ilvl w:val="0"/>
                <w:numId w:val="0"/>
              </w:numPr>
              <w:spacing w:before="0" w:after="0"/>
            </w:pPr>
          </w:p>
          <w:p w14:paraId="5486FADF" w14:textId="7AD6A10A" w:rsidR="002E7216" w:rsidRPr="002E7216" w:rsidRDefault="002E7216" w:rsidP="00DB0F95">
            <w:pPr>
              <w:pStyle w:val="SOP2Bullet"/>
              <w:numPr>
                <w:ilvl w:val="0"/>
                <w:numId w:val="0"/>
              </w:numPr>
              <w:spacing w:before="0" w:after="0"/>
            </w:pPr>
            <w:r w:rsidRPr="002E7216">
              <w:t xml:space="preserve">For each displayed user group, the system will show the </w:t>
            </w:r>
            <w:r w:rsidRPr="00DB0F95">
              <w:t>Digital Work App</w:t>
            </w:r>
            <w:r w:rsidRPr="002E7216">
              <w:t xml:space="preserve"> value.</w:t>
            </w:r>
          </w:p>
          <w:p w14:paraId="6352CA34" w14:textId="77777777" w:rsidR="002E7216" w:rsidRDefault="002E7216" w:rsidP="002E7216">
            <w:pPr>
              <w:pStyle w:val="SOP2Bullet"/>
              <w:numPr>
                <w:ilvl w:val="0"/>
                <w:numId w:val="0"/>
              </w:numPr>
              <w:spacing w:before="0" w:after="0"/>
            </w:pPr>
          </w:p>
          <w:p w14:paraId="595332CC" w14:textId="0B6075E4" w:rsidR="002E7216" w:rsidRPr="002E7216" w:rsidRDefault="002E7216" w:rsidP="00DB0F95">
            <w:pPr>
              <w:pStyle w:val="SOP2Bullet"/>
              <w:numPr>
                <w:ilvl w:val="0"/>
                <w:numId w:val="0"/>
              </w:numPr>
              <w:spacing w:before="0" w:after="0"/>
            </w:pPr>
            <w:r w:rsidRPr="002E7216">
              <w:t xml:space="preserve">If the </w:t>
            </w:r>
            <w:r w:rsidRPr="00DB0F95">
              <w:t>Digital Work App</w:t>
            </w:r>
            <w:r w:rsidRPr="002E7216">
              <w:t xml:space="preserve"> value is </w:t>
            </w:r>
            <w:r w:rsidRPr="00DB0F95">
              <w:t>NULL</w:t>
            </w:r>
            <w:r w:rsidRPr="002E7216">
              <w:t xml:space="preserve">, the system will display </w:t>
            </w:r>
            <w:r w:rsidR="00F70F2E">
              <w:t>‘</w:t>
            </w:r>
            <w:r w:rsidRPr="00DB0F95">
              <w:t>Field Work</w:t>
            </w:r>
            <w:r w:rsidR="00F70F2E">
              <w:t>’</w:t>
            </w:r>
            <w:r w:rsidRPr="002E7216">
              <w:t xml:space="preserve"> by default.</w:t>
            </w:r>
          </w:p>
          <w:p w14:paraId="5DEC0A34" w14:textId="77777777" w:rsidR="00AC0F1E" w:rsidRPr="003E3B8B" w:rsidRDefault="00AC0F1E" w:rsidP="00EB67CA">
            <w:pPr>
              <w:rPr>
                <w:rFonts w:eastAsia="Times New Roman"/>
                <w:strike/>
                <w:sz w:val="20"/>
                <w:szCs w:val="20"/>
                <w:lang w:bidi="ar-SA"/>
              </w:rPr>
            </w:pPr>
          </w:p>
        </w:tc>
      </w:tr>
      <w:tr w:rsidR="00BF7CFA" w:rsidRPr="003E3B8B" w14:paraId="39A67897" w14:textId="77777777" w:rsidTr="00EB67CA">
        <w:trPr>
          <w:trHeight w:val="460"/>
        </w:trPr>
        <w:tc>
          <w:tcPr>
            <w:tcW w:w="2072" w:type="dxa"/>
          </w:tcPr>
          <w:p w14:paraId="7E53B073" w14:textId="77777777" w:rsidR="00BF7CFA" w:rsidRPr="003E3B8B" w:rsidRDefault="00BF7CFA" w:rsidP="00BF7CFA">
            <w:pPr>
              <w:pStyle w:val="TableParagraph"/>
              <w:spacing w:line="227" w:lineRule="exact"/>
              <w:ind w:left="110"/>
              <w:rPr>
                <w:b/>
                <w:sz w:val="20"/>
              </w:rPr>
            </w:pPr>
            <w:r w:rsidRPr="003E3B8B">
              <w:rPr>
                <w:b/>
                <w:sz w:val="20"/>
              </w:rPr>
              <w:t>Filterable Fields</w:t>
            </w:r>
          </w:p>
        </w:tc>
        <w:tc>
          <w:tcPr>
            <w:tcW w:w="8013" w:type="dxa"/>
          </w:tcPr>
          <w:p w14:paraId="6BA525C2" w14:textId="56E0D2F1" w:rsidR="00BF7CFA" w:rsidRPr="003E3B8B" w:rsidRDefault="00BF7CFA" w:rsidP="00BF7CFA">
            <w:pPr>
              <w:pStyle w:val="SOP2Bullet"/>
              <w:numPr>
                <w:ilvl w:val="0"/>
                <w:numId w:val="0"/>
              </w:numPr>
              <w:spacing w:before="0" w:after="0"/>
            </w:pPr>
          </w:p>
        </w:tc>
      </w:tr>
      <w:tr w:rsidR="00BF7CFA" w:rsidRPr="003E3B8B" w14:paraId="43DFC9E1" w14:textId="77777777" w:rsidTr="00EB67CA">
        <w:trPr>
          <w:trHeight w:val="227"/>
        </w:trPr>
        <w:tc>
          <w:tcPr>
            <w:tcW w:w="2072" w:type="dxa"/>
          </w:tcPr>
          <w:p w14:paraId="426D0F19" w14:textId="77777777" w:rsidR="00BF7CFA" w:rsidRPr="003E3B8B" w:rsidRDefault="00BF7CFA" w:rsidP="00BF7CFA">
            <w:pPr>
              <w:pStyle w:val="TableParagraph"/>
              <w:spacing w:line="207" w:lineRule="exact"/>
              <w:ind w:left="110"/>
              <w:rPr>
                <w:b/>
                <w:sz w:val="20"/>
              </w:rPr>
            </w:pPr>
            <w:r w:rsidRPr="003E3B8B">
              <w:rPr>
                <w:b/>
                <w:sz w:val="20"/>
              </w:rPr>
              <w:t>Sortable Fields</w:t>
            </w:r>
          </w:p>
        </w:tc>
        <w:tc>
          <w:tcPr>
            <w:tcW w:w="8013" w:type="dxa"/>
          </w:tcPr>
          <w:p w14:paraId="6CE90E8B" w14:textId="49FBB864" w:rsidR="00BF7CFA" w:rsidRPr="003E3B8B" w:rsidRDefault="00BF7CFA" w:rsidP="00BF7CFA">
            <w:pPr>
              <w:pStyle w:val="SOP2Bullet"/>
              <w:numPr>
                <w:ilvl w:val="0"/>
                <w:numId w:val="0"/>
              </w:numPr>
              <w:spacing w:before="0" w:after="0"/>
            </w:pPr>
          </w:p>
        </w:tc>
      </w:tr>
      <w:tr w:rsidR="00BF7CFA" w:rsidRPr="003E3B8B" w14:paraId="3826DA2D" w14:textId="77777777" w:rsidTr="00EB67CA">
        <w:trPr>
          <w:trHeight w:val="230"/>
        </w:trPr>
        <w:tc>
          <w:tcPr>
            <w:tcW w:w="2072" w:type="dxa"/>
          </w:tcPr>
          <w:p w14:paraId="7B509F6A" w14:textId="77777777" w:rsidR="00BF7CFA" w:rsidRPr="003E3B8B" w:rsidRDefault="00BF7CFA" w:rsidP="00BF7CFA">
            <w:pPr>
              <w:pStyle w:val="TableParagraph"/>
              <w:spacing w:line="210" w:lineRule="exact"/>
              <w:ind w:left="110"/>
              <w:rPr>
                <w:b/>
                <w:sz w:val="20"/>
              </w:rPr>
            </w:pPr>
            <w:r w:rsidRPr="003E3B8B">
              <w:rPr>
                <w:b/>
                <w:sz w:val="20"/>
              </w:rPr>
              <w:t>Sort Order</w:t>
            </w:r>
          </w:p>
        </w:tc>
        <w:tc>
          <w:tcPr>
            <w:tcW w:w="8013" w:type="dxa"/>
          </w:tcPr>
          <w:p w14:paraId="5F00AE2D" w14:textId="49EAEE95" w:rsidR="00BF7CFA" w:rsidRPr="003E3B8B" w:rsidRDefault="00BF7CFA" w:rsidP="00BF7CFA">
            <w:pPr>
              <w:pStyle w:val="SOP2Bullet"/>
              <w:numPr>
                <w:ilvl w:val="0"/>
                <w:numId w:val="0"/>
              </w:numPr>
              <w:spacing w:before="0" w:after="0"/>
            </w:pPr>
            <w:r w:rsidRPr="003E3B8B">
              <w:t xml:space="preserve">  User Group</w:t>
            </w:r>
          </w:p>
        </w:tc>
      </w:tr>
    </w:tbl>
    <w:p w14:paraId="370ADB91" w14:textId="77777777" w:rsidR="00AC0F1E" w:rsidRPr="003E3B8B" w:rsidRDefault="00AC0F1E" w:rsidP="003E3B8B">
      <w:pPr>
        <w:pStyle w:val="Heading1"/>
        <w:tabs>
          <w:tab w:val="left" w:pos="1005"/>
        </w:tabs>
        <w:spacing w:before="93"/>
        <w:ind w:left="1004" w:firstLine="0"/>
        <w:rPr>
          <w:b w:val="0"/>
          <w:color w:val="B5121B"/>
        </w:rPr>
      </w:pPr>
    </w:p>
    <w:p w14:paraId="5D9550D2" w14:textId="3DE0669C" w:rsidR="000F4F82" w:rsidRPr="003E3B8B" w:rsidRDefault="003A2056" w:rsidP="003E3B8B">
      <w:pPr>
        <w:pStyle w:val="Heading1"/>
        <w:numPr>
          <w:ilvl w:val="1"/>
          <w:numId w:val="3"/>
        </w:numPr>
        <w:tabs>
          <w:tab w:val="left" w:pos="1005"/>
        </w:tabs>
        <w:spacing w:before="93"/>
        <w:jc w:val="left"/>
        <w:rPr>
          <w:b w:val="0"/>
          <w:color w:val="B5121B"/>
        </w:rPr>
      </w:pPr>
      <w:r>
        <w:rPr>
          <w:color w:val="B5121B"/>
        </w:rPr>
        <w:t>Screen</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8013"/>
      </w:tblGrid>
      <w:tr w:rsidR="000F4F82" w:rsidRPr="003E3B8B" w14:paraId="20636C79" w14:textId="77777777" w:rsidTr="00EB67CA">
        <w:trPr>
          <w:trHeight w:val="230"/>
        </w:trPr>
        <w:tc>
          <w:tcPr>
            <w:tcW w:w="2072" w:type="dxa"/>
          </w:tcPr>
          <w:p w14:paraId="117A13D5" w14:textId="77777777" w:rsidR="000F4F82" w:rsidRPr="003E3B8B" w:rsidRDefault="000F4F82" w:rsidP="00EB67CA">
            <w:pPr>
              <w:pStyle w:val="TableParagraph"/>
              <w:spacing w:line="210" w:lineRule="exact"/>
              <w:ind w:left="110"/>
              <w:rPr>
                <w:b/>
                <w:sz w:val="20"/>
              </w:rPr>
            </w:pPr>
            <w:r w:rsidRPr="003E3B8B">
              <w:rPr>
                <w:b/>
                <w:sz w:val="20"/>
              </w:rPr>
              <w:lastRenderedPageBreak/>
              <w:t>List of Fields</w:t>
            </w:r>
          </w:p>
        </w:tc>
        <w:tc>
          <w:tcPr>
            <w:tcW w:w="8013" w:type="dxa"/>
          </w:tcPr>
          <w:p w14:paraId="13578A5A" w14:textId="3389EFBB" w:rsidR="000F4F82" w:rsidRPr="003E3B8B" w:rsidRDefault="000F4F82" w:rsidP="00EB67CA">
            <w:pPr>
              <w:pStyle w:val="SOP2Bullet"/>
              <w:numPr>
                <w:ilvl w:val="0"/>
                <w:numId w:val="0"/>
              </w:numPr>
              <w:spacing w:before="0" w:after="0"/>
            </w:pPr>
            <w:r w:rsidRPr="003E3B8B">
              <w:t xml:space="preserve">  </w:t>
            </w:r>
            <w:r w:rsidR="00FD4ACC" w:rsidRPr="003E3B8B">
              <w:t>Screen, Description</w:t>
            </w:r>
            <w:r w:rsidR="00B258AC" w:rsidRPr="003E3B8B">
              <w:rPr>
                <w:rStyle w:val="SOP1TextChar"/>
                <w:bCs/>
                <w:i/>
                <w:color w:val="0000FF"/>
              </w:rPr>
              <w:t xml:space="preserve"> </w:t>
            </w:r>
          </w:p>
        </w:tc>
      </w:tr>
      <w:tr w:rsidR="000F4F82" w:rsidRPr="003E3B8B" w14:paraId="60362DA1" w14:textId="77777777" w:rsidTr="00EB67CA">
        <w:trPr>
          <w:trHeight w:val="230"/>
        </w:trPr>
        <w:tc>
          <w:tcPr>
            <w:tcW w:w="2072" w:type="dxa"/>
          </w:tcPr>
          <w:p w14:paraId="21452644" w14:textId="77777777" w:rsidR="000F4F82" w:rsidRPr="003E3B8B" w:rsidRDefault="000F4F82" w:rsidP="00EB67CA">
            <w:pPr>
              <w:pStyle w:val="TableParagraph"/>
              <w:spacing w:line="210" w:lineRule="exact"/>
              <w:ind w:left="110"/>
              <w:rPr>
                <w:b/>
                <w:sz w:val="20"/>
              </w:rPr>
            </w:pPr>
            <w:r w:rsidRPr="003E3B8B">
              <w:rPr>
                <w:b/>
                <w:sz w:val="20"/>
              </w:rPr>
              <w:t>Default Dataspy</w:t>
            </w:r>
          </w:p>
        </w:tc>
        <w:tc>
          <w:tcPr>
            <w:tcW w:w="8013" w:type="dxa"/>
          </w:tcPr>
          <w:p w14:paraId="74D9BD0A" w14:textId="1B1A5319" w:rsidR="000F4F82" w:rsidRPr="003E3B8B" w:rsidRDefault="000F4F82" w:rsidP="00EB67CA">
            <w:pPr>
              <w:pStyle w:val="SOP2Bullet"/>
              <w:numPr>
                <w:ilvl w:val="0"/>
                <w:numId w:val="0"/>
              </w:numPr>
              <w:spacing w:before="0" w:after="0"/>
            </w:pPr>
            <w:r w:rsidRPr="003E3B8B">
              <w:t xml:space="preserve">  </w:t>
            </w:r>
            <w:r w:rsidR="00FD4ACC" w:rsidRPr="003E3B8B">
              <w:t>Screen, Description</w:t>
            </w:r>
          </w:p>
        </w:tc>
      </w:tr>
      <w:tr w:rsidR="000F4F82" w:rsidRPr="003E3B8B" w14:paraId="383BE73A" w14:textId="77777777" w:rsidTr="00EB67CA">
        <w:trPr>
          <w:trHeight w:val="230"/>
        </w:trPr>
        <w:tc>
          <w:tcPr>
            <w:tcW w:w="2072" w:type="dxa"/>
          </w:tcPr>
          <w:p w14:paraId="19816337" w14:textId="77777777" w:rsidR="000F4F82" w:rsidRPr="003E3B8B" w:rsidRDefault="000F4F82" w:rsidP="00EB67CA">
            <w:pPr>
              <w:pStyle w:val="TableParagraph"/>
              <w:spacing w:line="210" w:lineRule="exact"/>
              <w:ind w:left="110"/>
              <w:rPr>
                <w:b/>
                <w:sz w:val="20"/>
              </w:rPr>
            </w:pPr>
            <w:r w:rsidRPr="003E3B8B">
              <w:rPr>
                <w:b/>
                <w:sz w:val="20"/>
              </w:rPr>
              <w:t>Conditions</w:t>
            </w:r>
          </w:p>
        </w:tc>
        <w:tc>
          <w:tcPr>
            <w:tcW w:w="8013" w:type="dxa"/>
          </w:tcPr>
          <w:p w14:paraId="7E6BD72E" w14:textId="533531E2" w:rsidR="00A70E99" w:rsidRPr="003E3B8B" w:rsidRDefault="00A70E99" w:rsidP="003E3B8B">
            <w:pPr>
              <w:pStyle w:val="ListParagraph"/>
              <w:widowControl/>
              <w:autoSpaceDE/>
              <w:autoSpaceDN/>
              <w:ind w:left="56" w:firstLine="0"/>
              <w:rPr>
                <w:sz w:val="20"/>
                <w:szCs w:val="20"/>
              </w:rPr>
            </w:pPr>
            <w:r w:rsidRPr="003E3B8B">
              <w:rPr>
                <w:sz w:val="20"/>
                <w:szCs w:val="20"/>
              </w:rPr>
              <w:t xml:space="preserve">Show all screens which </w:t>
            </w:r>
            <w:r w:rsidR="008765BB" w:rsidRPr="003E3B8B">
              <w:rPr>
                <w:sz w:val="20"/>
                <w:szCs w:val="20"/>
              </w:rPr>
              <w:t>are available for DUX, which can be screen designed</w:t>
            </w:r>
            <w:r w:rsidR="00B32854" w:rsidRPr="003E3B8B">
              <w:rPr>
                <w:sz w:val="20"/>
                <w:szCs w:val="20"/>
              </w:rPr>
              <w:t>, based on the value of the ‘</w:t>
            </w:r>
            <w:r w:rsidR="00D33BEB">
              <w:rPr>
                <w:sz w:val="20"/>
                <w:szCs w:val="20"/>
              </w:rPr>
              <w:t>Digital Work</w:t>
            </w:r>
            <w:r w:rsidR="00B32854" w:rsidRPr="003E3B8B">
              <w:rPr>
                <w:sz w:val="20"/>
                <w:szCs w:val="20"/>
              </w:rPr>
              <w:t xml:space="preserve"> App’ field: </w:t>
            </w:r>
          </w:p>
          <w:p w14:paraId="46402AFA" w14:textId="77777777" w:rsidR="00E628E5" w:rsidRPr="003E3B8B" w:rsidRDefault="00E628E5" w:rsidP="003E3B8B">
            <w:pPr>
              <w:pStyle w:val="SOP2Bullet"/>
              <w:numPr>
                <w:ilvl w:val="0"/>
                <w:numId w:val="0"/>
              </w:numPr>
              <w:spacing w:before="0" w:after="0"/>
              <w:ind w:left="59" w:firstLine="23"/>
            </w:pPr>
          </w:p>
          <w:p w14:paraId="73C25AB6" w14:textId="05A083D2" w:rsidR="00E628E5" w:rsidRPr="003E3B8B" w:rsidRDefault="00E628E5" w:rsidP="00E413C3">
            <w:pPr>
              <w:pStyle w:val="SOP2Bullet"/>
              <w:numPr>
                <w:ilvl w:val="0"/>
                <w:numId w:val="19"/>
              </w:numPr>
              <w:spacing w:before="0" w:after="0"/>
              <w:rPr>
                <w:bCs/>
              </w:rPr>
            </w:pPr>
            <w:r w:rsidRPr="003E3B8B">
              <w:rPr>
                <w:bCs/>
              </w:rPr>
              <w:t>Show screens based on the</w:t>
            </w:r>
            <w:r w:rsidR="00AA13C0" w:rsidRPr="003E3B8B">
              <w:rPr>
                <w:bCs/>
              </w:rPr>
              <w:t xml:space="preserve"> ‘Copy from Group’ field. </w:t>
            </w:r>
            <w:r w:rsidR="00B20005" w:rsidRPr="003E3B8B">
              <w:rPr>
                <w:bCs/>
              </w:rPr>
              <w:t xml:space="preserve">This means, looking at </w:t>
            </w:r>
            <w:r w:rsidR="00D33BEB" w:rsidRPr="003E3B8B">
              <w:rPr>
                <w:bCs/>
              </w:rPr>
              <w:t>the value</w:t>
            </w:r>
            <w:r w:rsidRPr="003E3B8B">
              <w:rPr>
                <w:bCs/>
              </w:rPr>
              <w:t xml:space="preserve"> of the </w:t>
            </w:r>
            <w:r w:rsidR="00D33BEB">
              <w:rPr>
                <w:bCs/>
              </w:rPr>
              <w:t>Digital Work</w:t>
            </w:r>
            <w:r w:rsidRPr="003E3B8B">
              <w:rPr>
                <w:bCs/>
              </w:rPr>
              <w:t xml:space="preserve"> App field, on the user group screen. </w:t>
            </w:r>
          </w:p>
          <w:p w14:paraId="363179DA" w14:textId="2865F04F" w:rsidR="00AE22FF" w:rsidRDefault="00450C0A" w:rsidP="0098151A">
            <w:pPr>
              <w:pStyle w:val="SOP2Bullet"/>
              <w:numPr>
                <w:ilvl w:val="0"/>
                <w:numId w:val="19"/>
              </w:numPr>
              <w:spacing w:before="0" w:after="0"/>
              <w:rPr>
                <w:bCs/>
              </w:rPr>
            </w:pPr>
            <w:r w:rsidRPr="003E3B8B">
              <w:rPr>
                <w:bCs/>
              </w:rPr>
              <w:t xml:space="preserve">If the value of the </w:t>
            </w:r>
            <w:r w:rsidR="00D33BEB">
              <w:rPr>
                <w:bCs/>
              </w:rPr>
              <w:t>Digital Work</w:t>
            </w:r>
            <w:r w:rsidRPr="003E3B8B">
              <w:rPr>
                <w:bCs/>
              </w:rPr>
              <w:t xml:space="preserve"> App field is NULL, then show all</w:t>
            </w:r>
            <w:r w:rsidR="00F15287">
              <w:rPr>
                <w:bCs/>
              </w:rPr>
              <w:t xml:space="preserve"> ‘Field Work</w:t>
            </w:r>
            <w:r w:rsidRPr="003E3B8B">
              <w:rPr>
                <w:bCs/>
              </w:rPr>
              <w:t xml:space="preserve"> screens </w:t>
            </w:r>
          </w:p>
          <w:p w14:paraId="367C8A92" w14:textId="77777777" w:rsidR="00F15287" w:rsidRDefault="00F15287" w:rsidP="0098151A">
            <w:pPr>
              <w:pStyle w:val="SOP2Bullet"/>
              <w:numPr>
                <w:ilvl w:val="0"/>
                <w:numId w:val="0"/>
              </w:numPr>
              <w:spacing w:before="0" w:after="0"/>
              <w:ind w:left="1224" w:hanging="360"/>
              <w:rPr>
                <w:bCs/>
              </w:rPr>
            </w:pPr>
          </w:p>
          <w:p w14:paraId="7DA40853" w14:textId="77777777" w:rsidR="00F15287" w:rsidRPr="003E3B8B" w:rsidRDefault="00F15287" w:rsidP="00DC16F9">
            <w:pPr>
              <w:pStyle w:val="SOP2Bullet"/>
              <w:numPr>
                <w:ilvl w:val="0"/>
                <w:numId w:val="0"/>
              </w:numPr>
              <w:spacing w:before="0" w:after="0"/>
              <w:ind w:left="779"/>
              <w:rPr>
                <w:bCs/>
              </w:rPr>
            </w:pPr>
            <w:r w:rsidRPr="003E3B8B">
              <w:rPr>
                <w:bCs/>
              </w:rPr>
              <w:t xml:space="preserve">See </w:t>
            </w:r>
            <w:r>
              <w:rPr>
                <w:rStyle w:val="SOP1TextChar"/>
                <w:i/>
                <w:color w:val="0000FF"/>
              </w:rPr>
              <w:t xml:space="preserve">Digital Work </w:t>
            </w:r>
            <w:r w:rsidRPr="003E3B8B">
              <w:rPr>
                <w:rStyle w:val="SOP1TextChar"/>
                <w:i/>
                <w:color w:val="0000FF"/>
              </w:rPr>
              <w:t xml:space="preserve">Menus for User Groups </w:t>
            </w:r>
            <w:r w:rsidRPr="003E3B8B">
              <w:rPr>
                <w:bCs/>
              </w:rPr>
              <w:t xml:space="preserve">Grid Definition for the list of screens based on the value of the </w:t>
            </w:r>
            <w:r>
              <w:rPr>
                <w:bCs/>
              </w:rPr>
              <w:t>Digital Work</w:t>
            </w:r>
            <w:r w:rsidRPr="003E3B8B">
              <w:rPr>
                <w:bCs/>
              </w:rPr>
              <w:t xml:space="preserve"> app selected</w:t>
            </w:r>
            <w:r>
              <w:rPr>
                <w:bCs/>
              </w:rPr>
              <w:t>.</w:t>
            </w:r>
          </w:p>
          <w:p w14:paraId="78DFAEA5" w14:textId="77777777" w:rsidR="000F4F82" w:rsidRPr="003E3B8B" w:rsidRDefault="000F4F82" w:rsidP="009B3D01">
            <w:pPr>
              <w:pStyle w:val="SOP2Bullet"/>
              <w:numPr>
                <w:ilvl w:val="0"/>
                <w:numId w:val="0"/>
              </w:numPr>
              <w:spacing w:before="0" w:after="0"/>
              <w:ind w:left="779"/>
            </w:pPr>
          </w:p>
        </w:tc>
      </w:tr>
      <w:tr w:rsidR="00B258AC" w:rsidRPr="003E3B8B" w14:paraId="64FB8C57" w14:textId="77777777" w:rsidTr="00EB67CA">
        <w:trPr>
          <w:trHeight w:val="460"/>
        </w:trPr>
        <w:tc>
          <w:tcPr>
            <w:tcW w:w="2072" w:type="dxa"/>
          </w:tcPr>
          <w:p w14:paraId="6D227C80" w14:textId="77777777" w:rsidR="00B258AC" w:rsidRPr="003E3B8B" w:rsidRDefault="00B258AC" w:rsidP="00B258AC">
            <w:pPr>
              <w:pStyle w:val="TableParagraph"/>
              <w:spacing w:line="227" w:lineRule="exact"/>
              <w:ind w:left="110"/>
              <w:rPr>
                <w:b/>
                <w:sz w:val="20"/>
              </w:rPr>
            </w:pPr>
            <w:r w:rsidRPr="003E3B8B">
              <w:rPr>
                <w:b/>
                <w:sz w:val="20"/>
              </w:rPr>
              <w:t>Filterable Fields</w:t>
            </w:r>
          </w:p>
        </w:tc>
        <w:tc>
          <w:tcPr>
            <w:tcW w:w="8013" w:type="dxa"/>
          </w:tcPr>
          <w:p w14:paraId="5F0F31EF" w14:textId="10FA853D" w:rsidR="00B258AC" w:rsidRPr="003E3B8B" w:rsidRDefault="00FD4ACC" w:rsidP="00B258AC">
            <w:pPr>
              <w:pStyle w:val="SOP2Bullet"/>
              <w:numPr>
                <w:ilvl w:val="0"/>
                <w:numId w:val="0"/>
              </w:numPr>
              <w:spacing w:before="0" w:after="0"/>
            </w:pPr>
            <w:r w:rsidRPr="003E3B8B">
              <w:t xml:space="preserve"> Screen, Description</w:t>
            </w:r>
          </w:p>
        </w:tc>
      </w:tr>
      <w:tr w:rsidR="00B258AC" w:rsidRPr="003E3B8B" w14:paraId="6BF7D9E2" w14:textId="77777777" w:rsidTr="00EB67CA">
        <w:trPr>
          <w:trHeight w:val="227"/>
        </w:trPr>
        <w:tc>
          <w:tcPr>
            <w:tcW w:w="2072" w:type="dxa"/>
          </w:tcPr>
          <w:p w14:paraId="2143E2BD" w14:textId="77777777" w:rsidR="00B258AC" w:rsidRPr="003E3B8B" w:rsidRDefault="00B258AC" w:rsidP="00B258AC">
            <w:pPr>
              <w:pStyle w:val="TableParagraph"/>
              <w:spacing w:line="207" w:lineRule="exact"/>
              <w:ind w:left="110"/>
              <w:rPr>
                <w:b/>
                <w:sz w:val="20"/>
              </w:rPr>
            </w:pPr>
            <w:r w:rsidRPr="003E3B8B">
              <w:rPr>
                <w:b/>
                <w:sz w:val="20"/>
              </w:rPr>
              <w:t>Sortable Fields</w:t>
            </w:r>
          </w:p>
        </w:tc>
        <w:tc>
          <w:tcPr>
            <w:tcW w:w="8013" w:type="dxa"/>
          </w:tcPr>
          <w:p w14:paraId="445E2D2C" w14:textId="3E23181C" w:rsidR="00B258AC" w:rsidRPr="003E3B8B" w:rsidRDefault="00FD4ACC" w:rsidP="00B258AC">
            <w:pPr>
              <w:pStyle w:val="SOP2Bullet"/>
              <w:numPr>
                <w:ilvl w:val="0"/>
                <w:numId w:val="0"/>
              </w:numPr>
              <w:spacing w:before="0" w:after="0"/>
            </w:pPr>
            <w:r w:rsidRPr="003E3B8B">
              <w:t xml:space="preserve"> Screen, Description</w:t>
            </w:r>
          </w:p>
        </w:tc>
      </w:tr>
      <w:tr w:rsidR="00B258AC" w:rsidRPr="003E3B8B" w14:paraId="2F4FE259" w14:textId="77777777" w:rsidTr="00EB67CA">
        <w:trPr>
          <w:trHeight w:val="230"/>
        </w:trPr>
        <w:tc>
          <w:tcPr>
            <w:tcW w:w="2072" w:type="dxa"/>
          </w:tcPr>
          <w:p w14:paraId="1E6E9855" w14:textId="77777777" w:rsidR="00B258AC" w:rsidRPr="003E3B8B" w:rsidRDefault="00B258AC" w:rsidP="00B258AC">
            <w:pPr>
              <w:pStyle w:val="TableParagraph"/>
              <w:spacing w:line="210" w:lineRule="exact"/>
              <w:ind w:left="110"/>
              <w:rPr>
                <w:b/>
                <w:sz w:val="20"/>
              </w:rPr>
            </w:pPr>
            <w:r w:rsidRPr="003E3B8B">
              <w:rPr>
                <w:b/>
                <w:sz w:val="20"/>
              </w:rPr>
              <w:t>Sort Order</w:t>
            </w:r>
          </w:p>
        </w:tc>
        <w:tc>
          <w:tcPr>
            <w:tcW w:w="8013" w:type="dxa"/>
          </w:tcPr>
          <w:p w14:paraId="13D6B7A5" w14:textId="5E2E7DAF" w:rsidR="00B258AC" w:rsidRPr="003E3B8B" w:rsidRDefault="00FD4ACC" w:rsidP="00B258AC">
            <w:pPr>
              <w:pStyle w:val="SOP2Bullet"/>
              <w:numPr>
                <w:ilvl w:val="0"/>
                <w:numId w:val="0"/>
              </w:numPr>
              <w:spacing w:before="0" w:after="0"/>
            </w:pPr>
            <w:r w:rsidRPr="003E3B8B">
              <w:t xml:space="preserve"> Screen (Ascending)</w:t>
            </w:r>
          </w:p>
        </w:tc>
      </w:tr>
    </w:tbl>
    <w:p w14:paraId="57C6F4B2" w14:textId="384E12EE" w:rsidR="000F4F82" w:rsidRPr="003E3B8B" w:rsidRDefault="000F4F82">
      <w:pPr>
        <w:pStyle w:val="BodyText"/>
        <w:spacing w:before="3"/>
        <w:rPr>
          <w:b/>
          <w:sz w:val="30"/>
        </w:rPr>
      </w:pPr>
    </w:p>
    <w:p w14:paraId="4BE78A36"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7"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8"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9"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A"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B"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C"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D"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E"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3F"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40"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41" w14:textId="77777777" w:rsidR="0048402B" w:rsidRPr="003E3B8B" w:rsidRDefault="0048402B" w:rsidP="00E413C3">
      <w:pPr>
        <w:pStyle w:val="ListParagraph"/>
        <w:keepNext/>
        <w:widowControl/>
        <w:numPr>
          <w:ilvl w:val="0"/>
          <w:numId w:val="15"/>
        </w:numPr>
        <w:autoSpaceDE/>
        <w:autoSpaceDN/>
        <w:spacing w:before="120" w:after="60"/>
        <w:outlineLvl w:val="0"/>
        <w:rPr>
          <w:rFonts w:eastAsia="Times New Roman"/>
          <w:b/>
          <w:vanish/>
          <w:color w:val="B5121B"/>
          <w:kern w:val="32"/>
          <w:sz w:val="20"/>
          <w:szCs w:val="32"/>
          <w:lang w:bidi="ar-SA"/>
        </w:rPr>
      </w:pPr>
    </w:p>
    <w:p w14:paraId="4BE78A42" w14:textId="77777777" w:rsidR="0048402B" w:rsidRPr="003E3B8B" w:rsidRDefault="0048402B" w:rsidP="00E413C3">
      <w:pPr>
        <w:pStyle w:val="ListParagraph"/>
        <w:keepNext/>
        <w:widowControl/>
        <w:numPr>
          <w:ilvl w:val="1"/>
          <w:numId w:val="15"/>
        </w:numPr>
        <w:autoSpaceDE/>
        <w:autoSpaceDN/>
        <w:spacing w:before="120" w:after="60"/>
        <w:outlineLvl w:val="1"/>
        <w:rPr>
          <w:rFonts w:eastAsia="Times New Roman"/>
          <w:b/>
          <w:vanish/>
          <w:color w:val="B5121B"/>
          <w:kern w:val="32"/>
          <w:sz w:val="20"/>
          <w:szCs w:val="28"/>
          <w:lang w:bidi="ar-SA"/>
        </w:rPr>
      </w:pPr>
    </w:p>
    <w:p w14:paraId="4BE78A43" w14:textId="77777777" w:rsidR="00EB56E2" w:rsidRPr="003E3B8B" w:rsidRDefault="00EB56E2" w:rsidP="00E71E55">
      <w:pPr>
        <w:pStyle w:val="SOP2Heading"/>
      </w:pPr>
      <w:r w:rsidRPr="003E3B8B">
        <w:t>Shared Lookups</w:t>
      </w:r>
    </w:p>
    <w:p w14:paraId="4BE78A46" w14:textId="34C59702" w:rsidR="00ED66DE" w:rsidRPr="003E3B8B" w:rsidRDefault="00CD07A9" w:rsidP="003E3B8B">
      <w:pPr>
        <w:pStyle w:val="SOP2Bullet"/>
        <w:numPr>
          <w:ilvl w:val="0"/>
          <w:numId w:val="0"/>
        </w:numPr>
        <w:spacing w:before="0" w:after="0"/>
        <w:ind w:left="900"/>
        <w:rPr>
          <w:bCs/>
        </w:rPr>
      </w:pPr>
      <w:r w:rsidRPr="003E3B8B">
        <w:t>None</w:t>
      </w:r>
    </w:p>
    <w:p w14:paraId="4BE78A47" w14:textId="77777777" w:rsidR="00AE3DFE" w:rsidRPr="003E3B8B" w:rsidRDefault="00AE3DFE" w:rsidP="00ED66DE">
      <w:pPr>
        <w:pStyle w:val="SOP2Bullet"/>
        <w:numPr>
          <w:ilvl w:val="0"/>
          <w:numId w:val="0"/>
        </w:numPr>
        <w:spacing w:before="0" w:after="0"/>
        <w:ind w:left="1656"/>
      </w:pPr>
    </w:p>
    <w:p w14:paraId="4BE78A4D" w14:textId="77777777" w:rsidR="00EF3D9B" w:rsidRPr="003E3B8B" w:rsidRDefault="00EF3D9B">
      <w:pPr>
        <w:pStyle w:val="BodyText"/>
        <w:spacing w:before="3"/>
        <w:rPr>
          <w:b/>
          <w:sz w:val="5"/>
        </w:rPr>
      </w:pPr>
      <w:bookmarkStart w:id="70" w:name="12.2__Shared_Lookups"/>
      <w:bookmarkEnd w:id="70"/>
    </w:p>
    <w:p w14:paraId="4BE78A4E" w14:textId="77777777" w:rsidR="00EF3D9B" w:rsidRPr="003E3B8B" w:rsidRDefault="007A09E7">
      <w:pPr>
        <w:pStyle w:val="ListParagraph"/>
        <w:numPr>
          <w:ilvl w:val="1"/>
          <w:numId w:val="2"/>
        </w:numPr>
        <w:tabs>
          <w:tab w:val="left" w:pos="1005"/>
        </w:tabs>
        <w:spacing w:before="117"/>
        <w:jc w:val="left"/>
        <w:rPr>
          <w:b/>
          <w:sz w:val="20"/>
        </w:rPr>
      </w:pPr>
      <w:bookmarkStart w:id="71" w:name="13.0_Grid_Definitions:"/>
      <w:bookmarkEnd w:id="71"/>
      <w:r w:rsidRPr="003E3B8B">
        <w:rPr>
          <w:b/>
          <w:color w:val="B5121B"/>
          <w:sz w:val="20"/>
        </w:rPr>
        <w:t>Grid</w:t>
      </w:r>
      <w:r w:rsidRPr="003E3B8B">
        <w:rPr>
          <w:b/>
          <w:color w:val="B5121B"/>
          <w:spacing w:val="-2"/>
          <w:sz w:val="20"/>
        </w:rPr>
        <w:t xml:space="preserve"> </w:t>
      </w:r>
      <w:r w:rsidRPr="003E3B8B">
        <w:rPr>
          <w:b/>
          <w:color w:val="B5121B"/>
          <w:sz w:val="20"/>
        </w:rPr>
        <w:t>Definitions:</w:t>
      </w:r>
    </w:p>
    <w:p w14:paraId="4BE78A4F" w14:textId="77777777" w:rsidR="00EF3D9B" w:rsidRPr="003E3B8B" w:rsidRDefault="00EE1558" w:rsidP="00EE1558">
      <w:pPr>
        <w:spacing w:before="61"/>
        <w:ind w:left="900"/>
        <w:rPr>
          <w:sz w:val="20"/>
        </w:rPr>
      </w:pPr>
      <w:bookmarkStart w:id="72" w:name="13.1_Base_View"/>
      <w:bookmarkEnd w:id="72"/>
      <w:r w:rsidRPr="003E3B8B">
        <w:rPr>
          <w:sz w:val="20"/>
        </w:rPr>
        <w:t>None</w:t>
      </w:r>
    </w:p>
    <w:p w14:paraId="4BE78A50" w14:textId="77777777" w:rsidR="00EF3D9B" w:rsidRPr="003E3B8B" w:rsidRDefault="00EF3D9B">
      <w:pPr>
        <w:pStyle w:val="BodyText"/>
        <w:spacing w:before="5"/>
        <w:rPr>
          <w:b/>
          <w:sz w:val="5"/>
        </w:rPr>
      </w:pPr>
    </w:p>
    <w:p w14:paraId="6A842CB8" w14:textId="77777777" w:rsidR="00FE2AAB" w:rsidRPr="003E3B8B" w:rsidRDefault="00FE2AAB">
      <w:pPr>
        <w:pStyle w:val="BodyText"/>
        <w:spacing w:before="3"/>
        <w:rPr>
          <w:b/>
          <w:sz w:val="30"/>
        </w:rPr>
      </w:pPr>
    </w:p>
    <w:p w14:paraId="4BE78A52" w14:textId="77777777" w:rsidR="00EF3D9B" w:rsidRPr="003E3B8B" w:rsidRDefault="007A09E7">
      <w:pPr>
        <w:pStyle w:val="ListParagraph"/>
        <w:numPr>
          <w:ilvl w:val="1"/>
          <w:numId w:val="1"/>
        </w:numPr>
        <w:tabs>
          <w:tab w:val="left" w:pos="1005"/>
        </w:tabs>
        <w:jc w:val="left"/>
        <w:rPr>
          <w:b/>
          <w:sz w:val="20"/>
        </w:rPr>
      </w:pPr>
      <w:bookmarkStart w:id="73" w:name="14.0_Additional_Information"/>
      <w:bookmarkEnd w:id="73"/>
      <w:r w:rsidRPr="003E3B8B">
        <w:rPr>
          <w:b/>
          <w:color w:val="B5121B"/>
          <w:sz w:val="20"/>
        </w:rPr>
        <w:t>Additional Information</w:t>
      </w:r>
    </w:p>
    <w:p w14:paraId="4BE78A54" w14:textId="73EF35E9" w:rsidR="00EF3D9B" w:rsidRDefault="00C31658" w:rsidP="00BB4AB7">
      <w:pPr>
        <w:spacing w:line="244" w:lineRule="exact"/>
        <w:ind w:left="540"/>
        <w:rPr>
          <w:sz w:val="20"/>
        </w:rPr>
      </w:pPr>
      <w:r w:rsidRPr="003E3B8B">
        <w:rPr>
          <w:sz w:val="20"/>
        </w:rPr>
        <w:t xml:space="preserve">The </w:t>
      </w:r>
      <w:r w:rsidR="000703A3" w:rsidRPr="003E3B8B">
        <w:rPr>
          <w:sz w:val="20"/>
        </w:rPr>
        <w:t>‘Delete’, ‘Add’ and other action items applicable for screens-tabs</w:t>
      </w:r>
      <w:r w:rsidR="00015A9C" w:rsidRPr="003E3B8B">
        <w:rPr>
          <w:sz w:val="20"/>
        </w:rPr>
        <w:t>,</w:t>
      </w:r>
      <w:r w:rsidR="000703A3" w:rsidRPr="003E3B8B">
        <w:rPr>
          <w:sz w:val="20"/>
        </w:rPr>
        <w:t xml:space="preserve"> will </w:t>
      </w:r>
      <w:r w:rsidR="002E3241" w:rsidRPr="003E3B8B">
        <w:rPr>
          <w:sz w:val="20"/>
        </w:rPr>
        <w:t xml:space="preserve">always be available in the layout for applicable </w:t>
      </w:r>
      <w:r w:rsidR="00AF58F6">
        <w:rPr>
          <w:sz w:val="20"/>
        </w:rPr>
        <w:t>card</w:t>
      </w:r>
      <w:r w:rsidR="002E3241" w:rsidRPr="003E3B8B">
        <w:rPr>
          <w:sz w:val="20"/>
        </w:rPr>
        <w:t>s.</w:t>
      </w:r>
      <w:r w:rsidR="00D83AA7" w:rsidRPr="003E3B8B">
        <w:rPr>
          <w:sz w:val="20"/>
        </w:rPr>
        <w:t xml:space="preserve"> The user can make these action items a</w:t>
      </w:r>
      <w:r w:rsidR="00990AB5" w:rsidRPr="003E3B8B">
        <w:rPr>
          <w:sz w:val="20"/>
        </w:rPr>
        <w:t>s</w:t>
      </w:r>
      <w:r w:rsidR="00D83AA7" w:rsidRPr="003E3B8B">
        <w:rPr>
          <w:sz w:val="20"/>
        </w:rPr>
        <w:t xml:space="preserve"> available/hidden.</w:t>
      </w:r>
      <w:r w:rsidR="002E3241" w:rsidRPr="003E3B8B">
        <w:rPr>
          <w:sz w:val="20"/>
        </w:rPr>
        <w:t xml:space="preserve"> The </w:t>
      </w:r>
      <w:r w:rsidR="00FB236F" w:rsidRPr="003E3B8B">
        <w:rPr>
          <w:sz w:val="20"/>
        </w:rPr>
        <w:t xml:space="preserve">‘Clear’ and ‘Submit’ action items, as part of base EAM, will always be available in </w:t>
      </w:r>
      <w:r w:rsidR="004B5974" w:rsidRPr="003E3B8B">
        <w:rPr>
          <w:sz w:val="20"/>
        </w:rPr>
        <w:t xml:space="preserve">the </w:t>
      </w:r>
      <w:r w:rsidR="003E3B8B">
        <w:rPr>
          <w:sz w:val="20"/>
        </w:rPr>
        <w:t>Digital Work</w:t>
      </w:r>
      <w:r w:rsidR="00D33BEB">
        <w:rPr>
          <w:sz w:val="20"/>
        </w:rPr>
        <w:t xml:space="preserve"> </w:t>
      </w:r>
      <w:r w:rsidR="00FB236F" w:rsidRPr="003E3B8B">
        <w:rPr>
          <w:sz w:val="20"/>
        </w:rPr>
        <w:t>as the ‘Cancel’ and ‘Save’ buttons</w:t>
      </w:r>
      <w:r w:rsidR="00061E13" w:rsidRPr="003E3B8B">
        <w:rPr>
          <w:sz w:val="20"/>
        </w:rPr>
        <w:t>, and are not screen designable</w:t>
      </w:r>
      <w:r w:rsidR="00EB3C0C" w:rsidRPr="003E3B8B">
        <w:rPr>
          <w:sz w:val="20"/>
        </w:rPr>
        <w:t xml:space="preserve"> from here</w:t>
      </w:r>
      <w:r w:rsidR="00061E13" w:rsidRPr="003E3B8B">
        <w:rPr>
          <w:sz w:val="20"/>
        </w:rPr>
        <w:t>.</w:t>
      </w:r>
      <w:r w:rsidR="0048402B">
        <w:rPr>
          <w:sz w:val="20"/>
        </w:rPr>
        <w:t xml:space="preserve">    </w:t>
      </w:r>
    </w:p>
    <w:p w14:paraId="630825BC" w14:textId="77777777" w:rsidR="00853EEC" w:rsidRDefault="00853EEC" w:rsidP="00BB4AB7">
      <w:pPr>
        <w:spacing w:line="244" w:lineRule="exact"/>
        <w:ind w:left="540"/>
        <w:rPr>
          <w:sz w:val="20"/>
        </w:rPr>
      </w:pPr>
    </w:p>
    <w:p w14:paraId="3A7CA49E" w14:textId="49ABA15F" w:rsidR="00853EEC" w:rsidRDefault="00853EEC" w:rsidP="00BB4AB7">
      <w:pPr>
        <w:spacing w:line="244" w:lineRule="exact"/>
        <w:ind w:left="540"/>
        <w:rPr>
          <w:sz w:val="9"/>
        </w:rPr>
      </w:pPr>
      <w:r>
        <w:rPr>
          <w:sz w:val="20"/>
        </w:rPr>
        <w:t xml:space="preserve">If a screen and/or card has radio buttons, they will always be ‘Grouped’. The field attributes for radio buttons can only be set for ALL the radio buttons at once and cannot be set individually. </w:t>
      </w:r>
    </w:p>
    <w:sectPr w:rsidR="00853EEC">
      <w:headerReference w:type="default" r:id="rId10"/>
      <w:footerReference w:type="default" r:id="rId11"/>
      <w:pgSz w:w="12240" w:h="15840"/>
      <w:pgMar w:top="960" w:right="640" w:bottom="880" w:left="580" w:header="727" w:footer="6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E2847" w14:textId="77777777" w:rsidR="00364B2F" w:rsidRDefault="00364B2F">
      <w:r>
        <w:separator/>
      </w:r>
    </w:p>
  </w:endnote>
  <w:endnote w:type="continuationSeparator" w:id="0">
    <w:p w14:paraId="4325F513" w14:textId="77777777" w:rsidR="00364B2F" w:rsidRDefault="00364B2F">
      <w:r>
        <w:continuationSeparator/>
      </w:r>
    </w:p>
  </w:endnote>
  <w:endnote w:type="continuationNotice" w:id="1">
    <w:p w14:paraId="4D0E7C2C" w14:textId="77777777" w:rsidR="00364B2F" w:rsidRDefault="00364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8A5B" w14:textId="0F281DBE" w:rsidR="00BB009C" w:rsidRDefault="00037E0D">
    <w:pPr>
      <w:pStyle w:val="BodyText"/>
      <w:spacing w:line="14" w:lineRule="auto"/>
    </w:pPr>
    <w:r>
      <w:rPr>
        <w:noProof/>
      </w:rPr>
      <mc:AlternateContent>
        <mc:Choice Requires="wps">
          <w:drawing>
            <wp:anchor distT="0" distB="0" distL="114300" distR="114300" simplePos="0" relativeHeight="251658243" behindDoc="1" locked="0" layoutInCell="1" allowOverlap="1" wp14:anchorId="4BE78A61" wp14:editId="7B6FFE4F">
              <wp:simplePos x="0" y="0"/>
              <wp:positionH relativeFrom="page">
                <wp:posOffset>6124575</wp:posOffset>
              </wp:positionH>
              <wp:positionV relativeFrom="page">
                <wp:posOffset>9410700</wp:posOffset>
              </wp:positionV>
              <wp:extent cx="809625" cy="180975"/>
              <wp:effectExtent l="0" t="0" r="9525" b="9525"/>
              <wp:wrapNone/>
              <wp:docPr id="196972653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6B" w14:textId="69DDF522" w:rsidR="00BB009C" w:rsidRDefault="00037E0D">
                          <w:pPr>
                            <w:pStyle w:val="BodyText"/>
                            <w:spacing w:before="12"/>
                            <w:ind w:left="20"/>
                          </w:pPr>
                          <w:r>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E78A61" id="_x0000_t202" coordsize="21600,21600" o:spt="202" path="m,l,21600r21600,l21600,xe">
              <v:stroke joinstyle="miter"/>
              <v:path gradientshapeok="t" o:connecttype="rect"/>
            </v:shapetype>
            <v:shape id="Text Box 8" o:spid="_x0000_s1026" type="#_x0000_t202" style="position:absolute;margin-left:482.25pt;margin-top:741pt;width:63.75pt;height:14.2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" filled="f" stroked="f">
              <v:textbox inset="0,0,0,0">
                <w:txbxContent>
                  <w:p w14:paraId="4BE78A6B" w14:textId="69DDF522" w:rsidR="00BB009C" w:rsidRDefault="00037E0D">
                    <w:pPr>
                      <w:pStyle w:val="BodyText"/>
                      <w:spacing w:before="12"/>
                      <w:ind w:left="20"/>
                    </w:pPr>
                    <w:r>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7</w:t>
                    </w:r>
                    <w:r>
                      <w:fldChar w:fldCharType="end"/>
                    </w:r>
                  </w:p>
                </w:txbxContent>
              </v:textbox>
              <w10:wrap anchorx="page" anchory="page"/>
            </v:shape>
          </w:pict>
        </mc:Fallback>
      </mc:AlternateContent>
    </w:r>
    <w:r w:rsidR="004F5E3B">
      <w:rPr>
        <w:noProof/>
      </w:rPr>
      <mc:AlternateContent>
        <mc:Choice Requires="wps">
          <w:drawing>
            <wp:anchor distT="0" distB="0" distL="114300" distR="114300" simplePos="0" relativeHeight="251658242" behindDoc="1" locked="0" layoutInCell="1" allowOverlap="1" wp14:anchorId="4BE78A60" wp14:editId="36C66D81">
              <wp:simplePos x="0" y="0"/>
              <wp:positionH relativeFrom="page">
                <wp:posOffset>2827020</wp:posOffset>
              </wp:positionH>
              <wp:positionV relativeFrom="page">
                <wp:posOffset>9408160</wp:posOffset>
              </wp:positionV>
              <wp:extent cx="1915160" cy="452755"/>
              <wp:effectExtent l="0" t="0" r="0" b="0"/>
              <wp:wrapNone/>
              <wp:docPr id="205042136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452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6A" w14:textId="481B6F8B" w:rsidR="00BB009C" w:rsidRDefault="00BB009C">
                          <w:pPr>
                            <w:pStyle w:val="BodyText"/>
                            <w:spacing w:before="12"/>
                            <w:ind w:left="20"/>
                          </w:pPr>
                          <w:r>
                            <w:t>©</w:t>
                          </w:r>
                          <w:r w:rsidR="0000636C">
                            <w:t>Hexagon,</w:t>
                          </w:r>
                          <w:r>
                            <w:t xml:space="preserve"> All Rights </w:t>
                          </w:r>
                          <w:r w:rsidR="0000636C">
                            <w:t>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78A60" id="Text Box 9" o:spid="_x0000_s1027" type="#_x0000_t202" style="position:absolute;margin-left:222.6pt;margin-top:740.8pt;width:150.8pt;height:35.6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" filled="f" stroked="f">
              <v:textbox inset="0,0,0,0">
                <w:txbxContent>
                  <w:p w14:paraId="4BE78A6A" w14:textId="481B6F8B" w:rsidR="00BB009C" w:rsidRDefault="00BB009C">
                    <w:pPr>
                      <w:pStyle w:val="BodyText"/>
                      <w:spacing w:before="12"/>
                      <w:ind w:left="20"/>
                    </w:pPr>
                    <w:r>
                      <w:t>©</w:t>
                    </w:r>
                    <w:r w:rsidR="0000636C">
                      <w:t>Hexagon,</w:t>
                    </w:r>
                    <w:r>
                      <w:t xml:space="preserve"> All Rights </w:t>
                    </w:r>
                    <w:r w:rsidR="0000636C">
                      <w:t>Reserved</w:t>
                    </w:r>
                  </w:p>
                </w:txbxContent>
              </v:textbox>
              <w10:wrap anchorx="page" anchory="page"/>
            </v:shape>
          </w:pict>
        </mc:Fallback>
      </mc:AlternateContent>
    </w:r>
    <w:r w:rsidR="004F5E3B">
      <w:rPr>
        <w:noProof/>
      </w:rPr>
      <mc:AlternateContent>
        <mc:Choice Requires="wps">
          <w:drawing>
            <wp:anchor distT="0" distB="0" distL="114300" distR="114300" simplePos="0" relativeHeight="251658240" behindDoc="1" locked="0" layoutInCell="1" allowOverlap="1" wp14:anchorId="4BE78A5E" wp14:editId="1D2F01DE">
              <wp:simplePos x="0" y="0"/>
              <wp:positionH relativeFrom="page">
                <wp:posOffset>0</wp:posOffset>
              </wp:positionH>
              <wp:positionV relativeFrom="page">
                <wp:posOffset>9422130</wp:posOffset>
              </wp:positionV>
              <wp:extent cx="7772400" cy="0"/>
              <wp:effectExtent l="0" t="0" r="0" b="0"/>
              <wp:wrapNone/>
              <wp:docPr id="85677154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B5121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DE350" id="Line 1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741.9pt" to="612pt,7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" strokecolor="#b5121b">
              <w10:wrap anchorx="page" anchory="page"/>
            </v:line>
          </w:pict>
        </mc:Fallback>
      </mc:AlternateContent>
    </w:r>
    <w:r w:rsidR="004F5E3B">
      <w:rPr>
        <w:noProof/>
      </w:rPr>
      <mc:AlternateContent>
        <mc:Choice Requires="wps">
          <w:drawing>
            <wp:anchor distT="0" distB="0" distL="114300" distR="114300" simplePos="0" relativeHeight="251658241" behindDoc="1" locked="0" layoutInCell="1" allowOverlap="1" wp14:anchorId="4BE78A5F" wp14:editId="4036DDE5">
              <wp:simplePos x="0" y="0"/>
              <wp:positionH relativeFrom="page">
                <wp:posOffset>718820</wp:posOffset>
              </wp:positionH>
              <wp:positionV relativeFrom="page">
                <wp:posOffset>9408160</wp:posOffset>
              </wp:positionV>
              <wp:extent cx="695325" cy="167005"/>
              <wp:effectExtent l="0" t="0" r="0" b="0"/>
              <wp:wrapNone/>
              <wp:docPr id="18049729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69" w14:textId="77777777" w:rsidR="00BB009C" w:rsidRDefault="00BB009C">
                          <w:pPr>
                            <w:pStyle w:val="BodyText"/>
                            <w:spacing w:before="12"/>
                            <w:ind w:left="20"/>
                          </w:pPr>
                          <w: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78A5F" id="Text Box 10" o:spid="_x0000_s1028" type="#_x0000_t202" style="position:absolute;margin-left:56.6pt;margin-top:740.8pt;width:54.75pt;height:13.1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" filled="f" stroked="f">
              <v:textbox inset="0,0,0,0">
                <w:txbxContent>
                  <w:p w14:paraId="4BE78A69" w14:textId="77777777" w:rsidR="00BB009C" w:rsidRDefault="00BB009C">
                    <w:pPr>
                      <w:pStyle w:val="BodyText"/>
                      <w:spacing w:before="12"/>
                      <w:ind w:left="20"/>
                    </w:pPr>
                    <w: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8A5D" w14:textId="43D3780B" w:rsidR="00BB009C" w:rsidRDefault="00037E0D">
    <w:pPr>
      <w:pStyle w:val="BodyText"/>
      <w:spacing w:line="14" w:lineRule="auto"/>
    </w:pPr>
    <w:r>
      <w:rPr>
        <w:noProof/>
      </w:rPr>
      <mc:AlternateContent>
        <mc:Choice Requires="wps">
          <w:drawing>
            <wp:anchor distT="0" distB="0" distL="114300" distR="114300" simplePos="0" relativeHeight="251658250" behindDoc="1" locked="0" layoutInCell="1" allowOverlap="1" wp14:anchorId="4BE78A68" wp14:editId="3E8F09DF">
              <wp:simplePos x="0" y="0"/>
              <wp:positionH relativeFrom="page">
                <wp:posOffset>6129020</wp:posOffset>
              </wp:positionH>
              <wp:positionV relativeFrom="page">
                <wp:posOffset>9446260</wp:posOffset>
              </wp:positionV>
              <wp:extent cx="967105" cy="193040"/>
              <wp:effectExtent l="0" t="0" r="4445" b="16510"/>
              <wp:wrapNone/>
              <wp:docPr id="35248587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70" w14:textId="374B487E" w:rsidR="00BB009C" w:rsidRDefault="00581245">
                          <w:pPr>
                            <w:pStyle w:val="BodyText"/>
                            <w:spacing w:before="12"/>
                            <w:ind w:left="20"/>
                          </w:pPr>
                          <w:r>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E78A68" id="_x0000_t202" coordsize="21600,21600" o:spt="202" path="m,l,21600r21600,l21600,xe">
              <v:stroke joinstyle="miter"/>
              <v:path gradientshapeok="t" o:connecttype="rect"/>
            </v:shapetype>
            <v:shape id="Text Box 1" o:spid="_x0000_s1031" type="#_x0000_t202" style="position:absolute;margin-left:482.6pt;margin-top:743.8pt;width:76.15pt;height:15.2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" filled="f" stroked="f">
              <v:textbox inset="0,0,0,0">
                <w:txbxContent>
                  <w:p w14:paraId="4BE78A70" w14:textId="374B487E" w:rsidR="00BB009C" w:rsidRDefault="00581245">
                    <w:pPr>
                      <w:pStyle w:val="BodyText"/>
                      <w:spacing w:before="12"/>
                      <w:ind w:left="20"/>
                    </w:pPr>
                    <w:r>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7</w:t>
                    </w:r>
                    <w:r>
                      <w:fldChar w:fldCharType="end"/>
                    </w:r>
                  </w:p>
                </w:txbxContent>
              </v:textbox>
              <w10:wrap anchorx="page" anchory="page"/>
            </v:shape>
          </w:pict>
        </mc:Fallback>
      </mc:AlternateContent>
    </w:r>
    <w:r w:rsidR="007715F6">
      <w:rPr>
        <w:noProof/>
      </w:rPr>
      <mc:AlternateContent>
        <mc:Choice Requires="wps">
          <w:drawing>
            <wp:anchor distT="0" distB="0" distL="114300" distR="114300" simplePos="0" relativeHeight="251658247" behindDoc="1" locked="0" layoutInCell="1" allowOverlap="1" wp14:anchorId="4BE78A65" wp14:editId="492FAEC3">
              <wp:simplePos x="0" y="0"/>
              <wp:positionH relativeFrom="page">
                <wp:align>right</wp:align>
              </wp:positionH>
              <wp:positionV relativeFrom="page">
                <wp:posOffset>9385300</wp:posOffset>
              </wp:positionV>
              <wp:extent cx="7772400" cy="0"/>
              <wp:effectExtent l="0" t="0" r="0" b="0"/>
              <wp:wrapNone/>
              <wp:docPr id="202054757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B5121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0CDE9" id="Line 4" o:spid="_x0000_s1026" style="position:absolute;z-index:-251658233;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 from="560.8pt,739pt" to="1172.8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" strokecolor="#b5121b">
              <w10:wrap anchorx="page" anchory="page"/>
            </v:line>
          </w:pict>
        </mc:Fallback>
      </mc:AlternateContent>
    </w:r>
    <w:r w:rsidR="004F5E3B">
      <w:rPr>
        <w:noProof/>
      </w:rPr>
      <mc:AlternateContent>
        <mc:Choice Requires="wps">
          <w:drawing>
            <wp:anchor distT="0" distB="0" distL="114300" distR="114300" simplePos="0" relativeHeight="251658249" behindDoc="1" locked="0" layoutInCell="1" allowOverlap="1" wp14:anchorId="4BE78A67" wp14:editId="7A88BA8E">
              <wp:simplePos x="0" y="0"/>
              <wp:positionH relativeFrom="page">
                <wp:posOffset>2810510</wp:posOffset>
              </wp:positionH>
              <wp:positionV relativeFrom="page">
                <wp:posOffset>9446260</wp:posOffset>
              </wp:positionV>
              <wp:extent cx="1957070" cy="306705"/>
              <wp:effectExtent l="0" t="0" r="0" b="0"/>
              <wp:wrapNone/>
              <wp:docPr id="1268731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6F" w14:textId="773E9934" w:rsidR="00BB009C" w:rsidRDefault="00BB009C">
                          <w:pPr>
                            <w:pStyle w:val="BodyText"/>
                            <w:spacing w:before="12"/>
                            <w:ind w:left="20"/>
                          </w:pPr>
                          <w:r>
                            <w:t>©</w:t>
                          </w:r>
                          <w:r w:rsidR="00D4482D">
                            <w:t>Hexagon</w:t>
                          </w:r>
                          <w:r>
                            <w:t>, All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78A67" id="Text Box 2" o:spid="_x0000_s1032" type="#_x0000_t202" style="position:absolute;margin-left:221.3pt;margin-top:743.8pt;width:154.1pt;height:24.15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" filled="f" stroked="f">
              <v:textbox inset="0,0,0,0">
                <w:txbxContent>
                  <w:p w14:paraId="4BE78A6F" w14:textId="773E9934" w:rsidR="00BB009C" w:rsidRDefault="00BB009C">
                    <w:pPr>
                      <w:pStyle w:val="BodyText"/>
                      <w:spacing w:before="12"/>
                      <w:ind w:left="20"/>
                    </w:pPr>
                    <w:r>
                      <w:t>©</w:t>
                    </w:r>
                    <w:r w:rsidR="00D4482D">
                      <w:t>Hexagon</w:t>
                    </w:r>
                    <w:r>
                      <w:t>, All Rights Reserved</w:t>
                    </w:r>
                  </w:p>
                </w:txbxContent>
              </v:textbox>
              <w10:wrap anchorx="page" anchory="page"/>
            </v:shape>
          </w:pict>
        </mc:Fallback>
      </mc:AlternateContent>
    </w:r>
    <w:r w:rsidR="004F5E3B">
      <w:rPr>
        <w:noProof/>
      </w:rPr>
      <mc:AlternateContent>
        <mc:Choice Requires="wps">
          <w:drawing>
            <wp:anchor distT="0" distB="0" distL="114300" distR="114300" simplePos="0" relativeHeight="251658248" behindDoc="1" locked="0" layoutInCell="1" allowOverlap="1" wp14:anchorId="4BE78A66" wp14:editId="7DBF5589">
              <wp:simplePos x="0" y="0"/>
              <wp:positionH relativeFrom="page">
                <wp:posOffset>718820</wp:posOffset>
              </wp:positionH>
              <wp:positionV relativeFrom="page">
                <wp:posOffset>9446260</wp:posOffset>
              </wp:positionV>
              <wp:extent cx="695325" cy="167005"/>
              <wp:effectExtent l="0" t="0" r="0" b="0"/>
              <wp:wrapNone/>
              <wp:docPr id="99046365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6E" w14:textId="77777777" w:rsidR="00BB009C" w:rsidRDefault="00BB009C">
                          <w:pPr>
                            <w:pStyle w:val="BodyText"/>
                            <w:spacing w:before="12"/>
                            <w:ind w:left="20"/>
                          </w:pPr>
                          <w: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78A66" id="Text Box 3" o:spid="_x0000_s1033" type="#_x0000_t202" style="position:absolute;margin-left:56.6pt;margin-top:743.8pt;width:54.75pt;height:13.1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" filled="f" stroked="f">
              <v:textbox inset="0,0,0,0">
                <w:txbxContent>
                  <w:p w14:paraId="4BE78A6E" w14:textId="77777777" w:rsidR="00BB009C" w:rsidRDefault="00BB009C">
                    <w:pPr>
                      <w:pStyle w:val="BodyText"/>
                      <w:spacing w:before="12"/>
                      <w:ind w:left="20"/>
                    </w:pPr>
                    <w: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0AF7B" w14:textId="77777777" w:rsidR="00364B2F" w:rsidRDefault="00364B2F">
      <w:r>
        <w:separator/>
      </w:r>
    </w:p>
  </w:footnote>
  <w:footnote w:type="continuationSeparator" w:id="0">
    <w:p w14:paraId="113EE738" w14:textId="77777777" w:rsidR="00364B2F" w:rsidRDefault="00364B2F">
      <w:r>
        <w:continuationSeparator/>
      </w:r>
    </w:p>
  </w:footnote>
  <w:footnote w:type="continuationNotice" w:id="1">
    <w:p w14:paraId="6719E4DD" w14:textId="77777777" w:rsidR="00364B2F" w:rsidRDefault="00364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8A5C" w14:textId="3AC4FD43" w:rsidR="00BB009C" w:rsidRDefault="004F5E3B">
    <w:pPr>
      <w:pStyle w:val="BodyText"/>
      <w:spacing w:line="14" w:lineRule="auto"/>
    </w:pPr>
    <w:r>
      <w:rPr>
        <w:noProof/>
      </w:rPr>
      <mc:AlternateContent>
        <mc:Choice Requires="wps">
          <w:drawing>
            <wp:anchor distT="0" distB="0" distL="114300" distR="114300" simplePos="0" relativeHeight="251658245" behindDoc="1" locked="0" layoutInCell="1" allowOverlap="1" wp14:anchorId="4BE78A62" wp14:editId="39B6F440">
              <wp:simplePos x="0" y="0"/>
              <wp:positionH relativeFrom="page">
                <wp:posOffset>787400</wp:posOffset>
              </wp:positionH>
              <wp:positionV relativeFrom="page">
                <wp:posOffset>405765</wp:posOffset>
              </wp:positionV>
              <wp:extent cx="3211195" cy="178435"/>
              <wp:effectExtent l="0" t="0" r="0" b="0"/>
              <wp:wrapNone/>
              <wp:docPr id="13236665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1195"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6C" w14:textId="36BFE2A9" w:rsidR="00BB009C" w:rsidRDefault="00BB009C" w:rsidP="00275736">
                          <w:pPr>
                            <w:pStyle w:val="BodyText"/>
                            <w:spacing w:before="12"/>
                          </w:pPr>
                          <w:r>
                            <w:t>Screen Designer</w:t>
                          </w:r>
                          <w:r w:rsidR="0096245A">
                            <w:t xml:space="preserve"> for </w:t>
                          </w:r>
                          <w:r w:rsidR="000771DD">
                            <w:t>Digital 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E78A62" id="_x0000_t202" coordsize="21600,21600" o:spt="202" path="m,l,21600r21600,l21600,xe">
              <v:stroke joinstyle="miter"/>
              <v:path gradientshapeok="t" o:connecttype="rect"/>
            </v:shapetype>
            <v:shape id="Text Box 6" o:spid="_x0000_s1029" type="#_x0000_t202" style="position:absolute;margin-left:62pt;margin-top:31.95pt;width:252.85pt;height:14.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" filled="f" stroked="f">
              <v:textbox inset="0,0,0,0">
                <w:txbxContent>
                  <w:p w14:paraId="4BE78A6C" w14:textId="36BFE2A9" w:rsidR="00BB009C" w:rsidRDefault="00BB009C" w:rsidP="00275736">
                    <w:pPr>
                      <w:pStyle w:val="BodyText"/>
                      <w:spacing w:before="12"/>
                    </w:pPr>
                    <w:r>
                      <w:t>Screen Designer</w:t>
                    </w:r>
                    <w:r w:rsidR="0096245A">
                      <w:t xml:space="preserve"> for </w:t>
                    </w:r>
                    <w:r w:rsidR="000771DD">
                      <w:t>Digital Work</w:t>
                    </w:r>
                  </w:p>
                </w:txbxContent>
              </v:textbox>
              <w10:wrap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4BE78A63" wp14:editId="004AD3F6">
              <wp:simplePos x="0" y="0"/>
              <wp:positionH relativeFrom="page">
                <wp:posOffset>0</wp:posOffset>
              </wp:positionH>
              <wp:positionV relativeFrom="page">
                <wp:posOffset>612775</wp:posOffset>
              </wp:positionV>
              <wp:extent cx="7772400" cy="0"/>
              <wp:effectExtent l="0" t="0" r="0" b="0"/>
              <wp:wrapNone/>
              <wp:docPr id="33313693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B5121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A650F" id="Line 7" o:spid="_x0000_s1026" style="position:absolute;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8.25pt" to="612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" strokecolor="#b5121b">
              <w10:wrap anchorx="page" anchory="page"/>
            </v:line>
          </w:pict>
        </mc:Fallback>
      </mc:AlternateContent>
    </w:r>
    <w:r>
      <w:rPr>
        <w:noProof/>
      </w:rPr>
      <mc:AlternateContent>
        <mc:Choice Requires="wps">
          <w:drawing>
            <wp:anchor distT="0" distB="0" distL="114300" distR="114300" simplePos="0" relativeHeight="251658246" behindDoc="1" locked="0" layoutInCell="1" allowOverlap="1" wp14:anchorId="4BE78A64" wp14:editId="22479EBA">
              <wp:simplePos x="0" y="0"/>
              <wp:positionH relativeFrom="page">
                <wp:posOffset>6601460</wp:posOffset>
              </wp:positionH>
              <wp:positionV relativeFrom="page">
                <wp:posOffset>448945</wp:posOffset>
              </wp:positionV>
              <wp:extent cx="300355" cy="167005"/>
              <wp:effectExtent l="0" t="0" r="0" b="0"/>
              <wp:wrapNone/>
              <wp:docPr id="7506172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8A6D" w14:textId="77777777" w:rsidR="00BB009C" w:rsidRDefault="00BB009C">
                          <w:pPr>
                            <w:pStyle w:val="BodyText"/>
                            <w:spacing w:before="12"/>
                            <w:ind w:left="20"/>
                          </w:pPr>
                          <w:r>
                            <w:t>EAM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78A64" id="Text Box 5" o:spid="_x0000_s1030" type="#_x0000_t202" style="position:absolute;margin-left:519.8pt;margin-top:35.35pt;width:23.65pt;height:13.1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" filled="f" stroked="f">
              <v:textbox inset="0,0,0,0">
                <w:txbxContent>
                  <w:p w14:paraId="4BE78A6D" w14:textId="77777777" w:rsidR="00BB009C" w:rsidRDefault="00BB009C">
                    <w:pPr>
                      <w:pStyle w:val="BodyText"/>
                      <w:spacing w:before="12"/>
                      <w:ind w:left="20"/>
                    </w:pPr>
                    <w:r>
                      <w: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804"/>
    <w:multiLevelType w:val="multilevel"/>
    <w:tmpl w:val="CD7225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CD731E"/>
    <w:multiLevelType w:val="hybridMultilevel"/>
    <w:tmpl w:val="21A63B3C"/>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2" w15:restartNumberingAfterBreak="0">
    <w:nsid w:val="080D116C"/>
    <w:multiLevelType w:val="multilevel"/>
    <w:tmpl w:val="269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65DA0"/>
    <w:multiLevelType w:val="multilevel"/>
    <w:tmpl w:val="6A860300"/>
    <w:lvl w:ilvl="0">
      <w:start w:val="11"/>
      <w:numFmt w:val="decimal"/>
      <w:lvlText w:val="%1"/>
      <w:lvlJc w:val="left"/>
      <w:pPr>
        <w:ind w:left="1004" w:hanging="433"/>
      </w:pPr>
      <w:rPr>
        <w:rFonts w:hint="default"/>
        <w:lang w:val="en-US" w:eastAsia="en-US" w:bidi="en-US"/>
      </w:rPr>
    </w:lvl>
    <w:lvl w:ilvl="1">
      <w:numFmt w:val="decimal"/>
      <w:lvlText w:val="%1.%2"/>
      <w:lvlJc w:val="left"/>
      <w:pPr>
        <w:ind w:left="1004" w:hanging="433"/>
        <w:jc w:val="right"/>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1753" w:hanging="274"/>
      </w:pPr>
      <w:rPr>
        <w:rFonts w:ascii="Symbol" w:eastAsia="Symbol" w:hAnsi="Symbol" w:cs="Symbol" w:hint="default"/>
        <w:w w:val="99"/>
        <w:sz w:val="20"/>
        <w:szCs w:val="20"/>
        <w:lang w:val="en-US" w:eastAsia="en-US" w:bidi="en-US"/>
      </w:rPr>
    </w:lvl>
    <w:lvl w:ilvl="3">
      <w:numFmt w:val="bullet"/>
      <w:lvlText w:val="•"/>
      <w:lvlJc w:val="left"/>
      <w:pPr>
        <w:ind w:left="3817" w:hanging="274"/>
      </w:pPr>
      <w:rPr>
        <w:rFonts w:hint="default"/>
        <w:lang w:val="en-US" w:eastAsia="en-US" w:bidi="en-US"/>
      </w:rPr>
    </w:lvl>
    <w:lvl w:ilvl="4">
      <w:numFmt w:val="bullet"/>
      <w:lvlText w:val="•"/>
      <w:lvlJc w:val="left"/>
      <w:pPr>
        <w:ind w:left="4846" w:hanging="274"/>
      </w:pPr>
      <w:rPr>
        <w:rFonts w:hint="default"/>
        <w:lang w:val="en-US" w:eastAsia="en-US" w:bidi="en-US"/>
      </w:rPr>
    </w:lvl>
    <w:lvl w:ilvl="5">
      <w:numFmt w:val="bullet"/>
      <w:lvlText w:val="•"/>
      <w:lvlJc w:val="left"/>
      <w:pPr>
        <w:ind w:left="5875" w:hanging="274"/>
      </w:pPr>
      <w:rPr>
        <w:rFonts w:hint="default"/>
        <w:lang w:val="en-US" w:eastAsia="en-US" w:bidi="en-US"/>
      </w:rPr>
    </w:lvl>
    <w:lvl w:ilvl="6">
      <w:numFmt w:val="bullet"/>
      <w:lvlText w:val="•"/>
      <w:lvlJc w:val="left"/>
      <w:pPr>
        <w:ind w:left="6904" w:hanging="274"/>
      </w:pPr>
      <w:rPr>
        <w:rFonts w:hint="default"/>
        <w:lang w:val="en-US" w:eastAsia="en-US" w:bidi="en-US"/>
      </w:rPr>
    </w:lvl>
    <w:lvl w:ilvl="7">
      <w:numFmt w:val="bullet"/>
      <w:lvlText w:val="•"/>
      <w:lvlJc w:val="left"/>
      <w:pPr>
        <w:ind w:left="7933" w:hanging="274"/>
      </w:pPr>
      <w:rPr>
        <w:rFonts w:hint="default"/>
        <w:lang w:val="en-US" w:eastAsia="en-US" w:bidi="en-US"/>
      </w:rPr>
    </w:lvl>
    <w:lvl w:ilvl="8">
      <w:numFmt w:val="bullet"/>
      <w:lvlText w:val="•"/>
      <w:lvlJc w:val="left"/>
      <w:pPr>
        <w:ind w:left="8962" w:hanging="274"/>
      </w:pPr>
      <w:rPr>
        <w:rFonts w:hint="default"/>
        <w:lang w:val="en-US" w:eastAsia="en-US" w:bidi="en-US"/>
      </w:rPr>
    </w:lvl>
  </w:abstractNum>
  <w:abstractNum w:abstractNumId="4" w15:restartNumberingAfterBreak="0">
    <w:nsid w:val="10F82336"/>
    <w:multiLevelType w:val="multilevel"/>
    <w:tmpl w:val="5B34541E"/>
    <w:lvl w:ilvl="0">
      <w:start w:val="7"/>
      <w:numFmt w:val="decimal"/>
      <w:lvlText w:val="%1"/>
      <w:lvlJc w:val="left"/>
      <w:pPr>
        <w:ind w:left="1004" w:hanging="433"/>
      </w:pPr>
      <w:rPr>
        <w:rFonts w:hint="default"/>
        <w:lang w:val="en-US" w:eastAsia="en-US" w:bidi="en-US"/>
      </w:rPr>
    </w:lvl>
    <w:lvl w:ilvl="1">
      <w:numFmt w:val="decimal"/>
      <w:lvlText w:val="%1.%2"/>
      <w:lvlJc w:val="left"/>
      <w:pPr>
        <w:ind w:left="1004" w:hanging="433"/>
      </w:pPr>
      <w:rPr>
        <w:rFonts w:ascii="Arial" w:eastAsia="Arial" w:hAnsi="Arial" w:cs="Arial" w:hint="default"/>
        <w:b/>
        <w:bCs/>
        <w:color w:val="B5121B"/>
        <w:spacing w:val="-1"/>
        <w:w w:val="99"/>
        <w:sz w:val="20"/>
        <w:szCs w:val="20"/>
        <w:lang w:val="en-US" w:eastAsia="en-US" w:bidi="en-US"/>
      </w:rPr>
    </w:lvl>
    <w:lvl w:ilvl="2">
      <w:start w:val="1"/>
      <w:numFmt w:val="decimal"/>
      <w:lvlText w:val="%3."/>
      <w:lvlJc w:val="left"/>
      <w:pPr>
        <w:ind w:left="1292" w:hanging="274"/>
      </w:pPr>
      <w:rPr>
        <w:rFonts w:ascii="Arial" w:eastAsia="Arial" w:hAnsi="Arial" w:cs="Arial" w:hint="default"/>
        <w:spacing w:val="-1"/>
        <w:w w:val="99"/>
        <w:sz w:val="20"/>
        <w:szCs w:val="20"/>
        <w:lang w:val="en-US" w:eastAsia="en-US" w:bidi="en-US"/>
      </w:rPr>
    </w:lvl>
    <w:lvl w:ilvl="3">
      <w:numFmt w:val="bullet"/>
      <w:lvlText w:val=""/>
      <w:lvlJc w:val="left"/>
      <w:pPr>
        <w:ind w:left="1753" w:hanging="274"/>
      </w:pPr>
      <w:rPr>
        <w:rFonts w:ascii="Symbol" w:eastAsia="Symbol" w:hAnsi="Symbol" w:cs="Symbol" w:hint="default"/>
        <w:w w:val="99"/>
        <w:sz w:val="20"/>
        <w:szCs w:val="20"/>
        <w:lang w:val="en-US" w:eastAsia="en-US" w:bidi="en-US"/>
      </w:rPr>
    </w:lvl>
    <w:lvl w:ilvl="4">
      <w:numFmt w:val="bullet"/>
      <w:lvlText w:val="•"/>
      <w:lvlJc w:val="left"/>
      <w:pPr>
        <w:ind w:left="4075" w:hanging="274"/>
      </w:pPr>
      <w:rPr>
        <w:rFonts w:hint="default"/>
        <w:lang w:val="en-US" w:eastAsia="en-US" w:bidi="en-US"/>
      </w:rPr>
    </w:lvl>
    <w:lvl w:ilvl="5">
      <w:numFmt w:val="bullet"/>
      <w:lvlText w:val="•"/>
      <w:lvlJc w:val="left"/>
      <w:pPr>
        <w:ind w:left="5232" w:hanging="274"/>
      </w:pPr>
      <w:rPr>
        <w:rFonts w:hint="default"/>
        <w:lang w:val="en-US" w:eastAsia="en-US" w:bidi="en-US"/>
      </w:rPr>
    </w:lvl>
    <w:lvl w:ilvl="6">
      <w:numFmt w:val="bullet"/>
      <w:lvlText w:val="•"/>
      <w:lvlJc w:val="left"/>
      <w:pPr>
        <w:ind w:left="6390" w:hanging="274"/>
      </w:pPr>
      <w:rPr>
        <w:rFonts w:hint="default"/>
        <w:lang w:val="en-US" w:eastAsia="en-US" w:bidi="en-US"/>
      </w:rPr>
    </w:lvl>
    <w:lvl w:ilvl="7">
      <w:numFmt w:val="bullet"/>
      <w:lvlText w:val="•"/>
      <w:lvlJc w:val="left"/>
      <w:pPr>
        <w:ind w:left="7547" w:hanging="274"/>
      </w:pPr>
      <w:rPr>
        <w:rFonts w:hint="default"/>
        <w:lang w:val="en-US" w:eastAsia="en-US" w:bidi="en-US"/>
      </w:rPr>
    </w:lvl>
    <w:lvl w:ilvl="8">
      <w:numFmt w:val="bullet"/>
      <w:lvlText w:val="•"/>
      <w:lvlJc w:val="left"/>
      <w:pPr>
        <w:ind w:left="8705" w:hanging="274"/>
      </w:pPr>
      <w:rPr>
        <w:rFonts w:hint="default"/>
        <w:lang w:val="en-US" w:eastAsia="en-US" w:bidi="en-US"/>
      </w:rPr>
    </w:lvl>
  </w:abstractNum>
  <w:abstractNum w:abstractNumId="5" w15:restartNumberingAfterBreak="0">
    <w:nsid w:val="110E6718"/>
    <w:multiLevelType w:val="hybridMultilevel"/>
    <w:tmpl w:val="DE4EE67C"/>
    <w:lvl w:ilvl="0" w:tplc="AC3033F6">
      <w:start w:val="1"/>
      <w:numFmt w:val="bullet"/>
      <w:pStyle w:val="SOP4Bullet"/>
      <w:lvlText w:val=""/>
      <w:lvlJc w:val="left"/>
      <w:pPr>
        <w:ind w:left="1224" w:hanging="360"/>
      </w:pPr>
      <w:rPr>
        <w:rFonts w:ascii="Symbol" w:hAnsi="Symbol" w:hint="default"/>
      </w:rPr>
    </w:lvl>
    <w:lvl w:ilvl="1" w:tplc="405C7F20">
      <w:start w:val="1"/>
      <w:numFmt w:val="bullet"/>
      <w:pStyle w:val="SOP2BulletIndent"/>
      <w:lvlText w:val="o"/>
      <w:lvlJc w:val="left"/>
      <w:pPr>
        <w:tabs>
          <w:tab w:val="num" w:pos="1944"/>
        </w:tabs>
        <w:ind w:left="1944" w:hanging="360"/>
      </w:pPr>
      <w:rPr>
        <w:rFonts w:ascii="Courier New" w:hAnsi="Courier New" w:cs="Courier New" w:hint="default"/>
      </w:rPr>
    </w:lvl>
    <w:lvl w:ilvl="2" w:tplc="04090005">
      <w:start w:val="1"/>
      <w:numFmt w:val="bullet"/>
      <w:lvlText w:val=""/>
      <w:lvlJc w:val="left"/>
      <w:pPr>
        <w:tabs>
          <w:tab w:val="num" w:pos="2664"/>
        </w:tabs>
        <w:ind w:left="2664" w:hanging="360"/>
      </w:pPr>
      <w:rPr>
        <w:rFonts w:ascii="Wingdings" w:hAnsi="Wingdings" w:hint="default"/>
      </w:rPr>
    </w:lvl>
    <w:lvl w:ilvl="3" w:tplc="BF68949A">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6" w15:restartNumberingAfterBreak="0">
    <w:nsid w:val="12BA1D47"/>
    <w:multiLevelType w:val="multilevel"/>
    <w:tmpl w:val="9B7A4184"/>
    <w:lvl w:ilvl="0">
      <w:start w:val="13"/>
      <w:numFmt w:val="decimal"/>
      <w:lvlText w:val="%1"/>
      <w:lvlJc w:val="left"/>
      <w:pPr>
        <w:ind w:left="1004" w:hanging="433"/>
      </w:pPr>
      <w:rPr>
        <w:rFonts w:hint="default"/>
        <w:lang w:val="en-US" w:eastAsia="en-US" w:bidi="en-US"/>
      </w:rPr>
    </w:lvl>
    <w:lvl w:ilvl="1">
      <w:numFmt w:val="decimal"/>
      <w:lvlText w:val="%1.%2"/>
      <w:lvlJc w:val="left"/>
      <w:pPr>
        <w:ind w:left="1004" w:hanging="433"/>
        <w:jc w:val="right"/>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3004" w:hanging="433"/>
      </w:pPr>
      <w:rPr>
        <w:rFonts w:hint="default"/>
        <w:lang w:val="en-US" w:eastAsia="en-US" w:bidi="en-US"/>
      </w:rPr>
    </w:lvl>
    <w:lvl w:ilvl="3">
      <w:numFmt w:val="bullet"/>
      <w:lvlText w:val="•"/>
      <w:lvlJc w:val="left"/>
      <w:pPr>
        <w:ind w:left="4006" w:hanging="433"/>
      </w:pPr>
      <w:rPr>
        <w:rFonts w:hint="default"/>
        <w:lang w:val="en-US" w:eastAsia="en-US" w:bidi="en-US"/>
      </w:rPr>
    </w:lvl>
    <w:lvl w:ilvl="4">
      <w:numFmt w:val="bullet"/>
      <w:lvlText w:val="•"/>
      <w:lvlJc w:val="left"/>
      <w:pPr>
        <w:ind w:left="5008" w:hanging="433"/>
      </w:pPr>
      <w:rPr>
        <w:rFonts w:hint="default"/>
        <w:lang w:val="en-US" w:eastAsia="en-US" w:bidi="en-US"/>
      </w:rPr>
    </w:lvl>
    <w:lvl w:ilvl="5">
      <w:numFmt w:val="bullet"/>
      <w:lvlText w:val="•"/>
      <w:lvlJc w:val="left"/>
      <w:pPr>
        <w:ind w:left="6010" w:hanging="433"/>
      </w:pPr>
      <w:rPr>
        <w:rFonts w:hint="default"/>
        <w:lang w:val="en-US" w:eastAsia="en-US" w:bidi="en-US"/>
      </w:rPr>
    </w:lvl>
    <w:lvl w:ilvl="6">
      <w:numFmt w:val="bullet"/>
      <w:lvlText w:val="•"/>
      <w:lvlJc w:val="left"/>
      <w:pPr>
        <w:ind w:left="7012" w:hanging="433"/>
      </w:pPr>
      <w:rPr>
        <w:rFonts w:hint="default"/>
        <w:lang w:val="en-US" w:eastAsia="en-US" w:bidi="en-US"/>
      </w:rPr>
    </w:lvl>
    <w:lvl w:ilvl="7">
      <w:numFmt w:val="bullet"/>
      <w:lvlText w:val="•"/>
      <w:lvlJc w:val="left"/>
      <w:pPr>
        <w:ind w:left="8014" w:hanging="433"/>
      </w:pPr>
      <w:rPr>
        <w:rFonts w:hint="default"/>
        <w:lang w:val="en-US" w:eastAsia="en-US" w:bidi="en-US"/>
      </w:rPr>
    </w:lvl>
    <w:lvl w:ilvl="8">
      <w:numFmt w:val="bullet"/>
      <w:lvlText w:val="•"/>
      <w:lvlJc w:val="left"/>
      <w:pPr>
        <w:ind w:left="9016" w:hanging="433"/>
      </w:pPr>
      <w:rPr>
        <w:rFonts w:hint="default"/>
        <w:lang w:val="en-US" w:eastAsia="en-US" w:bidi="en-US"/>
      </w:rPr>
    </w:lvl>
  </w:abstractNum>
  <w:abstractNum w:abstractNumId="7" w15:restartNumberingAfterBreak="0">
    <w:nsid w:val="1E51494F"/>
    <w:multiLevelType w:val="multilevel"/>
    <w:tmpl w:val="C2C6A818"/>
    <w:lvl w:ilvl="0">
      <w:start w:val="6"/>
      <w:numFmt w:val="decimal"/>
      <w:lvlText w:val="%1"/>
      <w:lvlJc w:val="left"/>
      <w:pPr>
        <w:ind w:left="1004" w:hanging="433"/>
      </w:pPr>
      <w:rPr>
        <w:rFonts w:hint="default"/>
        <w:lang w:val="en-US" w:eastAsia="en-US" w:bidi="en-US"/>
      </w:rPr>
    </w:lvl>
    <w:lvl w:ilvl="1">
      <w:numFmt w:val="decimal"/>
      <w:lvlText w:val="%1.%2"/>
      <w:lvlJc w:val="left"/>
      <w:pPr>
        <w:ind w:left="1004" w:hanging="433"/>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1292" w:hanging="274"/>
      </w:pPr>
      <w:rPr>
        <w:rFonts w:ascii="Symbol" w:eastAsia="Symbol" w:hAnsi="Symbol" w:cs="Symbol" w:hint="default"/>
        <w:w w:val="99"/>
        <w:sz w:val="20"/>
        <w:szCs w:val="20"/>
        <w:lang w:val="en-US" w:eastAsia="en-US" w:bidi="en-US"/>
      </w:rPr>
    </w:lvl>
    <w:lvl w:ilvl="3">
      <w:numFmt w:val="bullet"/>
      <w:lvlText w:val="•"/>
      <w:lvlJc w:val="left"/>
      <w:pPr>
        <w:ind w:left="3460" w:hanging="274"/>
      </w:pPr>
      <w:rPr>
        <w:rFonts w:hint="default"/>
        <w:lang w:val="en-US" w:eastAsia="en-US" w:bidi="en-US"/>
      </w:rPr>
    </w:lvl>
    <w:lvl w:ilvl="4">
      <w:numFmt w:val="bullet"/>
      <w:lvlText w:val="•"/>
      <w:lvlJc w:val="left"/>
      <w:pPr>
        <w:ind w:left="4540" w:hanging="274"/>
      </w:pPr>
      <w:rPr>
        <w:rFonts w:hint="default"/>
        <w:lang w:val="en-US" w:eastAsia="en-US" w:bidi="en-US"/>
      </w:rPr>
    </w:lvl>
    <w:lvl w:ilvl="5">
      <w:numFmt w:val="bullet"/>
      <w:lvlText w:val="•"/>
      <w:lvlJc w:val="left"/>
      <w:pPr>
        <w:ind w:left="5620" w:hanging="274"/>
      </w:pPr>
      <w:rPr>
        <w:rFonts w:hint="default"/>
        <w:lang w:val="en-US" w:eastAsia="en-US" w:bidi="en-US"/>
      </w:rPr>
    </w:lvl>
    <w:lvl w:ilvl="6">
      <w:numFmt w:val="bullet"/>
      <w:lvlText w:val="•"/>
      <w:lvlJc w:val="left"/>
      <w:pPr>
        <w:ind w:left="6700" w:hanging="274"/>
      </w:pPr>
      <w:rPr>
        <w:rFonts w:hint="default"/>
        <w:lang w:val="en-US" w:eastAsia="en-US" w:bidi="en-US"/>
      </w:rPr>
    </w:lvl>
    <w:lvl w:ilvl="7">
      <w:numFmt w:val="bullet"/>
      <w:lvlText w:val="•"/>
      <w:lvlJc w:val="left"/>
      <w:pPr>
        <w:ind w:left="7780" w:hanging="274"/>
      </w:pPr>
      <w:rPr>
        <w:rFonts w:hint="default"/>
        <w:lang w:val="en-US" w:eastAsia="en-US" w:bidi="en-US"/>
      </w:rPr>
    </w:lvl>
    <w:lvl w:ilvl="8">
      <w:numFmt w:val="bullet"/>
      <w:lvlText w:val="•"/>
      <w:lvlJc w:val="left"/>
      <w:pPr>
        <w:ind w:left="8860" w:hanging="274"/>
      </w:pPr>
      <w:rPr>
        <w:rFonts w:hint="default"/>
        <w:lang w:val="en-US" w:eastAsia="en-US" w:bidi="en-US"/>
      </w:rPr>
    </w:lvl>
  </w:abstractNum>
  <w:abstractNum w:abstractNumId="8" w15:restartNumberingAfterBreak="0">
    <w:nsid w:val="26BD515C"/>
    <w:multiLevelType w:val="hybridMultilevel"/>
    <w:tmpl w:val="E21E4034"/>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9" w15:restartNumberingAfterBreak="0">
    <w:nsid w:val="347C2604"/>
    <w:multiLevelType w:val="hybridMultilevel"/>
    <w:tmpl w:val="46FA5D26"/>
    <w:lvl w:ilvl="0" w:tplc="04090001">
      <w:start w:val="1"/>
      <w:numFmt w:val="bullet"/>
      <w:lvlText w:val=""/>
      <w:lvlJc w:val="left"/>
      <w:pPr>
        <w:ind w:left="1875" w:hanging="360"/>
      </w:pPr>
      <w:rPr>
        <w:rFonts w:ascii="Symbol" w:hAnsi="Symbol" w:hint="default"/>
      </w:rPr>
    </w:lvl>
    <w:lvl w:ilvl="1" w:tplc="04090003">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0" w15:restartNumberingAfterBreak="0">
    <w:nsid w:val="3DC57B47"/>
    <w:multiLevelType w:val="multilevel"/>
    <w:tmpl w:val="3BD2479C"/>
    <w:lvl w:ilvl="0">
      <w:start w:val="12"/>
      <w:numFmt w:val="decimal"/>
      <w:lvlText w:val="%1"/>
      <w:lvlJc w:val="left"/>
      <w:pPr>
        <w:ind w:left="1004" w:hanging="433"/>
      </w:pPr>
      <w:rPr>
        <w:rFonts w:hint="default"/>
        <w:lang w:val="en-US" w:eastAsia="en-US" w:bidi="en-US"/>
      </w:rPr>
    </w:lvl>
    <w:lvl w:ilvl="1">
      <w:numFmt w:val="decimal"/>
      <w:lvlText w:val="%1.%2"/>
      <w:lvlJc w:val="left"/>
      <w:pPr>
        <w:ind w:left="1004" w:hanging="433"/>
        <w:jc w:val="right"/>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1753" w:hanging="274"/>
      </w:pPr>
      <w:rPr>
        <w:rFonts w:ascii="Symbol" w:eastAsia="Symbol" w:hAnsi="Symbol" w:cs="Symbol" w:hint="default"/>
        <w:w w:val="99"/>
        <w:sz w:val="20"/>
        <w:szCs w:val="20"/>
        <w:lang w:val="en-US" w:eastAsia="en-US" w:bidi="en-US"/>
      </w:rPr>
    </w:lvl>
    <w:lvl w:ilvl="3">
      <w:numFmt w:val="bullet"/>
      <w:lvlText w:val="•"/>
      <w:lvlJc w:val="left"/>
      <w:pPr>
        <w:ind w:left="3817" w:hanging="274"/>
      </w:pPr>
      <w:rPr>
        <w:rFonts w:hint="default"/>
        <w:lang w:val="en-US" w:eastAsia="en-US" w:bidi="en-US"/>
      </w:rPr>
    </w:lvl>
    <w:lvl w:ilvl="4">
      <w:numFmt w:val="bullet"/>
      <w:lvlText w:val="•"/>
      <w:lvlJc w:val="left"/>
      <w:pPr>
        <w:ind w:left="4846" w:hanging="274"/>
      </w:pPr>
      <w:rPr>
        <w:rFonts w:hint="default"/>
        <w:lang w:val="en-US" w:eastAsia="en-US" w:bidi="en-US"/>
      </w:rPr>
    </w:lvl>
    <w:lvl w:ilvl="5">
      <w:numFmt w:val="bullet"/>
      <w:lvlText w:val="•"/>
      <w:lvlJc w:val="left"/>
      <w:pPr>
        <w:ind w:left="5875" w:hanging="274"/>
      </w:pPr>
      <w:rPr>
        <w:rFonts w:hint="default"/>
        <w:lang w:val="en-US" w:eastAsia="en-US" w:bidi="en-US"/>
      </w:rPr>
    </w:lvl>
    <w:lvl w:ilvl="6">
      <w:numFmt w:val="bullet"/>
      <w:lvlText w:val="•"/>
      <w:lvlJc w:val="left"/>
      <w:pPr>
        <w:ind w:left="6904" w:hanging="274"/>
      </w:pPr>
      <w:rPr>
        <w:rFonts w:hint="default"/>
        <w:lang w:val="en-US" w:eastAsia="en-US" w:bidi="en-US"/>
      </w:rPr>
    </w:lvl>
    <w:lvl w:ilvl="7">
      <w:numFmt w:val="bullet"/>
      <w:lvlText w:val="•"/>
      <w:lvlJc w:val="left"/>
      <w:pPr>
        <w:ind w:left="7933" w:hanging="274"/>
      </w:pPr>
      <w:rPr>
        <w:rFonts w:hint="default"/>
        <w:lang w:val="en-US" w:eastAsia="en-US" w:bidi="en-US"/>
      </w:rPr>
    </w:lvl>
    <w:lvl w:ilvl="8">
      <w:numFmt w:val="bullet"/>
      <w:lvlText w:val="•"/>
      <w:lvlJc w:val="left"/>
      <w:pPr>
        <w:ind w:left="8962" w:hanging="274"/>
      </w:pPr>
      <w:rPr>
        <w:rFonts w:hint="default"/>
        <w:lang w:val="en-US" w:eastAsia="en-US" w:bidi="en-US"/>
      </w:rPr>
    </w:lvl>
  </w:abstractNum>
  <w:abstractNum w:abstractNumId="11" w15:restartNumberingAfterBreak="0">
    <w:nsid w:val="40B22CE3"/>
    <w:multiLevelType w:val="multilevel"/>
    <w:tmpl w:val="BC78D7E0"/>
    <w:lvl w:ilvl="0">
      <w:start w:val="1"/>
      <w:numFmt w:val="decimal"/>
      <w:pStyle w:val="SOP1Heading"/>
      <w:lvlText w:val="%1.0"/>
      <w:lvlJc w:val="left"/>
      <w:pPr>
        <w:tabs>
          <w:tab w:val="num" w:pos="432"/>
        </w:tabs>
        <w:ind w:left="432" w:hanging="432"/>
      </w:pPr>
      <w:rPr>
        <w:rFonts w:hint="default"/>
      </w:rPr>
    </w:lvl>
    <w:lvl w:ilvl="1">
      <w:start w:val="1"/>
      <w:numFmt w:val="decimal"/>
      <w:pStyle w:val="SOP2Heading"/>
      <w:lvlText w:val="%1.%2"/>
      <w:lvlJc w:val="left"/>
      <w:pPr>
        <w:tabs>
          <w:tab w:val="num" w:pos="864"/>
        </w:tabs>
        <w:ind w:left="432" w:firstLine="0"/>
      </w:pPr>
      <w:rPr>
        <w:rFonts w:ascii="Arial" w:hAnsi="Arial" w:cs="Arial" w:hint="default"/>
        <w:b/>
        <w:bCs w:val="0"/>
        <w:i w:val="0"/>
        <w:iCs w:val="0"/>
        <w:caps w:val="0"/>
        <w:smallCaps w:val="0"/>
        <w:strike w:val="0"/>
        <w:dstrike w:val="0"/>
        <w:noProof w:val="0"/>
        <w:snapToGrid w:val="0"/>
        <w:vanish w:val="0"/>
        <w:color w:val="B5121B"/>
        <w:spacing w:val="0"/>
        <w:w w:val="0"/>
        <w:kern w:val="0"/>
        <w:position w:val="0"/>
        <w:szCs w:val="0"/>
        <w:u w:val="none"/>
        <w:vertAlign w:val="baseline"/>
        <w:em w:val="none"/>
      </w:rPr>
    </w:lvl>
    <w:lvl w:ilvl="2">
      <w:start w:val="1"/>
      <w:numFmt w:val="decimal"/>
      <w:pStyle w:val="SOP3Heading"/>
      <w:lvlText w:val="%1.%2.%3"/>
      <w:lvlJc w:val="left"/>
      <w:pPr>
        <w:tabs>
          <w:tab w:val="num" w:pos="1728"/>
        </w:tabs>
        <w:ind w:left="1296" w:hanging="432"/>
      </w:pPr>
      <w:rPr>
        <w:rFonts w:hint="default"/>
      </w:rPr>
    </w:lvl>
    <w:lvl w:ilvl="3">
      <w:start w:val="1"/>
      <w:numFmt w:val="decimal"/>
      <w:pStyle w:val="SOP4Heading"/>
      <w:lvlText w:val="%1.%2.%3.%4"/>
      <w:lvlJc w:val="left"/>
      <w:pPr>
        <w:tabs>
          <w:tab w:val="num" w:pos="1728"/>
        </w:tabs>
        <w:ind w:left="1728" w:hanging="43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48757392"/>
    <w:multiLevelType w:val="hybridMultilevel"/>
    <w:tmpl w:val="0900C3E4"/>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3" w15:restartNumberingAfterBreak="0">
    <w:nsid w:val="4A7F3BC3"/>
    <w:multiLevelType w:val="multilevel"/>
    <w:tmpl w:val="D26633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DA45F2F"/>
    <w:multiLevelType w:val="hybridMultilevel"/>
    <w:tmpl w:val="C554D21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5" w15:restartNumberingAfterBreak="0">
    <w:nsid w:val="4EFD7AF4"/>
    <w:multiLevelType w:val="multilevel"/>
    <w:tmpl w:val="56B24E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E0071E2"/>
    <w:multiLevelType w:val="multilevel"/>
    <w:tmpl w:val="AD423678"/>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C4784C"/>
    <w:multiLevelType w:val="multilevel"/>
    <w:tmpl w:val="936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3632E3"/>
    <w:multiLevelType w:val="multilevel"/>
    <w:tmpl w:val="EB5E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185C5A"/>
    <w:multiLevelType w:val="multilevel"/>
    <w:tmpl w:val="62ACD0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5677467"/>
    <w:multiLevelType w:val="multilevel"/>
    <w:tmpl w:val="B7BC5C02"/>
    <w:lvl w:ilvl="0">
      <w:start w:val="9"/>
      <w:numFmt w:val="decimal"/>
      <w:lvlText w:val="%1"/>
      <w:lvlJc w:val="left"/>
      <w:pPr>
        <w:ind w:left="1004" w:hanging="433"/>
      </w:pPr>
      <w:rPr>
        <w:rFonts w:hint="default"/>
        <w:lang w:val="en-US" w:eastAsia="en-US" w:bidi="en-US"/>
      </w:rPr>
    </w:lvl>
    <w:lvl w:ilvl="1">
      <w:numFmt w:val="decimal"/>
      <w:lvlText w:val="%1.%2"/>
      <w:lvlJc w:val="left"/>
      <w:pPr>
        <w:ind w:left="1004" w:hanging="433"/>
        <w:jc w:val="right"/>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3004" w:hanging="433"/>
      </w:pPr>
      <w:rPr>
        <w:rFonts w:hint="default"/>
        <w:lang w:val="en-US" w:eastAsia="en-US" w:bidi="en-US"/>
      </w:rPr>
    </w:lvl>
    <w:lvl w:ilvl="3">
      <w:numFmt w:val="bullet"/>
      <w:lvlText w:val="•"/>
      <w:lvlJc w:val="left"/>
      <w:pPr>
        <w:ind w:left="4006" w:hanging="433"/>
      </w:pPr>
      <w:rPr>
        <w:rFonts w:hint="default"/>
        <w:lang w:val="en-US" w:eastAsia="en-US" w:bidi="en-US"/>
      </w:rPr>
    </w:lvl>
    <w:lvl w:ilvl="4">
      <w:numFmt w:val="bullet"/>
      <w:lvlText w:val="•"/>
      <w:lvlJc w:val="left"/>
      <w:pPr>
        <w:ind w:left="5008" w:hanging="433"/>
      </w:pPr>
      <w:rPr>
        <w:rFonts w:hint="default"/>
        <w:lang w:val="en-US" w:eastAsia="en-US" w:bidi="en-US"/>
      </w:rPr>
    </w:lvl>
    <w:lvl w:ilvl="5">
      <w:numFmt w:val="bullet"/>
      <w:lvlText w:val="•"/>
      <w:lvlJc w:val="left"/>
      <w:pPr>
        <w:ind w:left="6010" w:hanging="433"/>
      </w:pPr>
      <w:rPr>
        <w:rFonts w:hint="default"/>
        <w:lang w:val="en-US" w:eastAsia="en-US" w:bidi="en-US"/>
      </w:rPr>
    </w:lvl>
    <w:lvl w:ilvl="6">
      <w:numFmt w:val="bullet"/>
      <w:lvlText w:val="•"/>
      <w:lvlJc w:val="left"/>
      <w:pPr>
        <w:ind w:left="7012" w:hanging="433"/>
      </w:pPr>
      <w:rPr>
        <w:rFonts w:hint="default"/>
        <w:lang w:val="en-US" w:eastAsia="en-US" w:bidi="en-US"/>
      </w:rPr>
    </w:lvl>
    <w:lvl w:ilvl="7">
      <w:numFmt w:val="bullet"/>
      <w:lvlText w:val="•"/>
      <w:lvlJc w:val="left"/>
      <w:pPr>
        <w:ind w:left="8014" w:hanging="433"/>
      </w:pPr>
      <w:rPr>
        <w:rFonts w:hint="default"/>
        <w:lang w:val="en-US" w:eastAsia="en-US" w:bidi="en-US"/>
      </w:rPr>
    </w:lvl>
    <w:lvl w:ilvl="8">
      <w:numFmt w:val="bullet"/>
      <w:lvlText w:val="•"/>
      <w:lvlJc w:val="left"/>
      <w:pPr>
        <w:ind w:left="9016" w:hanging="433"/>
      </w:pPr>
      <w:rPr>
        <w:rFonts w:hint="default"/>
        <w:lang w:val="en-US" w:eastAsia="en-US" w:bidi="en-US"/>
      </w:rPr>
    </w:lvl>
  </w:abstractNum>
  <w:abstractNum w:abstractNumId="21" w15:restartNumberingAfterBreak="0">
    <w:nsid w:val="66FF0DB2"/>
    <w:multiLevelType w:val="hybridMultilevel"/>
    <w:tmpl w:val="1A266618"/>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2" w15:restartNumberingAfterBreak="0">
    <w:nsid w:val="72311AB8"/>
    <w:multiLevelType w:val="multilevel"/>
    <w:tmpl w:val="885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87016B"/>
    <w:multiLevelType w:val="multilevel"/>
    <w:tmpl w:val="02FCEE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73F249FE"/>
    <w:multiLevelType w:val="hybridMultilevel"/>
    <w:tmpl w:val="76C87780"/>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5" w15:restartNumberingAfterBreak="0">
    <w:nsid w:val="77C22330"/>
    <w:multiLevelType w:val="hybridMultilevel"/>
    <w:tmpl w:val="4FA6F600"/>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6" w15:restartNumberingAfterBreak="0">
    <w:nsid w:val="7B344644"/>
    <w:multiLevelType w:val="multilevel"/>
    <w:tmpl w:val="163411F0"/>
    <w:lvl w:ilvl="0">
      <w:start w:val="5"/>
      <w:numFmt w:val="decimal"/>
      <w:lvlText w:val="%1"/>
      <w:lvlJc w:val="left"/>
      <w:pPr>
        <w:ind w:left="1004" w:hanging="433"/>
      </w:pPr>
      <w:rPr>
        <w:rFonts w:hint="default"/>
        <w:lang w:val="en-US" w:eastAsia="en-US" w:bidi="en-US"/>
      </w:rPr>
    </w:lvl>
    <w:lvl w:ilvl="1">
      <w:numFmt w:val="decimal"/>
      <w:lvlText w:val="%1.%2"/>
      <w:lvlJc w:val="left"/>
      <w:pPr>
        <w:ind w:left="1004" w:hanging="433"/>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1292" w:hanging="274"/>
      </w:pPr>
      <w:rPr>
        <w:rFonts w:ascii="Symbol" w:eastAsia="Symbol" w:hAnsi="Symbol" w:cs="Symbol" w:hint="default"/>
        <w:w w:val="99"/>
        <w:sz w:val="20"/>
        <w:szCs w:val="20"/>
        <w:lang w:val="en-US" w:eastAsia="en-US" w:bidi="en-US"/>
      </w:rPr>
    </w:lvl>
    <w:lvl w:ilvl="3">
      <w:numFmt w:val="bullet"/>
      <w:lvlText w:val="•"/>
      <w:lvlJc w:val="left"/>
      <w:pPr>
        <w:ind w:left="3460" w:hanging="274"/>
      </w:pPr>
      <w:rPr>
        <w:rFonts w:hint="default"/>
        <w:lang w:val="en-US" w:eastAsia="en-US" w:bidi="en-US"/>
      </w:rPr>
    </w:lvl>
    <w:lvl w:ilvl="4">
      <w:numFmt w:val="bullet"/>
      <w:lvlText w:val="•"/>
      <w:lvlJc w:val="left"/>
      <w:pPr>
        <w:ind w:left="4540" w:hanging="274"/>
      </w:pPr>
      <w:rPr>
        <w:rFonts w:hint="default"/>
        <w:lang w:val="en-US" w:eastAsia="en-US" w:bidi="en-US"/>
      </w:rPr>
    </w:lvl>
    <w:lvl w:ilvl="5">
      <w:numFmt w:val="bullet"/>
      <w:lvlText w:val="•"/>
      <w:lvlJc w:val="left"/>
      <w:pPr>
        <w:ind w:left="5620" w:hanging="274"/>
      </w:pPr>
      <w:rPr>
        <w:rFonts w:hint="default"/>
        <w:lang w:val="en-US" w:eastAsia="en-US" w:bidi="en-US"/>
      </w:rPr>
    </w:lvl>
    <w:lvl w:ilvl="6">
      <w:numFmt w:val="bullet"/>
      <w:lvlText w:val="•"/>
      <w:lvlJc w:val="left"/>
      <w:pPr>
        <w:ind w:left="6700" w:hanging="274"/>
      </w:pPr>
      <w:rPr>
        <w:rFonts w:hint="default"/>
        <w:lang w:val="en-US" w:eastAsia="en-US" w:bidi="en-US"/>
      </w:rPr>
    </w:lvl>
    <w:lvl w:ilvl="7">
      <w:numFmt w:val="bullet"/>
      <w:lvlText w:val="•"/>
      <w:lvlJc w:val="left"/>
      <w:pPr>
        <w:ind w:left="7780" w:hanging="274"/>
      </w:pPr>
      <w:rPr>
        <w:rFonts w:hint="default"/>
        <w:lang w:val="en-US" w:eastAsia="en-US" w:bidi="en-US"/>
      </w:rPr>
    </w:lvl>
    <w:lvl w:ilvl="8">
      <w:numFmt w:val="bullet"/>
      <w:lvlText w:val="•"/>
      <w:lvlJc w:val="left"/>
      <w:pPr>
        <w:ind w:left="8860" w:hanging="274"/>
      </w:pPr>
      <w:rPr>
        <w:rFonts w:hint="default"/>
        <w:lang w:val="en-US" w:eastAsia="en-US" w:bidi="en-US"/>
      </w:rPr>
    </w:lvl>
  </w:abstractNum>
  <w:abstractNum w:abstractNumId="27" w15:restartNumberingAfterBreak="0">
    <w:nsid w:val="7D7A74E0"/>
    <w:multiLevelType w:val="multilevel"/>
    <w:tmpl w:val="974A975E"/>
    <w:lvl w:ilvl="0">
      <w:start w:val="3"/>
      <w:numFmt w:val="decimal"/>
      <w:lvlText w:val="%1"/>
      <w:lvlJc w:val="left"/>
      <w:pPr>
        <w:ind w:left="1004" w:hanging="433"/>
      </w:pPr>
      <w:rPr>
        <w:rFonts w:hint="default"/>
        <w:lang w:val="en-US" w:eastAsia="en-US" w:bidi="en-US"/>
      </w:rPr>
    </w:lvl>
    <w:lvl w:ilvl="1">
      <w:numFmt w:val="decimal"/>
      <w:lvlText w:val="%1.%2"/>
      <w:lvlJc w:val="left"/>
      <w:pPr>
        <w:ind w:left="1004" w:hanging="433"/>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1292" w:hanging="274"/>
      </w:pPr>
      <w:rPr>
        <w:rFonts w:ascii="Symbol" w:eastAsia="Symbol" w:hAnsi="Symbol" w:cs="Symbol" w:hint="default"/>
        <w:w w:val="99"/>
        <w:sz w:val="20"/>
        <w:szCs w:val="20"/>
        <w:lang w:val="en-US" w:eastAsia="en-US" w:bidi="en-US"/>
      </w:rPr>
    </w:lvl>
    <w:lvl w:ilvl="3">
      <w:numFmt w:val="bullet"/>
      <w:lvlText w:val="•"/>
      <w:lvlJc w:val="left"/>
      <w:pPr>
        <w:ind w:left="3460" w:hanging="274"/>
      </w:pPr>
      <w:rPr>
        <w:rFonts w:hint="default"/>
        <w:lang w:val="en-US" w:eastAsia="en-US" w:bidi="en-US"/>
      </w:rPr>
    </w:lvl>
    <w:lvl w:ilvl="4">
      <w:numFmt w:val="bullet"/>
      <w:lvlText w:val="•"/>
      <w:lvlJc w:val="left"/>
      <w:pPr>
        <w:ind w:left="4540" w:hanging="274"/>
      </w:pPr>
      <w:rPr>
        <w:rFonts w:hint="default"/>
        <w:lang w:val="en-US" w:eastAsia="en-US" w:bidi="en-US"/>
      </w:rPr>
    </w:lvl>
    <w:lvl w:ilvl="5">
      <w:numFmt w:val="bullet"/>
      <w:lvlText w:val="•"/>
      <w:lvlJc w:val="left"/>
      <w:pPr>
        <w:ind w:left="5620" w:hanging="274"/>
      </w:pPr>
      <w:rPr>
        <w:rFonts w:hint="default"/>
        <w:lang w:val="en-US" w:eastAsia="en-US" w:bidi="en-US"/>
      </w:rPr>
    </w:lvl>
    <w:lvl w:ilvl="6">
      <w:numFmt w:val="bullet"/>
      <w:lvlText w:val="•"/>
      <w:lvlJc w:val="left"/>
      <w:pPr>
        <w:ind w:left="6700" w:hanging="274"/>
      </w:pPr>
      <w:rPr>
        <w:rFonts w:hint="default"/>
        <w:lang w:val="en-US" w:eastAsia="en-US" w:bidi="en-US"/>
      </w:rPr>
    </w:lvl>
    <w:lvl w:ilvl="7">
      <w:numFmt w:val="bullet"/>
      <w:lvlText w:val="•"/>
      <w:lvlJc w:val="left"/>
      <w:pPr>
        <w:ind w:left="7780" w:hanging="274"/>
      </w:pPr>
      <w:rPr>
        <w:rFonts w:hint="default"/>
        <w:lang w:val="en-US" w:eastAsia="en-US" w:bidi="en-US"/>
      </w:rPr>
    </w:lvl>
    <w:lvl w:ilvl="8">
      <w:numFmt w:val="bullet"/>
      <w:lvlText w:val="•"/>
      <w:lvlJc w:val="left"/>
      <w:pPr>
        <w:ind w:left="8860" w:hanging="274"/>
      </w:pPr>
      <w:rPr>
        <w:rFonts w:hint="default"/>
        <w:lang w:val="en-US" w:eastAsia="en-US" w:bidi="en-US"/>
      </w:rPr>
    </w:lvl>
  </w:abstractNum>
  <w:abstractNum w:abstractNumId="28" w15:restartNumberingAfterBreak="0">
    <w:nsid w:val="7EB77962"/>
    <w:multiLevelType w:val="multilevel"/>
    <w:tmpl w:val="6D1E9CB2"/>
    <w:lvl w:ilvl="0">
      <w:start w:val="8"/>
      <w:numFmt w:val="decimal"/>
      <w:lvlText w:val="%1"/>
      <w:lvlJc w:val="left"/>
      <w:pPr>
        <w:ind w:left="1004" w:hanging="433"/>
      </w:pPr>
      <w:rPr>
        <w:rFonts w:hint="default"/>
        <w:lang w:val="en-US" w:eastAsia="en-US" w:bidi="en-US"/>
      </w:rPr>
    </w:lvl>
    <w:lvl w:ilvl="1">
      <w:numFmt w:val="decimal"/>
      <w:lvlText w:val="%1.%2"/>
      <w:lvlJc w:val="left"/>
      <w:pPr>
        <w:ind w:left="1004" w:hanging="433"/>
        <w:jc w:val="right"/>
      </w:pPr>
      <w:rPr>
        <w:rFonts w:ascii="Arial" w:eastAsia="Arial" w:hAnsi="Arial" w:cs="Arial" w:hint="default"/>
        <w:b/>
        <w:bCs/>
        <w:color w:val="B5121B"/>
        <w:spacing w:val="-1"/>
        <w:w w:val="99"/>
        <w:sz w:val="20"/>
        <w:szCs w:val="20"/>
        <w:lang w:val="en-US" w:eastAsia="en-US" w:bidi="en-US"/>
      </w:rPr>
    </w:lvl>
    <w:lvl w:ilvl="2">
      <w:start w:val="1"/>
      <w:numFmt w:val="decimal"/>
      <w:lvlText w:val="%3."/>
      <w:lvlJc w:val="left"/>
      <w:pPr>
        <w:ind w:left="1472" w:hanging="360"/>
      </w:pPr>
      <w:rPr>
        <w:rFonts w:ascii="Arial" w:eastAsia="Arial" w:hAnsi="Arial" w:cs="Arial" w:hint="default"/>
        <w:spacing w:val="-1"/>
        <w:w w:val="99"/>
        <w:sz w:val="20"/>
        <w:szCs w:val="20"/>
        <w:lang w:val="en-US" w:eastAsia="en-US" w:bidi="en-US"/>
      </w:rPr>
    </w:lvl>
    <w:lvl w:ilvl="3">
      <w:numFmt w:val="bullet"/>
      <w:lvlText w:val="•"/>
      <w:lvlJc w:val="left"/>
      <w:pPr>
        <w:ind w:left="3600" w:hanging="360"/>
      </w:pPr>
      <w:rPr>
        <w:rFonts w:hint="default"/>
        <w:lang w:val="en-US" w:eastAsia="en-US" w:bidi="en-US"/>
      </w:rPr>
    </w:lvl>
    <w:lvl w:ilvl="4">
      <w:numFmt w:val="bullet"/>
      <w:lvlText w:val="•"/>
      <w:lvlJc w:val="left"/>
      <w:pPr>
        <w:ind w:left="4660" w:hanging="360"/>
      </w:pPr>
      <w:rPr>
        <w:rFonts w:hint="default"/>
        <w:lang w:val="en-US" w:eastAsia="en-US" w:bidi="en-US"/>
      </w:rPr>
    </w:lvl>
    <w:lvl w:ilvl="5">
      <w:numFmt w:val="bullet"/>
      <w:lvlText w:val="•"/>
      <w:lvlJc w:val="left"/>
      <w:pPr>
        <w:ind w:left="5720" w:hanging="360"/>
      </w:pPr>
      <w:rPr>
        <w:rFonts w:hint="default"/>
        <w:lang w:val="en-US" w:eastAsia="en-US" w:bidi="en-US"/>
      </w:rPr>
    </w:lvl>
    <w:lvl w:ilvl="6">
      <w:numFmt w:val="bullet"/>
      <w:lvlText w:val="•"/>
      <w:lvlJc w:val="left"/>
      <w:pPr>
        <w:ind w:left="6780" w:hanging="360"/>
      </w:pPr>
      <w:rPr>
        <w:rFonts w:hint="default"/>
        <w:lang w:val="en-US" w:eastAsia="en-US" w:bidi="en-US"/>
      </w:rPr>
    </w:lvl>
    <w:lvl w:ilvl="7">
      <w:numFmt w:val="bullet"/>
      <w:lvlText w:val="•"/>
      <w:lvlJc w:val="left"/>
      <w:pPr>
        <w:ind w:left="7840" w:hanging="360"/>
      </w:pPr>
      <w:rPr>
        <w:rFonts w:hint="default"/>
        <w:lang w:val="en-US" w:eastAsia="en-US" w:bidi="en-US"/>
      </w:rPr>
    </w:lvl>
    <w:lvl w:ilvl="8">
      <w:numFmt w:val="bullet"/>
      <w:lvlText w:val="•"/>
      <w:lvlJc w:val="left"/>
      <w:pPr>
        <w:ind w:left="8900" w:hanging="360"/>
      </w:pPr>
      <w:rPr>
        <w:rFonts w:hint="default"/>
        <w:lang w:val="en-US" w:eastAsia="en-US" w:bidi="en-US"/>
      </w:rPr>
    </w:lvl>
  </w:abstractNum>
  <w:abstractNum w:abstractNumId="29" w15:restartNumberingAfterBreak="0">
    <w:nsid w:val="7F7A339E"/>
    <w:multiLevelType w:val="multilevel"/>
    <w:tmpl w:val="F9804D84"/>
    <w:lvl w:ilvl="0">
      <w:start w:val="14"/>
      <w:numFmt w:val="decimal"/>
      <w:lvlText w:val="%1"/>
      <w:lvlJc w:val="left"/>
      <w:pPr>
        <w:ind w:left="1004" w:hanging="433"/>
      </w:pPr>
      <w:rPr>
        <w:rFonts w:hint="default"/>
        <w:lang w:val="en-US" w:eastAsia="en-US" w:bidi="en-US"/>
      </w:rPr>
    </w:lvl>
    <w:lvl w:ilvl="1">
      <w:numFmt w:val="decimal"/>
      <w:lvlText w:val="%1.%2"/>
      <w:lvlJc w:val="left"/>
      <w:pPr>
        <w:ind w:left="1004" w:hanging="433"/>
        <w:jc w:val="right"/>
      </w:pPr>
      <w:rPr>
        <w:rFonts w:ascii="Arial" w:eastAsia="Arial" w:hAnsi="Arial" w:cs="Arial" w:hint="default"/>
        <w:b/>
        <w:bCs/>
        <w:color w:val="B5121B"/>
        <w:spacing w:val="-1"/>
        <w:w w:val="99"/>
        <w:sz w:val="20"/>
        <w:szCs w:val="20"/>
        <w:lang w:val="en-US" w:eastAsia="en-US" w:bidi="en-US"/>
      </w:rPr>
    </w:lvl>
    <w:lvl w:ilvl="2">
      <w:numFmt w:val="bullet"/>
      <w:lvlText w:val=""/>
      <w:lvlJc w:val="left"/>
      <w:pPr>
        <w:ind w:left="1292" w:hanging="274"/>
      </w:pPr>
      <w:rPr>
        <w:rFonts w:ascii="Symbol" w:eastAsia="Symbol" w:hAnsi="Symbol" w:cs="Symbol" w:hint="default"/>
        <w:w w:val="99"/>
        <w:sz w:val="20"/>
        <w:szCs w:val="20"/>
        <w:lang w:val="en-US" w:eastAsia="en-US" w:bidi="en-US"/>
      </w:rPr>
    </w:lvl>
    <w:lvl w:ilvl="3">
      <w:numFmt w:val="bullet"/>
      <w:lvlText w:val="•"/>
      <w:lvlJc w:val="left"/>
      <w:pPr>
        <w:ind w:left="3460" w:hanging="274"/>
      </w:pPr>
      <w:rPr>
        <w:rFonts w:hint="default"/>
        <w:lang w:val="en-US" w:eastAsia="en-US" w:bidi="en-US"/>
      </w:rPr>
    </w:lvl>
    <w:lvl w:ilvl="4">
      <w:numFmt w:val="bullet"/>
      <w:lvlText w:val="•"/>
      <w:lvlJc w:val="left"/>
      <w:pPr>
        <w:ind w:left="4540" w:hanging="274"/>
      </w:pPr>
      <w:rPr>
        <w:rFonts w:hint="default"/>
        <w:lang w:val="en-US" w:eastAsia="en-US" w:bidi="en-US"/>
      </w:rPr>
    </w:lvl>
    <w:lvl w:ilvl="5">
      <w:numFmt w:val="bullet"/>
      <w:lvlText w:val="•"/>
      <w:lvlJc w:val="left"/>
      <w:pPr>
        <w:ind w:left="5620" w:hanging="274"/>
      </w:pPr>
      <w:rPr>
        <w:rFonts w:hint="default"/>
        <w:lang w:val="en-US" w:eastAsia="en-US" w:bidi="en-US"/>
      </w:rPr>
    </w:lvl>
    <w:lvl w:ilvl="6">
      <w:numFmt w:val="bullet"/>
      <w:lvlText w:val="•"/>
      <w:lvlJc w:val="left"/>
      <w:pPr>
        <w:ind w:left="6700" w:hanging="274"/>
      </w:pPr>
      <w:rPr>
        <w:rFonts w:hint="default"/>
        <w:lang w:val="en-US" w:eastAsia="en-US" w:bidi="en-US"/>
      </w:rPr>
    </w:lvl>
    <w:lvl w:ilvl="7">
      <w:numFmt w:val="bullet"/>
      <w:lvlText w:val="•"/>
      <w:lvlJc w:val="left"/>
      <w:pPr>
        <w:ind w:left="7780" w:hanging="274"/>
      </w:pPr>
      <w:rPr>
        <w:rFonts w:hint="default"/>
        <w:lang w:val="en-US" w:eastAsia="en-US" w:bidi="en-US"/>
      </w:rPr>
    </w:lvl>
    <w:lvl w:ilvl="8">
      <w:numFmt w:val="bullet"/>
      <w:lvlText w:val="•"/>
      <w:lvlJc w:val="left"/>
      <w:pPr>
        <w:ind w:left="8860" w:hanging="274"/>
      </w:pPr>
      <w:rPr>
        <w:rFonts w:hint="default"/>
        <w:lang w:val="en-US" w:eastAsia="en-US" w:bidi="en-US"/>
      </w:rPr>
    </w:lvl>
  </w:abstractNum>
  <w:num w:numId="1" w16cid:durableId="475682081">
    <w:abstractNumId w:val="29"/>
  </w:num>
  <w:num w:numId="2" w16cid:durableId="189221303">
    <w:abstractNumId w:val="6"/>
  </w:num>
  <w:num w:numId="3" w16cid:durableId="1940404960">
    <w:abstractNumId w:val="10"/>
  </w:num>
  <w:num w:numId="4" w16cid:durableId="1316182958">
    <w:abstractNumId w:val="3"/>
  </w:num>
  <w:num w:numId="5" w16cid:durableId="8723840">
    <w:abstractNumId w:val="20"/>
  </w:num>
  <w:num w:numId="6" w16cid:durableId="1502743384">
    <w:abstractNumId w:val="28"/>
  </w:num>
  <w:num w:numId="7" w16cid:durableId="1336419940">
    <w:abstractNumId w:val="4"/>
  </w:num>
  <w:num w:numId="8" w16cid:durableId="1025788579">
    <w:abstractNumId w:val="7"/>
  </w:num>
  <w:num w:numId="9" w16cid:durableId="1608192511">
    <w:abstractNumId w:val="26"/>
  </w:num>
  <w:num w:numId="10" w16cid:durableId="1109081907">
    <w:abstractNumId w:val="27"/>
  </w:num>
  <w:num w:numId="11" w16cid:durableId="1365978876">
    <w:abstractNumId w:val="24"/>
  </w:num>
  <w:num w:numId="12" w16cid:durableId="1662269151">
    <w:abstractNumId w:val="14"/>
  </w:num>
  <w:num w:numId="13" w16cid:durableId="742800933">
    <w:abstractNumId w:val="11"/>
  </w:num>
  <w:num w:numId="14" w16cid:durableId="1724476502">
    <w:abstractNumId w:val="5"/>
  </w:num>
  <w:num w:numId="15" w16cid:durableId="2050059658">
    <w:abstractNumId w:val="11"/>
  </w:num>
  <w:num w:numId="16" w16cid:durableId="1356076458">
    <w:abstractNumId w:val="12"/>
  </w:num>
  <w:num w:numId="17" w16cid:durableId="1230190308">
    <w:abstractNumId w:val="21"/>
  </w:num>
  <w:num w:numId="18" w16cid:durableId="757870562">
    <w:abstractNumId w:val="1"/>
  </w:num>
  <w:num w:numId="19" w16cid:durableId="555356117">
    <w:abstractNumId w:val="8"/>
  </w:num>
  <w:num w:numId="20" w16cid:durableId="1159268520">
    <w:abstractNumId w:val="9"/>
  </w:num>
  <w:num w:numId="21" w16cid:durableId="778522511">
    <w:abstractNumId w:val="25"/>
  </w:num>
  <w:num w:numId="22" w16cid:durableId="1843887207">
    <w:abstractNumId w:val="18"/>
  </w:num>
  <w:num w:numId="23" w16cid:durableId="1117335043">
    <w:abstractNumId w:val="17"/>
  </w:num>
  <w:num w:numId="24" w16cid:durableId="917323729">
    <w:abstractNumId w:val="22"/>
  </w:num>
  <w:num w:numId="25" w16cid:durableId="543638025">
    <w:abstractNumId w:val="16"/>
    <w:lvlOverride w:ilvl="0">
      <w:lvl w:ilvl="0">
        <w:start w:val="1"/>
        <w:numFmt w:val="decimal"/>
        <w:lvlText w:val="%1.0"/>
        <w:lvlJc w:val="left"/>
        <w:pPr>
          <w:tabs>
            <w:tab w:val="num" w:pos="432"/>
          </w:tabs>
          <w:ind w:left="720" w:hanging="720"/>
        </w:pPr>
        <w:rPr>
          <w:rFonts w:hint="default"/>
        </w:rPr>
      </w:lvl>
    </w:lvlOverride>
    <w:lvlOverride w:ilvl="1">
      <w:lvl w:ilvl="1">
        <w:start w:val="1"/>
        <w:numFmt w:val="decimal"/>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lvlText w:val="%1.%2.%3"/>
        <w:lvlJc w:val="left"/>
        <w:pPr>
          <w:tabs>
            <w:tab w:val="num" w:pos="1872"/>
          </w:tabs>
          <w:ind w:left="2160" w:hanging="720"/>
        </w:pPr>
        <w:rPr>
          <w:rFonts w:hint="default"/>
          <w:color w:val="006699"/>
        </w:rPr>
      </w:lvl>
    </w:lvlOverride>
    <w:lvlOverride w:ilvl="3">
      <w:lvl w:ilvl="3">
        <w:start w:val="1"/>
        <w:numFmt w:val="decimal"/>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 w:numId="26" w16cid:durableId="25370398">
    <w:abstractNumId w:val="2"/>
  </w:num>
  <w:num w:numId="27" w16cid:durableId="703362333">
    <w:abstractNumId w:val="0"/>
  </w:num>
  <w:num w:numId="28" w16cid:durableId="1701279623">
    <w:abstractNumId w:val="15"/>
  </w:num>
  <w:num w:numId="29" w16cid:durableId="1909799219">
    <w:abstractNumId w:val="19"/>
  </w:num>
  <w:num w:numId="30" w16cid:durableId="1490053380">
    <w:abstractNumId w:val="13"/>
  </w:num>
  <w:num w:numId="31" w16cid:durableId="1910573921">
    <w:abstractNumId w:val="2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 SG-21531">
    <w15:presenceInfo w15:providerId="None" w15:userId="Sid SG-21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9B"/>
    <w:rsid w:val="0000170D"/>
    <w:rsid w:val="00002E2D"/>
    <w:rsid w:val="00003B0D"/>
    <w:rsid w:val="000044AF"/>
    <w:rsid w:val="000058D6"/>
    <w:rsid w:val="0000636C"/>
    <w:rsid w:val="000067C3"/>
    <w:rsid w:val="0001449A"/>
    <w:rsid w:val="00015745"/>
    <w:rsid w:val="00015A9C"/>
    <w:rsid w:val="00015C52"/>
    <w:rsid w:val="0002008F"/>
    <w:rsid w:val="00021A5F"/>
    <w:rsid w:val="00024AC3"/>
    <w:rsid w:val="00024C17"/>
    <w:rsid w:val="00030843"/>
    <w:rsid w:val="000323D8"/>
    <w:rsid w:val="000328C0"/>
    <w:rsid w:val="000343DE"/>
    <w:rsid w:val="00035065"/>
    <w:rsid w:val="000359EF"/>
    <w:rsid w:val="00037E0D"/>
    <w:rsid w:val="00041094"/>
    <w:rsid w:val="00041CB8"/>
    <w:rsid w:val="00041E7D"/>
    <w:rsid w:val="000427D1"/>
    <w:rsid w:val="00044124"/>
    <w:rsid w:val="00044F64"/>
    <w:rsid w:val="0004514E"/>
    <w:rsid w:val="00045BBE"/>
    <w:rsid w:val="00046A7F"/>
    <w:rsid w:val="00046C3D"/>
    <w:rsid w:val="000509B2"/>
    <w:rsid w:val="00051C24"/>
    <w:rsid w:val="00051D77"/>
    <w:rsid w:val="000533D3"/>
    <w:rsid w:val="00057204"/>
    <w:rsid w:val="0006089E"/>
    <w:rsid w:val="00061E13"/>
    <w:rsid w:val="00063E35"/>
    <w:rsid w:val="00065E2B"/>
    <w:rsid w:val="000703A3"/>
    <w:rsid w:val="00072CFD"/>
    <w:rsid w:val="000738F9"/>
    <w:rsid w:val="00075D20"/>
    <w:rsid w:val="000771DD"/>
    <w:rsid w:val="00086AFF"/>
    <w:rsid w:val="0009024E"/>
    <w:rsid w:val="000938E4"/>
    <w:rsid w:val="000A1FBF"/>
    <w:rsid w:val="000A3CF9"/>
    <w:rsid w:val="000A500C"/>
    <w:rsid w:val="000A685D"/>
    <w:rsid w:val="000B10B7"/>
    <w:rsid w:val="000B3386"/>
    <w:rsid w:val="000B5875"/>
    <w:rsid w:val="000B7200"/>
    <w:rsid w:val="000C1472"/>
    <w:rsid w:val="000C3151"/>
    <w:rsid w:val="000C7AFA"/>
    <w:rsid w:val="000D0D2D"/>
    <w:rsid w:val="000D61FD"/>
    <w:rsid w:val="000D7084"/>
    <w:rsid w:val="000D7413"/>
    <w:rsid w:val="000D7598"/>
    <w:rsid w:val="000D7B62"/>
    <w:rsid w:val="000E0C44"/>
    <w:rsid w:val="000E13E3"/>
    <w:rsid w:val="000E1E08"/>
    <w:rsid w:val="000E38F0"/>
    <w:rsid w:val="000E40AC"/>
    <w:rsid w:val="000F079C"/>
    <w:rsid w:val="000F1114"/>
    <w:rsid w:val="000F1D9F"/>
    <w:rsid w:val="000F3175"/>
    <w:rsid w:val="000F4F82"/>
    <w:rsid w:val="000F55BC"/>
    <w:rsid w:val="00103AD9"/>
    <w:rsid w:val="00103DEB"/>
    <w:rsid w:val="00103EFF"/>
    <w:rsid w:val="00104722"/>
    <w:rsid w:val="0010484B"/>
    <w:rsid w:val="00105A2F"/>
    <w:rsid w:val="0010656D"/>
    <w:rsid w:val="00106787"/>
    <w:rsid w:val="00110A4D"/>
    <w:rsid w:val="001137CE"/>
    <w:rsid w:val="001171EE"/>
    <w:rsid w:val="00120C0E"/>
    <w:rsid w:val="00120DBF"/>
    <w:rsid w:val="001215D3"/>
    <w:rsid w:val="001223A7"/>
    <w:rsid w:val="001258B3"/>
    <w:rsid w:val="00126EB9"/>
    <w:rsid w:val="00135193"/>
    <w:rsid w:val="0013600F"/>
    <w:rsid w:val="001366C9"/>
    <w:rsid w:val="0013732F"/>
    <w:rsid w:val="0014272C"/>
    <w:rsid w:val="00144B98"/>
    <w:rsid w:val="00145135"/>
    <w:rsid w:val="001477BA"/>
    <w:rsid w:val="00150281"/>
    <w:rsid w:val="00152D9E"/>
    <w:rsid w:val="00154FD5"/>
    <w:rsid w:val="00156239"/>
    <w:rsid w:val="00157373"/>
    <w:rsid w:val="001579A0"/>
    <w:rsid w:val="001610CD"/>
    <w:rsid w:val="00161342"/>
    <w:rsid w:val="0016351A"/>
    <w:rsid w:val="00166C84"/>
    <w:rsid w:val="00172EBE"/>
    <w:rsid w:val="00180765"/>
    <w:rsid w:val="001821EF"/>
    <w:rsid w:val="00185F1D"/>
    <w:rsid w:val="0018644C"/>
    <w:rsid w:val="00194128"/>
    <w:rsid w:val="00196CB5"/>
    <w:rsid w:val="001A04AD"/>
    <w:rsid w:val="001A0FF6"/>
    <w:rsid w:val="001A155E"/>
    <w:rsid w:val="001A1CF5"/>
    <w:rsid w:val="001A2E3A"/>
    <w:rsid w:val="001A63F6"/>
    <w:rsid w:val="001B0F0D"/>
    <w:rsid w:val="001B443B"/>
    <w:rsid w:val="001B4BB9"/>
    <w:rsid w:val="001C0CCC"/>
    <w:rsid w:val="001C0D4A"/>
    <w:rsid w:val="001C47DF"/>
    <w:rsid w:val="001C5189"/>
    <w:rsid w:val="001C53D2"/>
    <w:rsid w:val="001D0362"/>
    <w:rsid w:val="001D084A"/>
    <w:rsid w:val="001D09B3"/>
    <w:rsid w:val="001D2FCD"/>
    <w:rsid w:val="001D6C49"/>
    <w:rsid w:val="001D7D3F"/>
    <w:rsid w:val="001E54F7"/>
    <w:rsid w:val="001E5CFE"/>
    <w:rsid w:val="001F0EB8"/>
    <w:rsid w:val="00202932"/>
    <w:rsid w:val="00202F8E"/>
    <w:rsid w:val="00204E56"/>
    <w:rsid w:val="00204E5C"/>
    <w:rsid w:val="00205C88"/>
    <w:rsid w:val="00206E8C"/>
    <w:rsid w:val="002077F9"/>
    <w:rsid w:val="00212BF8"/>
    <w:rsid w:val="002153B5"/>
    <w:rsid w:val="00215754"/>
    <w:rsid w:val="00215CE6"/>
    <w:rsid w:val="00216941"/>
    <w:rsid w:val="00217AC4"/>
    <w:rsid w:val="00226858"/>
    <w:rsid w:val="00227B89"/>
    <w:rsid w:val="00227E88"/>
    <w:rsid w:val="00233106"/>
    <w:rsid w:val="00235A8E"/>
    <w:rsid w:val="00235AFD"/>
    <w:rsid w:val="00235B2B"/>
    <w:rsid w:val="00243AC8"/>
    <w:rsid w:val="002448BC"/>
    <w:rsid w:val="00244CE0"/>
    <w:rsid w:val="00246E05"/>
    <w:rsid w:val="002472BC"/>
    <w:rsid w:val="002475C5"/>
    <w:rsid w:val="002542ED"/>
    <w:rsid w:val="00256D8F"/>
    <w:rsid w:val="00260477"/>
    <w:rsid w:val="00262AA5"/>
    <w:rsid w:val="00263617"/>
    <w:rsid w:val="00263620"/>
    <w:rsid w:val="00264E69"/>
    <w:rsid w:val="00265854"/>
    <w:rsid w:val="00265BA5"/>
    <w:rsid w:val="00266147"/>
    <w:rsid w:val="00270425"/>
    <w:rsid w:val="00271C16"/>
    <w:rsid w:val="002721EB"/>
    <w:rsid w:val="002723BA"/>
    <w:rsid w:val="00272563"/>
    <w:rsid w:val="00273A39"/>
    <w:rsid w:val="00275736"/>
    <w:rsid w:val="00280FA5"/>
    <w:rsid w:val="002819B6"/>
    <w:rsid w:val="00281F28"/>
    <w:rsid w:val="0028545C"/>
    <w:rsid w:val="0028622A"/>
    <w:rsid w:val="002920DF"/>
    <w:rsid w:val="0029294A"/>
    <w:rsid w:val="00295403"/>
    <w:rsid w:val="00295D62"/>
    <w:rsid w:val="00295EA5"/>
    <w:rsid w:val="00297C36"/>
    <w:rsid w:val="002A07AF"/>
    <w:rsid w:val="002A0F85"/>
    <w:rsid w:val="002A1DC7"/>
    <w:rsid w:val="002A5630"/>
    <w:rsid w:val="002B201E"/>
    <w:rsid w:val="002B59FF"/>
    <w:rsid w:val="002B7439"/>
    <w:rsid w:val="002C218D"/>
    <w:rsid w:val="002C3DD4"/>
    <w:rsid w:val="002C6EB9"/>
    <w:rsid w:val="002C7644"/>
    <w:rsid w:val="002D109D"/>
    <w:rsid w:val="002D1156"/>
    <w:rsid w:val="002D17C3"/>
    <w:rsid w:val="002D24F7"/>
    <w:rsid w:val="002D44FE"/>
    <w:rsid w:val="002E3241"/>
    <w:rsid w:val="002E4229"/>
    <w:rsid w:val="002E7122"/>
    <w:rsid w:val="002E7216"/>
    <w:rsid w:val="002F58ED"/>
    <w:rsid w:val="002F6AB5"/>
    <w:rsid w:val="002F73B4"/>
    <w:rsid w:val="002F74BC"/>
    <w:rsid w:val="00301311"/>
    <w:rsid w:val="00303D63"/>
    <w:rsid w:val="00305DDD"/>
    <w:rsid w:val="003076B9"/>
    <w:rsid w:val="00307CE2"/>
    <w:rsid w:val="003100F4"/>
    <w:rsid w:val="00310443"/>
    <w:rsid w:val="00310E9D"/>
    <w:rsid w:val="003121DF"/>
    <w:rsid w:val="003128F6"/>
    <w:rsid w:val="00313C69"/>
    <w:rsid w:val="00322280"/>
    <w:rsid w:val="0032292B"/>
    <w:rsid w:val="00322FE7"/>
    <w:rsid w:val="003238FC"/>
    <w:rsid w:val="003244F5"/>
    <w:rsid w:val="00327DC7"/>
    <w:rsid w:val="00332A1E"/>
    <w:rsid w:val="00335A7E"/>
    <w:rsid w:val="00336663"/>
    <w:rsid w:val="003367C0"/>
    <w:rsid w:val="0033741B"/>
    <w:rsid w:val="0034257F"/>
    <w:rsid w:val="00343D71"/>
    <w:rsid w:val="003451F9"/>
    <w:rsid w:val="0034559E"/>
    <w:rsid w:val="00345B73"/>
    <w:rsid w:val="00352046"/>
    <w:rsid w:val="00352438"/>
    <w:rsid w:val="00357FE1"/>
    <w:rsid w:val="003632AB"/>
    <w:rsid w:val="00364940"/>
    <w:rsid w:val="00364B2F"/>
    <w:rsid w:val="00366D25"/>
    <w:rsid w:val="00367DB2"/>
    <w:rsid w:val="003701FA"/>
    <w:rsid w:val="00370A09"/>
    <w:rsid w:val="00372CCF"/>
    <w:rsid w:val="0037492E"/>
    <w:rsid w:val="00380E36"/>
    <w:rsid w:val="00382875"/>
    <w:rsid w:val="003829C0"/>
    <w:rsid w:val="0038426A"/>
    <w:rsid w:val="003853CB"/>
    <w:rsid w:val="0038607A"/>
    <w:rsid w:val="003860EA"/>
    <w:rsid w:val="003901E5"/>
    <w:rsid w:val="00391146"/>
    <w:rsid w:val="0039320B"/>
    <w:rsid w:val="00393606"/>
    <w:rsid w:val="003A1316"/>
    <w:rsid w:val="003A1784"/>
    <w:rsid w:val="003A2056"/>
    <w:rsid w:val="003A23D5"/>
    <w:rsid w:val="003A2F87"/>
    <w:rsid w:val="003A334D"/>
    <w:rsid w:val="003A3657"/>
    <w:rsid w:val="003A5A78"/>
    <w:rsid w:val="003B4990"/>
    <w:rsid w:val="003B7ED1"/>
    <w:rsid w:val="003C0F55"/>
    <w:rsid w:val="003C11E1"/>
    <w:rsid w:val="003C2A33"/>
    <w:rsid w:val="003C5AB1"/>
    <w:rsid w:val="003D35D5"/>
    <w:rsid w:val="003E05F9"/>
    <w:rsid w:val="003E1E97"/>
    <w:rsid w:val="003E3B8B"/>
    <w:rsid w:val="003E5E7A"/>
    <w:rsid w:val="003F0A8C"/>
    <w:rsid w:val="003F145F"/>
    <w:rsid w:val="003F5FFC"/>
    <w:rsid w:val="004008D3"/>
    <w:rsid w:val="004042C5"/>
    <w:rsid w:val="004066B2"/>
    <w:rsid w:val="0041376D"/>
    <w:rsid w:val="004154DB"/>
    <w:rsid w:val="00421E5D"/>
    <w:rsid w:val="0042442C"/>
    <w:rsid w:val="00424A71"/>
    <w:rsid w:val="0042552A"/>
    <w:rsid w:val="004315B0"/>
    <w:rsid w:val="00432C00"/>
    <w:rsid w:val="0043543B"/>
    <w:rsid w:val="0043633A"/>
    <w:rsid w:val="004409DE"/>
    <w:rsid w:val="00441722"/>
    <w:rsid w:val="00443143"/>
    <w:rsid w:val="0044694E"/>
    <w:rsid w:val="0045098C"/>
    <w:rsid w:val="00450C0A"/>
    <w:rsid w:val="00455182"/>
    <w:rsid w:val="0046405D"/>
    <w:rsid w:val="0046595F"/>
    <w:rsid w:val="00466D6E"/>
    <w:rsid w:val="004700B7"/>
    <w:rsid w:val="00470CF4"/>
    <w:rsid w:val="00471313"/>
    <w:rsid w:val="00472161"/>
    <w:rsid w:val="004729C0"/>
    <w:rsid w:val="004736D4"/>
    <w:rsid w:val="004737FB"/>
    <w:rsid w:val="00474980"/>
    <w:rsid w:val="00475DA1"/>
    <w:rsid w:val="0048060D"/>
    <w:rsid w:val="00480F62"/>
    <w:rsid w:val="00482EA6"/>
    <w:rsid w:val="0048402B"/>
    <w:rsid w:val="00484C97"/>
    <w:rsid w:val="00487B31"/>
    <w:rsid w:val="004908DF"/>
    <w:rsid w:val="00492133"/>
    <w:rsid w:val="004927F5"/>
    <w:rsid w:val="0049307A"/>
    <w:rsid w:val="00494BCA"/>
    <w:rsid w:val="00496162"/>
    <w:rsid w:val="00496567"/>
    <w:rsid w:val="00496B02"/>
    <w:rsid w:val="00496D5D"/>
    <w:rsid w:val="004A06AB"/>
    <w:rsid w:val="004A48C1"/>
    <w:rsid w:val="004A5626"/>
    <w:rsid w:val="004A7390"/>
    <w:rsid w:val="004B02D0"/>
    <w:rsid w:val="004B1576"/>
    <w:rsid w:val="004B386A"/>
    <w:rsid w:val="004B5974"/>
    <w:rsid w:val="004B6742"/>
    <w:rsid w:val="004C08BB"/>
    <w:rsid w:val="004C2C17"/>
    <w:rsid w:val="004C4006"/>
    <w:rsid w:val="004C5090"/>
    <w:rsid w:val="004C6B66"/>
    <w:rsid w:val="004C6F30"/>
    <w:rsid w:val="004D2A7F"/>
    <w:rsid w:val="004D3435"/>
    <w:rsid w:val="004E33C6"/>
    <w:rsid w:val="004E4037"/>
    <w:rsid w:val="004E40D8"/>
    <w:rsid w:val="004F1483"/>
    <w:rsid w:val="004F51E8"/>
    <w:rsid w:val="004F5E3B"/>
    <w:rsid w:val="004F683E"/>
    <w:rsid w:val="004F7F1D"/>
    <w:rsid w:val="0050342F"/>
    <w:rsid w:val="00511E05"/>
    <w:rsid w:val="005136A2"/>
    <w:rsid w:val="005165B2"/>
    <w:rsid w:val="005216CE"/>
    <w:rsid w:val="005247C3"/>
    <w:rsid w:val="005253E2"/>
    <w:rsid w:val="005319B7"/>
    <w:rsid w:val="00532655"/>
    <w:rsid w:val="00543B26"/>
    <w:rsid w:val="00544946"/>
    <w:rsid w:val="00547F58"/>
    <w:rsid w:val="005507A8"/>
    <w:rsid w:val="00551252"/>
    <w:rsid w:val="005569F3"/>
    <w:rsid w:val="0056042A"/>
    <w:rsid w:val="005611CD"/>
    <w:rsid w:val="0056235F"/>
    <w:rsid w:val="005624F8"/>
    <w:rsid w:val="00563DAA"/>
    <w:rsid w:val="00564F94"/>
    <w:rsid w:val="005650EE"/>
    <w:rsid w:val="005654E9"/>
    <w:rsid w:val="00566249"/>
    <w:rsid w:val="005703EF"/>
    <w:rsid w:val="00570DB3"/>
    <w:rsid w:val="0057156E"/>
    <w:rsid w:val="00581245"/>
    <w:rsid w:val="00587A23"/>
    <w:rsid w:val="00587B43"/>
    <w:rsid w:val="0059151F"/>
    <w:rsid w:val="00592395"/>
    <w:rsid w:val="00594C9A"/>
    <w:rsid w:val="00595832"/>
    <w:rsid w:val="00597382"/>
    <w:rsid w:val="005A3D23"/>
    <w:rsid w:val="005A5CA6"/>
    <w:rsid w:val="005A6BA0"/>
    <w:rsid w:val="005A7FE3"/>
    <w:rsid w:val="005B069F"/>
    <w:rsid w:val="005B0B76"/>
    <w:rsid w:val="005B27F9"/>
    <w:rsid w:val="005B33FF"/>
    <w:rsid w:val="005C679F"/>
    <w:rsid w:val="005D045A"/>
    <w:rsid w:val="005D1731"/>
    <w:rsid w:val="005D2F21"/>
    <w:rsid w:val="005D44FC"/>
    <w:rsid w:val="005D59FE"/>
    <w:rsid w:val="005D66C2"/>
    <w:rsid w:val="005E1FE2"/>
    <w:rsid w:val="005E2742"/>
    <w:rsid w:val="005E657D"/>
    <w:rsid w:val="005E6A96"/>
    <w:rsid w:val="005E6F72"/>
    <w:rsid w:val="005F1567"/>
    <w:rsid w:val="005F4456"/>
    <w:rsid w:val="005F487E"/>
    <w:rsid w:val="005F54CC"/>
    <w:rsid w:val="005F578C"/>
    <w:rsid w:val="005F5BD1"/>
    <w:rsid w:val="005F75FC"/>
    <w:rsid w:val="00600B0D"/>
    <w:rsid w:val="0060444E"/>
    <w:rsid w:val="0060769D"/>
    <w:rsid w:val="006077A3"/>
    <w:rsid w:val="00611EC6"/>
    <w:rsid w:val="00613262"/>
    <w:rsid w:val="00613472"/>
    <w:rsid w:val="00613678"/>
    <w:rsid w:val="006139AE"/>
    <w:rsid w:val="006143B7"/>
    <w:rsid w:val="006169E8"/>
    <w:rsid w:val="00617A5D"/>
    <w:rsid w:val="00631F6B"/>
    <w:rsid w:val="00632084"/>
    <w:rsid w:val="0063630C"/>
    <w:rsid w:val="00637B21"/>
    <w:rsid w:val="00640532"/>
    <w:rsid w:val="006421D3"/>
    <w:rsid w:val="00642CEC"/>
    <w:rsid w:val="00643318"/>
    <w:rsid w:val="0064671B"/>
    <w:rsid w:val="00651981"/>
    <w:rsid w:val="00652957"/>
    <w:rsid w:val="00655877"/>
    <w:rsid w:val="00661A39"/>
    <w:rsid w:val="0066663F"/>
    <w:rsid w:val="00670B5E"/>
    <w:rsid w:val="00671CD4"/>
    <w:rsid w:val="006729DF"/>
    <w:rsid w:val="006734BC"/>
    <w:rsid w:val="00673C64"/>
    <w:rsid w:val="006753AE"/>
    <w:rsid w:val="00682353"/>
    <w:rsid w:val="006826D4"/>
    <w:rsid w:val="0068275C"/>
    <w:rsid w:val="00683A28"/>
    <w:rsid w:val="00686163"/>
    <w:rsid w:val="00687DBE"/>
    <w:rsid w:val="00687DE8"/>
    <w:rsid w:val="0069470D"/>
    <w:rsid w:val="00697D3B"/>
    <w:rsid w:val="006A05EA"/>
    <w:rsid w:val="006A150A"/>
    <w:rsid w:val="006A235E"/>
    <w:rsid w:val="006A2A13"/>
    <w:rsid w:val="006A300F"/>
    <w:rsid w:val="006A4F14"/>
    <w:rsid w:val="006B049F"/>
    <w:rsid w:val="006B33FE"/>
    <w:rsid w:val="006B3772"/>
    <w:rsid w:val="006B7CA7"/>
    <w:rsid w:val="006C4800"/>
    <w:rsid w:val="006C5B6C"/>
    <w:rsid w:val="006D18E3"/>
    <w:rsid w:val="006D3A39"/>
    <w:rsid w:val="006D7502"/>
    <w:rsid w:val="006E2787"/>
    <w:rsid w:val="006E3485"/>
    <w:rsid w:val="006E7720"/>
    <w:rsid w:val="006F43F6"/>
    <w:rsid w:val="006F449C"/>
    <w:rsid w:val="006F4C5F"/>
    <w:rsid w:val="006F56AE"/>
    <w:rsid w:val="006F5EB8"/>
    <w:rsid w:val="006F7016"/>
    <w:rsid w:val="007006BA"/>
    <w:rsid w:val="00700EBC"/>
    <w:rsid w:val="00706095"/>
    <w:rsid w:val="0070761E"/>
    <w:rsid w:val="0071191A"/>
    <w:rsid w:val="00712A65"/>
    <w:rsid w:val="0071334E"/>
    <w:rsid w:val="00716994"/>
    <w:rsid w:val="00716EB6"/>
    <w:rsid w:val="00724F0F"/>
    <w:rsid w:val="007258D0"/>
    <w:rsid w:val="0072634A"/>
    <w:rsid w:val="00733E53"/>
    <w:rsid w:val="00735828"/>
    <w:rsid w:val="007359E6"/>
    <w:rsid w:val="00735EB9"/>
    <w:rsid w:val="00736003"/>
    <w:rsid w:val="00736314"/>
    <w:rsid w:val="00736990"/>
    <w:rsid w:val="007411B9"/>
    <w:rsid w:val="00741213"/>
    <w:rsid w:val="0074789C"/>
    <w:rsid w:val="007533ED"/>
    <w:rsid w:val="007535BA"/>
    <w:rsid w:val="007538A7"/>
    <w:rsid w:val="007541E8"/>
    <w:rsid w:val="007564EA"/>
    <w:rsid w:val="00760667"/>
    <w:rsid w:val="00766BCB"/>
    <w:rsid w:val="00770BD4"/>
    <w:rsid w:val="007715F6"/>
    <w:rsid w:val="0077193B"/>
    <w:rsid w:val="00772894"/>
    <w:rsid w:val="007733AF"/>
    <w:rsid w:val="00773E37"/>
    <w:rsid w:val="00775819"/>
    <w:rsid w:val="00777A5F"/>
    <w:rsid w:val="007824C0"/>
    <w:rsid w:val="00782D2C"/>
    <w:rsid w:val="00786475"/>
    <w:rsid w:val="00786FB8"/>
    <w:rsid w:val="00787F06"/>
    <w:rsid w:val="0079087B"/>
    <w:rsid w:val="007931BA"/>
    <w:rsid w:val="0079777D"/>
    <w:rsid w:val="007A09E7"/>
    <w:rsid w:val="007A6A50"/>
    <w:rsid w:val="007B0FD9"/>
    <w:rsid w:val="007B3387"/>
    <w:rsid w:val="007B5226"/>
    <w:rsid w:val="007B595B"/>
    <w:rsid w:val="007B6085"/>
    <w:rsid w:val="007B7AD8"/>
    <w:rsid w:val="007C0843"/>
    <w:rsid w:val="007C49B6"/>
    <w:rsid w:val="007C7189"/>
    <w:rsid w:val="007C72D3"/>
    <w:rsid w:val="007C769F"/>
    <w:rsid w:val="007D0037"/>
    <w:rsid w:val="007D16FF"/>
    <w:rsid w:val="007D53C5"/>
    <w:rsid w:val="007D5D6A"/>
    <w:rsid w:val="007D6A4E"/>
    <w:rsid w:val="007E7D4F"/>
    <w:rsid w:val="007F05F6"/>
    <w:rsid w:val="007F658C"/>
    <w:rsid w:val="007F6BEB"/>
    <w:rsid w:val="00802272"/>
    <w:rsid w:val="008036C5"/>
    <w:rsid w:val="00803779"/>
    <w:rsid w:val="008149D6"/>
    <w:rsid w:val="00815B55"/>
    <w:rsid w:val="00817E63"/>
    <w:rsid w:val="0082117D"/>
    <w:rsid w:val="008233A9"/>
    <w:rsid w:val="00826B44"/>
    <w:rsid w:val="00830027"/>
    <w:rsid w:val="00832F1E"/>
    <w:rsid w:val="00833892"/>
    <w:rsid w:val="008359E7"/>
    <w:rsid w:val="00837406"/>
    <w:rsid w:val="0083776D"/>
    <w:rsid w:val="00841623"/>
    <w:rsid w:val="00844EC5"/>
    <w:rsid w:val="00845591"/>
    <w:rsid w:val="00845C75"/>
    <w:rsid w:val="008507EF"/>
    <w:rsid w:val="00853050"/>
    <w:rsid w:val="00853EEC"/>
    <w:rsid w:val="00854E15"/>
    <w:rsid w:val="008552D1"/>
    <w:rsid w:val="00863F88"/>
    <w:rsid w:val="00865D99"/>
    <w:rsid w:val="00866828"/>
    <w:rsid w:val="00866984"/>
    <w:rsid w:val="00870708"/>
    <w:rsid w:val="008765BB"/>
    <w:rsid w:val="008777DD"/>
    <w:rsid w:val="00877FE9"/>
    <w:rsid w:val="00881A85"/>
    <w:rsid w:val="008841AF"/>
    <w:rsid w:val="00892175"/>
    <w:rsid w:val="00893B45"/>
    <w:rsid w:val="00893CDE"/>
    <w:rsid w:val="0089693B"/>
    <w:rsid w:val="008979E1"/>
    <w:rsid w:val="008A319C"/>
    <w:rsid w:val="008A3AEA"/>
    <w:rsid w:val="008A5121"/>
    <w:rsid w:val="008A5210"/>
    <w:rsid w:val="008A6AD9"/>
    <w:rsid w:val="008B0E28"/>
    <w:rsid w:val="008B2895"/>
    <w:rsid w:val="008B373B"/>
    <w:rsid w:val="008B6DB0"/>
    <w:rsid w:val="008C1FB0"/>
    <w:rsid w:val="008C3763"/>
    <w:rsid w:val="008D2605"/>
    <w:rsid w:val="008D435A"/>
    <w:rsid w:val="008D63DC"/>
    <w:rsid w:val="008D6621"/>
    <w:rsid w:val="008E59F5"/>
    <w:rsid w:val="008F0626"/>
    <w:rsid w:val="008F0722"/>
    <w:rsid w:val="008F1146"/>
    <w:rsid w:val="008F30E5"/>
    <w:rsid w:val="008F68A8"/>
    <w:rsid w:val="008F6E62"/>
    <w:rsid w:val="0090230D"/>
    <w:rsid w:val="00904C82"/>
    <w:rsid w:val="009140F0"/>
    <w:rsid w:val="0091420A"/>
    <w:rsid w:val="00914C90"/>
    <w:rsid w:val="009236A7"/>
    <w:rsid w:val="0092376B"/>
    <w:rsid w:val="009261A2"/>
    <w:rsid w:val="009322DD"/>
    <w:rsid w:val="00933469"/>
    <w:rsid w:val="00937449"/>
    <w:rsid w:val="009421C9"/>
    <w:rsid w:val="00944EE3"/>
    <w:rsid w:val="00945079"/>
    <w:rsid w:val="00953C5C"/>
    <w:rsid w:val="009568AC"/>
    <w:rsid w:val="00960D6C"/>
    <w:rsid w:val="0096245A"/>
    <w:rsid w:val="0096472E"/>
    <w:rsid w:val="00964F7F"/>
    <w:rsid w:val="009653D3"/>
    <w:rsid w:val="0097075E"/>
    <w:rsid w:val="00973FF8"/>
    <w:rsid w:val="009807B7"/>
    <w:rsid w:val="00980E59"/>
    <w:rsid w:val="0098151A"/>
    <w:rsid w:val="0098351E"/>
    <w:rsid w:val="0098657C"/>
    <w:rsid w:val="00986663"/>
    <w:rsid w:val="00986841"/>
    <w:rsid w:val="00990AB5"/>
    <w:rsid w:val="009911D4"/>
    <w:rsid w:val="0099147E"/>
    <w:rsid w:val="009918E1"/>
    <w:rsid w:val="0099340D"/>
    <w:rsid w:val="009A27F6"/>
    <w:rsid w:val="009A35E0"/>
    <w:rsid w:val="009A37D1"/>
    <w:rsid w:val="009A42E6"/>
    <w:rsid w:val="009A698A"/>
    <w:rsid w:val="009B0B57"/>
    <w:rsid w:val="009B3D01"/>
    <w:rsid w:val="009B3DD4"/>
    <w:rsid w:val="009B6800"/>
    <w:rsid w:val="009B68E8"/>
    <w:rsid w:val="009B74B2"/>
    <w:rsid w:val="009C13FC"/>
    <w:rsid w:val="009C1A92"/>
    <w:rsid w:val="009C45F3"/>
    <w:rsid w:val="009C4CF0"/>
    <w:rsid w:val="009C5700"/>
    <w:rsid w:val="009C5E6C"/>
    <w:rsid w:val="009D0691"/>
    <w:rsid w:val="009D16B7"/>
    <w:rsid w:val="009D24AD"/>
    <w:rsid w:val="009D4A03"/>
    <w:rsid w:val="009D78DD"/>
    <w:rsid w:val="009E21EA"/>
    <w:rsid w:val="009E6926"/>
    <w:rsid w:val="009F360D"/>
    <w:rsid w:val="009F47A3"/>
    <w:rsid w:val="009F491D"/>
    <w:rsid w:val="009F4CEC"/>
    <w:rsid w:val="009F516A"/>
    <w:rsid w:val="009F5EE0"/>
    <w:rsid w:val="009F67CD"/>
    <w:rsid w:val="00A03015"/>
    <w:rsid w:val="00A03F99"/>
    <w:rsid w:val="00A04A76"/>
    <w:rsid w:val="00A04C4B"/>
    <w:rsid w:val="00A06301"/>
    <w:rsid w:val="00A07E6B"/>
    <w:rsid w:val="00A10818"/>
    <w:rsid w:val="00A13A25"/>
    <w:rsid w:val="00A14656"/>
    <w:rsid w:val="00A156C2"/>
    <w:rsid w:val="00A1655D"/>
    <w:rsid w:val="00A2339B"/>
    <w:rsid w:val="00A23D08"/>
    <w:rsid w:val="00A26061"/>
    <w:rsid w:val="00A30A44"/>
    <w:rsid w:val="00A359C4"/>
    <w:rsid w:val="00A367FA"/>
    <w:rsid w:val="00A37048"/>
    <w:rsid w:val="00A42978"/>
    <w:rsid w:val="00A434C1"/>
    <w:rsid w:val="00A458BF"/>
    <w:rsid w:val="00A4600F"/>
    <w:rsid w:val="00A5162D"/>
    <w:rsid w:val="00A52963"/>
    <w:rsid w:val="00A5355E"/>
    <w:rsid w:val="00A54AE0"/>
    <w:rsid w:val="00A54D3E"/>
    <w:rsid w:val="00A6198F"/>
    <w:rsid w:val="00A623B9"/>
    <w:rsid w:val="00A64304"/>
    <w:rsid w:val="00A64A88"/>
    <w:rsid w:val="00A64C76"/>
    <w:rsid w:val="00A657A3"/>
    <w:rsid w:val="00A70D90"/>
    <w:rsid w:val="00A70E99"/>
    <w:rsid w:val="00A73935"/>
    <w:rsid w:val="00A74BC7"/>
    <w:rsid w:val="00A7515E"/>
    <w:rsid w:val="00A8044C"/>
    <w:rsid w:val="00A81525"/>
    <w:rsid w:val="00A840A1"/>
    <w:rsid w:val="00A84523"/>
    <w:rsid w:val="00A846DC"/>
    <w:rsid w:val="00A86129"/>
    <w:rsid w:val="00A877D8"/>
    <w:rsid w:val="00A926D0"/>
    <w:rsid w:val="00A92BD9"/>
    <w:rsid w:val="00A96A4F"/>
    <w:rsid w:val="00A97AD7"/>
    <w:rsid w:val="00AA13C0"/>
    <w:rsid w:val="00AB0F4C"/>
    <w:rsid w:val="00AB1757"/>
    <w:rsid w:val="00AB7A14"/>
    <w:rsid w:val="00AB7AC7"/>
    <w:rsid w:val="00AC087F"/>
    <w:rsid w:val="00AC0D16"/>
    <w:rsid w:val="00AC0F1E"/>
    <w:rsid w:val="00AC3437"/>
    <w:rsid w:val="00AC7268"/>
    <w:rsid w:val="00AC7548"/>
    <w:rsid w:val="00AC7899"/>
    <w:rsid w:val="00AD2961"/>
    <w:rsid w:val="00AD4536"/>
    <w:rsid w:val="00AD5027"/>
    <w:rsid w:val="00AD7087"/>
    <w:rsid w:val="00AE06AF"/>
    <w:rsid w:val="00AE22FF"/>
    <w:rsid w:val="00AE3DFE"/>
    <w:rsid w:val="00AE5748"/>
    <w:rsid w:val="00AE6DC9"/>
    <w:rsid w:val="00AE785D"/>
    <w:rsid w:val="00AF0A81"/>
    <w:rsid w:val="00AF0AB5"/>
    <w:rsid w:val="00AF36C1"/>
    <w:rsid w:val="00AF3E48"/>
    <w:rsid w:val="00AF418F"/>
    <w:rsid w:val="00AF58F6"/>
    <w:rsid w:val="00B00FCB"/>
    <w:rsid w:val="00B028B5"/>
    <w:rsid w:val="00B03FD5"/>
    <w:rsid w:val="00B043BF"/>
    <w:rsid w:val="00B10C72"/>
    <w:rsid w:val="00B12867"/>
    <w:rsid w:val="00B12A8F"/>
    <w:rsid w:val="00B14538"/>
    <w:rsid w:val="00B14539"/>
    <w:rsid w:val="00B14ABF"/>
    <w:rsid w:val="00B20005"/>
    <w:rsid w:val="00B208A7"/>
    <w:rsid w:val="00B20C1F"/>
    <w:rsid w:val="00B2296C"/>
    <w:rsid w:val="00B23D0E"/>
    <w:rsid w:val="00B258AC"/>
    <w:rsid w:val="00B268B9"/>
    <w:rsid w:val="00B32854"/>
    <w:rsid w:val="00B37C2A"/>
    <w:rsid w:val="00B37D25"/>
    <w:rsid w:val="00B401AB"/>
    <w:rsid w:val="00B41D32"/>
    <w:rsid w:val="00B4326A"/>
    <w:rsid w:val="00B50010"/>
    <w:rsid w:val="00B61405"/>
    <w:rsid w:val="00B62C38"/>
    <w:rsid w:val="00B637FF"/>
    <w:rsid w:val="00B63EDF"/>
    <w:rsid w:val="00B65DBB"/>
    <w:rsid w:val="00B70162"/>
    <w:rsid w:val="00B70A93"/>
    <w:rsid w:val="00B712C3"/>
    <w:rsid w:val="00B7175C"/>
    <w:rsid w:val="00B82B1A"/>
    <w:rsid w:val="00B84206"/>
    <w:rsid w:val="00B86BA1"/>
    <w:rsid w:val="00B87760"/>
    <w:rsid w:val="00B87CA1"/>
    <w:rsid w:val="00B90840"/>
    <w:rsid w:val="00B93DCF"/>
    <w:rsid w:val="00B95D9F"/>
    <w:rsid w:val="00BA00C8"/>
    <w:rsid w:val="00BA03B3"/>
    <w:rsid w:val="00BA3DC7"/>
    <w:rsid w:val="00BA6C15"/>
    <w:rsid w:val="00BA7D6D"/>
    <w:rsid w:val="00BB009C"/>
    <w:rsid w:val="00BB0F77"/>
    <w:rsid w:val="00BB4AB7"/>
    <w:rsid w:val="00BC0CDA"/>
    <w:rsid w:val="00BC0D10"/>
    <w:rsid w:val="00BC35B2"/>
    <w:rsid w:val="00BD006E"/>
    <w:rsid w:val="00BD02D6"/>
    <w:rsid w:val="00BD1F9B"/>
    <w:rsid w:val="00BD20A8"/>
    <w:rsid w:val="00BD5CB5"/>
    <w:rsid w:val="00BD64DC"/>
    <w:rsid w:val="00BD69C6"/>
    <w:rsid w:val="00BE108B"/>
    <w:rsid w:val="00BE4D69"/>
    <w:rsid w:val="00BE5E01"/>
    <w:rsid w:val="00BE5E13"/>
    <w:rsid w:val="00BE6190"/>
    <w:rsid w:val="00BF0207"/>
    <w:rsid w:val="00BF3094"/>
    <w:rsid w:val="00BF359C"/>
    <w:rsid w:val="00BF7CFA"/>
    <w:rsid w:val="00C004ED"/>
    <w:rsid w:val="00C00B1E"/>
    <w:rsid w:val="00C0156F"/>
    <w:rsid w:val="00C02645"/>
    <w:rsid w:val="00C07A98"/>
    <w:rsid w:val="00C1082E"/>
    <w:rsid w:val="00C13446"/>
    <w:rsid w:val="00C15795"/>
    <w:rsid w:val="00C15F53"/>
    <w:rsid w:val="00C16668"/>
    <w:rsid w:val="00C16C1F"/>
    <w:rsid w:val="00C17D42"/>
    <w:rsid w:val="00C21F5C"/>
    <w:rsid w:val="00C23591"/>
    <w:rsid w:val="00C2547C"/>
    <w:rsid w:val="00C255BB"/>
    <w:rsid w:val="00C25996"/>
    <w:rsid w:val="00C260D4"/>
    <w:rsid w:val="00C2612B"/>
    <w:rsid w:val="00C312CF"/>
    <w:rsid w:val="00C31658"/>
    <w:rsid w:val="00C323AE"/>
    <w:rsid w:val="00C34A1E"/>
    <w:rsid w:val="00C36AE5"/>
    <w:rsid w:val="00C412A0"/>
    <w:rsid w:val="00C43B7A"/>
    <w:rsid w:val="00C43F5B"/>
    <w:rsid w:val="00C46349"/>
    <w:rsid w:val="00C50356"/>
    <w:rsid w:val="00C53F31"/>
    <w:rsid w:val="00C5793A"/>
    <w:rsid w:val="00C60D07"/>
    <w:rsid w:val="00C6107A"/>
    <w:rsid w:val="00C6428E"/>
    <w:rsid w:val="00C6695E"/>
    <w:rsid w:val="00C67252"/>
    <w:rsid w:val="00C7323D"/>
    <w:rsid w:val="00C7678D"/>
    <w:rsid w:val="00C8027D"/>
    <w:rsid w:val="00C80CBB"/>
    <w:rsid w:val="00C82B5B"/>
    <w:rsid w:val="00C841E8"/>
    <w:rsid w:val="00C86E18"/>
    <w:rsid w:val="00C96585"/>
    <w:rsid w:val="00C96AF3"/>
    <w:rsid w:val="00C96FCB"/>
    <w:rsid w:val="00CA505D"/>
    <w:rsid w:val="00CA5DE3"/>
    <w:rsid w:val="00CA5F54"/>
    <w:rsid w:val="00CB2DAD"/>
    <w:rsid w:val="00CB3BD1"/>
    <w:rsid w:val="00CC0057"/>
    <w:rsid w:val="00CC2C5B"/>
    <w:rsid w:val="00CC4D0E"/>
    <w:rsid w:val="00CC5124"/>
    <w:rsid w:val="00CC56B9"/>
    <w:rsid w:val="00CC5BC8"/>
    <w:rsid w:val="00CC62F6"/>
    <w:rsid w:val="00CC7A05"/>
    <w:rsid w:val="00CD07A9"/>
    <w:rsid w:val="00CD14EA"/>
    <w:rsid w:val="00CD42DA"/>
    <w:rsid w:val="00CD693E"/>
    <w:rsid w:val="00CD722F"/>
    <w:rsid w:val="00CD77CE"/>
    <w:rsid w:val="00CE3C86"/>
    <w:rsid w:val="00CE525D"/>
    <w:rsid w:val="00CF63D6"/>
    <w:rsid w:val="00D0055A"/>
    <w:rsid w:val="00D00CA9"/>
    <w:rsid w:val="00D1014A"/>
    <w:rsid w:val="00D17971"/>
    <w:rsid w:val="00D20284"/>
    <w:rsid w:val="00D20A41"/>
    <w:rsid w:val="00D23717"/>
    <w:rsid w:val="00D251FF"/>
    <w:rsid w:val="00D27661"/>
    <w:rsid w:val="00D30948"/>
    <w:rsid w:val="00D31D62"/>
    <w:rsid w:val="00D32128"/>
    <w:rsid w:val="00D328D1"/>
    <w:rsid w:val="00D33BEB"/>
    <w:rsid w:val="00D36B51"/>
    <w:rsid w:val="00D37B79"/>
    <w:rsid w:val="00D407E8"/>
    <w:rsid w:val="00D4482D"/>
    <w:rsid w:val="00D45856"/>
    <w:rsid w:val="00D46753"/>
    <w:rsid w:val="00D532B5"/>
    <w:rsid w:val="00D5401F"/>
    <w:rsid w:val="00D71645"/>
    <w:rsid w:val="00D72401"/>
    <w:rsid w:val="00D7285F"/>
    <w:rsid w:val="00D73552"/>
    <w:rsid w:val="00D73A9A"/>
    <w:rsid w:val="00D7762C"/>
    <w:rsid w:val="00D80158"/>
    <w:rsid w:val="00D803EB"/>
    <w:rsid w:val="00D8063E"/>
    <w:rsid w:val="00D82AE8"/>
    <w:rsid w:val="00D83AA7"/>
    <w:rsid w:val="00D85DF7"/>
    <w:rsid w:val="00D865C6"/>
    <w:rsid w:val="00D866B2"/>
    <w:rsid w:val="00D907EE"/>
    <w:rsid w:val="00D9148D"/>
    <w:rsid w:val="00D93554"/>
    <w:rsid w:val="00D96CB3"/>
    <w:rsid w:val="00D96E69"/>
    <w:rsid w:val="00DA0E44"/>
    <w:rsid w:val="00DA5E83"/>
    <w:rsid w:val="00DB0F95"/>
    <w:rsid w:val="00DB2147"/>
    <w:rsid w:val="00DB23A8"/>
    <w:rsid w:val="00DB3E46"/>
    <w:rsid w:val="00DB4129"/>
    <w:rsid w:val="00DB6C1E"/>
    <w:rsid w:val="00DC0824"/>
    <w:rsid w:val="00DC16F9"/>
    <w:rsid w:val="00DC1DEF"/>
    <w:rsid w:val="00DC286D"/>
    <w:rsid w:val="00DC345F"/>
    <w:rsid w:val="00DC3F57"/>
    <w:rsid w:val="00DC42E2"/>
    <w:rsid w:val="00DC73E9"/>
    <w:rsid w:val="00DD09E3"/>
    <w:rsid w:val="00DD5547"/>
    <w:rsid w:val="00DD5670"/>
    <w:rsid w:val="00DD6528"/>
    <w:rsid w:val="00DD7C1B"/>
    <w:rsid w:val="00DE085E"/>
    <w:rsid w:val="00DE0867"/>
    <w:rsid w:val="00DE14F3"/>
    <w:rsid w:val="00DE19C1"/>
    <w:rsid w:val="00DE48EF"/>
    <w:rsid w:val="00DE4904"/>
    <w:rsid w:val="00DE59AC"/>
    <w:rsid w:val="00DE5EF1"/>
    <w:rsid w:val="00DE6AEA"/>
    <w:rsid w:val="00DF0675"/>
    <w:rsid w:val="00DF0CD2"/>
    <w:rsid w:val="00DF3F0D"/>
    <w:rsid w:val="00DF575A"/>
    <w:rsid w:val="00DF6808"/>
    <w:rsid w:val="00DF7D9E"/>
    <w:rsid w:val="00E02A61"/>
    <w:rsid w:val="00E031C5"/>
    <w:rsid w:val="00E0638D"/>
    <w:rsid w:val="00E0684C"/>
    <w:rsid w:val="00E10F22"/>
    <w:rsid w:val="00E12F45"/>
    <w:rsid w:val="00E13BCF"/>
    <w:rsid w:val="00E13E3A"/>
    <w:rsid w:val="00E14037"/>
    <w:rsid w:val="00E14B8F"/>
    <w:rsid w:val="00E24239"/>
    <w:rsid w:val="00E24949"/>
    <w:rsid w:val="00E25249"/>
    <w:rsid w:val="00E262BF"/>
    <w:rsid w:val="00E315A0"/>
    <w:rsid w:val="00E35862"/>
    <w:rsid w:val="00E366EB"/>
    <w:rsid w:val="00E36BE9"/>
    <w:rsid w:val="00E36C89"/>
    <w:rsid w:val="00E40A07"/>
    <w:rsid w:val="00E40F6A"/>
    <w:rsid w:val="00E413C3"/>
    <w:rsid w:val="00E41831"/>
    <w:rsid w:val="00E42C37"/>
    <w:rsid w:val="00E42C87"/>
    <w:rsid w:val="00E447CC"/>
    <w:rsid w:val="00E52694"/>
    <w:rsid w:val="00E52C38"/>
    <w:rsid w:val="00E5329E"/>
    <w:rsid w:val="00E532C4"/>
    <w:rsid w:val="00E54DD7"/>
    <w:rsid w:val="00E55317"/>
    <w:rsid w:val="00E622B7"/>
    <w:rsid w:val="00E628E5"/>
    <w:rsid w:val="00E65A18"/>
    <w:rsid w:val="00E670B4"/>
    <w:rsid w:val="00E679CF"/>
    <w:rsid w:val="00E713CB"/>
    <w:rsid w:val="00E71E55"/>
    <w:rsid w:val="00E7473E"/>
    <w:rsid w:val="00E81006"/>
    <w:rsid w:val="00E8239D"/>
    <w:rsid w:val="00E847CA"/>
    <w:rsid w:val="00E8570B"/>
    <w:rsid w:val="00E86F6D"/>
    <w:rsid w:val="00E96A2C"/>
    <w:rsid w:val="00EA2556"/>
    <w:rsid w:val="00EA2F5F"/>
    <w:rsid w:val="00EA7CFF"/>
    <w:rsid w:val="00EB02E7"/>
    <w:rsid w:val="00EB07CA"/>
    <w:rsid w:val="00EB2DDA"/>
    <w:rsid w:val="00EB3C0C"/>
    <w:rsid w:val="00EB56E2"/>
    <w:rsid w:val="00EC0656"/>
    <w:rsid w:val="00EC27F0"/>
    <w:rsid w:val="00EC64C2"/>
    <w:rsid w:val="00EC7567"/>
    <w:rsid w:val="00ED104D"/>
    <w:rsid w:val="00ED1BDB"/>
    <w:rsid w:val="00ED2028"/>
    <w:rsid w:val="00ED2628"/>
    <w:rsid w:val="00ED3D79"/>
    <w:rsid w:val="00ED66DE"/>
    <w:rsid w:val="00ED7450"/>
    <w:rsid w:val="00EE1558"/>
    <w:rsid w:val="00EE3337"/>
    <w:rsid w:val="00EF30E8"/>
    <w:rsid w:val="00EF3D9B"/>
    <w:rsid w:val="00EF46A1"/>
    <w:rsid w:val="00F0014E"/>
    <w:rsid w:val="00F009E4"/>
    <w:rsid w:val="00F012E7"/>
    <w:rsid w:val="00F03474"/>
    <w:rsid w:val="00F0786E"/>
    <w:rsid w:val="00F07C66"/>
    <w:rsid w:val="00F11A93"/>
    <w:rsid w:val="00F14110"/>
    <w:rsid w:val="00F14F46"/>
    <w:rsid w:val="00F15287"/>
    <w:rsid w:val="00F20141"/>
    <w:rsid w:val="00F205C8"/>
    <w:rsid w:val="00F20C31"/>
    <w:rsid w:val="00F21370"/>
    <w:rsid w:val="00F22AC9"/>
    <w:rsid w:val="00F242C6"/>
    <w:rsid w:val="00F267DD"/>
    <w:rsid w:val="00F31839"/>
    <w:rsid w:val="00F3303E"/>
    <w:rsid w:val="00F34A8A"/>
    <w:rsid w:val="00F3593C"/>
    <w:rsid w:val="00F36C70"/>
    <w:rsid w:val="00F379BE"/>
    <w:rsid w:val="00F41085"/>
    <w:rsid w:val="00F513E6"/>
    <w:rsid w:val="00F62DAC"/>
    <w:rsid w:val="00F633AB"/>
    <w:rsid w:val="00F65AB7"/>
    <w:rsid w:val="00F676DB"/>
    <w:rsid w:val="00F6783D"/>
    <w:rsid w:val="00F67EA4"/>
    <w:rsid w:val="00F70F2E"/>
    <w:rsid w:val="00F72386"/>
    <w:rsid w:val="00F7357E"/>
    <w:rsid w:val="00F76397"/>
    <w:rsid w:val="00F77338"/>
    <w:rsid w:val="00F77E82"/>
    <w:rsid w:val="00F800F9"/>
    <w:rsid w:val="00F803A0"/>
    <w:rsid w:val="00F84C4D"/>
    <w:rsid w:val="00F93B5C"/>
    <w:rsid w:val="00F95CD3"/>
    <w:rsid w:val="00F96891"/>
    <w:rsid w:val="00F976CD"/>
    <w:rsid w:val="00FA0442"/>
    <w:rsid w:val="00FA0A66"/>
    <w:rsid w:val="00FA0C48"/>
    <w:rsid w:val="00FA1446"/>
    <w:rsid w:val="00FA2E72"/>
    <w:rsid w:val="00FA3D08"/>
    <w:rsid w:val="00FA5E7F"/>
    <w:rsid w:val="00FA6250"/>
    <w:rsid w:val="00FA6A12"/>
    <w:rsid w:val="00FB036D"/>
    <w:rsid w:val="00FB236F"/>
    <w:rsid w:val="00FB2630"/>
    <w:rsid w:val="00FB5B9C"/>
    <w:rsid w:val="00FB7A3A"/>
    <w:rsid w:val="00FC09F6"/>
    <w:rsid w:val="00FC279A"/>
    <w:rsid w:val="00FC5391"/>
    <w:rsid w:val="00FC620D"/>
    <w:rsid w:val="00FD233D"/>
    <w:rsid w:val="00FD3A83"/>
    <w:rsid w:val="00FD4ACC"/>
    <w:rsid w:val="00FE1381"/>
    <w:rsid w:val="00FE1917"/>
    <w:rsid w:val="00FE1A19"/>
    <w:rsid w:val="00FE2AAB"/>
    <w:rsid w:val="00FF0A93"/>
    <w:rsid w:val="00FF39EB"/>
    <w:rsid w:val="00FF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8920"/>
  <w15:docId w15:val="{F46E3CE8-69FB-4C23-B936-2AB8474E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118"/>
      <w:ind w:left="1436" w:hanging="433"/>
      <w:outlineLvl w:val="0"/>
    </w:pPr>
    <w:rPr>
      <w:b/>
      <w:bCs/>
      <w:sz w:val="20"/>
      <w:szCs w:val="20"/>
    </w:rPr>
  </w:style>
  <w:style w:type="paragraph" w:styleId="Heading3">
    <w:name w:val="heading 3"/>
    <w:basedOn w:val="Normal"/>
    <w:next w:val="Normal"/>
    <w:link w:val="Heading3Char"/>
    <w:uiPriority w:val="9"/>
    <w:semiHidden/>
    <w:unhideWhenUsed/>
    <w:qFormat/>
    <w:rsid w:val="00A1655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292" w:hanging="43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5736"/>
    <w:pPr>
      <w:tabs>
        <w:tab w:val="center" w:pos="4680"/>
        <w:tab w:val="right" w:pos="9360"/>
      </w:tabs>
    </w:pPr>
  </w:style>
  <w:style w:type="character" w:customStyle="1" w:styleId="HeaderChar">
    <w:name w:val="Header Char"/>
    <w:basedOn w:val="DefaultParagraphFont"/>
    <w:link w:val="Header"/>
    <w:uiPriority w:val="99"/>
    <w:rsid w:val="00275736"/>
    <w:rPr>
      <w:rFonts w:ascii="Arial" w:eastAsia="Arial" w:hAnsi="Arial" w:cs="Arial"/>
      <w:lang w:bidi="en-US"/>
    </w:rPr>
  </w:style>
  <w:style w:type="paragraph" w:styleId="Footer">
    <w:name w:val="footer"/>
    <w:basedOn w:val="Normal"/>
    <w:link w:val="FooterChar"/>
    <w:unhideWhenUsed/>
    <w:rsid w:val="00275736"/>
    <w:pPr>
      <w:tabs>
        <w:tab w:val="center" w:pos="4680"/>
        <w:tab w:val="right" w:pos="9360"/>
      </w:tabs>
    </w:pPr>
  </w:style>
  <w:style w:type="character" w:customStyle="1" w:styleId="FooterChar">
    <w:name w:val="Footer Char"/>
    <w:basedOn w:val="DefaultParagraphFont"/>
    <w:link w:val="Footer"/>
    <w:uiPriority w:val="99"/>
    <w:rsid w:val="00275736"/>
    <w:rPr>
      <w:rFonts w:ascii="Arial" w:eastAsia="Arial" w:hAnsi="Arial" w:cs="Arial"/>
      <w:lang w:bidi="en-US"/>
    </w:rPr>
  </w:style>
  <w:style w:type="character" w:customStyle="1" w:styleId="Heading3Char">
    <w:name w:val="Heading 3 Char"/>
    <w:basedOn w:val="DefaultParagraphFont"/>
    <w:link w:val="Heading3"/>
    <w:uiPriority w:val="9"/>
    <w:semiHidden/>
    <w:rsid w:val="00A1655D"/>
    <w:rPr>
      <w:rFonts w:asciiTheme="majorHAnsi" w:eastAsiaTheme="majorEastAsia" w:hAnsiTheme="majorHAnsi" w:cstheme="majorBidi"/>
      <w:color w:val="243F60" w:themeColor="accent1" w:themeShade="7F"/>
      <w:sz w:val="24"/>
      <w:szCs w:val="24"/>
      <w:lang w:bidi="en-US"/>
    </w:rPr>
  </w:style>
  <w:style w:type="character" w:customStyle="1" w:styleId="SOP1TextChar">
    <w:name w:val="SOP 1 Text Char"/>
    <w:basedOn w:val="DefaultParagraphFont"/>
    <w:link w:val="SOP1Text"/>
    <w:rsid w:val="00EB56E2"/>
    <w:rPr>
      <w:rFonts w:ascii="Arial" w:hAnsi="Arial"/>
    </w:rPr>
  </w:style>
  <w:style w:type="paragraph" w:customStyle="1" w:styleId="SOP1Text">
    <w:name w:val="SOP 1 Text"/>
    <w:basedOn w:val="Normal"/>
    <w:link w:val="SOP1TextChar"/>
    <w:rsid w:val="00EB56E2"/>
    <w:pPr>
      <w:widowControl/>
      <w:autoSpaceDE/>
      <w:autoSpaceDN/>
      <w:ind w:left="432"/>
    </w:pPr>
    <w:rPr>
      <w:rFonts w:eastAsiaTheme="minorHAnsi" w:cstheme="minorBidi"/>
      <w:lang w:bidi="ar-SA"/>
    </w:rPr>
  </w:style>
  <w:style w:type="paragraph" w:customStyle="1" w:styleId="SOP4Bullet">
    <w:name w:val="SOP 4 Bullet"/>
    <w:basedOn w:val="Normal"/>
    <w:rsid w:val="00EB56E2"/>
    <w:pPr>
      <w:widowControl/>
      <w:numPr>
        <w:numId w:val="14"/>
      </w:numPr>
      <w:autoSpaceDE/>
      <w:autoSpaceDN/>
      <w:spacing w:after="60"/>
      <w:ind w:firstLine="1116"/>
    </w:pPr>
    <w:rPr>
      <w:rFonts w:eastAsia="Times New Roman"/>
      <w:sz w:val="20"/>
      <w:szCs w:val="20"/>
      <w:lang w:bidi="ar-SA"/>
    </w:rPr>
  </w:style>
  <w:style w:type="paragraph" w:customStyle="1" w:styleId="SOP1Heading">
    <w:name w:val="SOP 1 Heading"/>
    <w:basedOn w:val="Normal"/>
    <w:next w:val="SOP1Text"/>
    <w:rsid w:val="00EB56E2"/>
    <w:pPr>
      <w:keepNext/>
      <w:widowControl/>
      <w:numPr>
        <w:numId w:val="13"/>
      </w:numPr>
      <w:autoSpaceDE/>
      <w:autoSpaceDN/>
      <w:spacing w:before="120" w:after="60"/>
      <w:outlineLvl w:val="0"/>
    </w:pPr>
    <w:rPr>
      <w:rFonts w:eastAsia="Times New Roman"/>
      <w:b/>
      <w:color w:val="B5121B"/>
      <w:kern w:val="32"/>
      <w:sz w:val="20"/>
      <w:szCs w:val="32"/>
      <w:lang w:bidi="ar-SA"/>
    </w:rPr>
  </w:style>
  <w:style w:type="paragraph" w:customStyle="1" w:styleId="SOP2Heading">
    <w:name w:val="SOP 2 Heading"/>
    <w:basedOn w:val="SOP1Heading"/>
    <w:next w:val="SOP2Text"/>
    <w:link w:val="SOP2HeadingChar"/>
    <w:autoRedefine/>
    <w:rsid w:val="00F513E6"/>
    <w:pPr>
      <w:numPr>
        <w:ilvl w:val="1"/>
      </w:numPr>
      <w:outlineLvl w:val="1"/>
    </w:pPr>
    <w:rPr>
      <w:szCs w:val="28"/>
    </w:rPr>
  </w:style>
  <w:style w:type="paragraph" w:customStyle="1" w:styleId="SOP2Text">
    <w:name w:val="SOP 2 Text"/>
    <w:basedOn w:val="Normal"/>
    <w:link w:val="SOP2TextChar"/>
    <w:rsid w:val="00EB56E2"/>
    <w:pPr>
      <w:widowControl/>
      <w:autoSpaceDE/>
      <w:autoSpaceDN/>
      <w:ind w:left="864"/>
    </w:pPr>
    <w:rPr>
      <w:rFonts w:eastAsia="Times New Roman" w:cs="Times New Roman"/>
      <w:sz w:val="20"/>
      <w:szCs w:val="20"/>
      <w:lang w:bidi="ar-SA"/>
    </w:rPr>
  </w:style>
  <w:style w:type="character" w:customStyle="1" w:styleId="SOP2TextChar">
    <w:name w:val="SOP 2 Text Char"/>
    <w:basedOn w:val="DefaultParagraphFont"/>
    <w:link w:val="SOP2Text"/>
    <w:rsid w:val="00EB56E2"/>
    <w:rPr>
      <w:rFonts w:ascii="Arial" w:eastAsia="Times New Roman" w:hAnsi="Arial" w:cs="Times New Roman"/>
      <w:sz w:val="20"/>
      <w:szCs w:val="20"/>
    </w:rPr>
  </w:style>
  <w:style w:type="paragraph" w:customStyle="1" w:styleId="SOP3Heading">
    <w:name w:val="SOP 3 Heading"/>
    <w:basedOn w:val="Normal"/>
    <w:next w:val="Normal"/>
    <w:rsid w:val="00EB56E2"/>
    <w:pPr>
      <w:keepNext/>
      <w:widowControl/>
      <w:numPr>
        <w:ilvl w:val="2"/>
        <w:numId w:val="13"/>
      </w:numPr>
      <w:autoSpaceDE/>
      <w:autoSpaceDN/>
      <w:spacing w:before="120" w:after="120"/>
      <w:outlineLvl w:val="1"/>
    </w:pPr>
    <w:rPr>
      <w:rFonts w:ascii="Arial Bold" w:eastAsia="Times New Roman" w:hAnsi="Arial Bold"/>
      <w:b/>
      <w:color w:val="B5121B"/>
      <w:sz w:val="20"/>
      <w:szCs w:val="20"/>
      <w:lang w:bidi="ar-SA"/>
    </w:rPr>
  </w:style>
  <w:style w:type="paragraph" w:customStyle="1" w:styleId="SOP2Bullet">
    <w:name w:val="SOP 2 Bullet"/>
    <w:basedOn w:val="SOP4Bullet"/>
    <w:rsid w:val="00EB56E2"/>
    <w:pPr>
      <w:spacing w:before="60"/>
      <w:ind w:hanging="360"/>
      <w:contextualSpacing/>
    </w:pPr>
  </w:style>
  <w:style w:type="paragraph" w:customStyle="1" w:styleId="SOP4Heading">
    <w:name w:val="SOP 4 Heading"/>
    <w:basedOn w:val="SOP3Heading"/>
    <w:next w:val="Normal"/>
    <w:rsid w:val="00EB56E2"/>
    <w:pPr>
      <w:numPr>
        <w:ilvl w:val="3"/>
      </w:numPr>
      <w:tabs>
        <w:tab w:val="clear" w:pos="1728"/>
        <w:tab w:val="num" w:pos="2340"/>
      </w:tabs>
    </w:pPr>
  </w:style>
  <w:style w:type="paragraph" w:customStyle="1" w:styleId="SOP2BulletIndent">
    <w:name w:val="SOP 2 Bullet Indent"/>
    <w:basedOn w:val="SOP2Bullet"/>
    <w:qFormat/>
    <w:rsid w:val="00EB56E2"/>
    <w:pPr>
      <w:numPr>
        <w:ilvl w:val="1"/>
      </w:numPr>
      <w:tabs>
        <w:tab w:val="clear" w:pos="1944"/>
        <w:tab w:val="num" w:pos="1530"/>
      </w:tabs>
      <w:ind w:left="1530"/>
    </w:pPr>
  </w:style>
  <w:style w:type="paragraph" w:styleId="BodyTextIndent2">
    <w:name w:val="Body Text Indent 2"/>
    <w:basedOn w:val="Normal"/>
    <w:link w:val="BodyTextIndent2Char"/>
    <w:uiPriority w:val="99"/>
    <w:semiHidden/>
    <w:unhideWhenUsed/>
    <w:rsid w:val="00A840A1"/>
    <w:pPr>
      <w:spacing w:after="120" w:line="480" w:lineRule="auto"/>
      <w:ind w:left="360"/>
    </w:pPr>
  </w:style>
  <w:style w:type="character" w:customStyle="1" w:styleId="BodyTextIndent2Char">
    <w:name w:val="Body Text Indent 2 Char"/>
    <w:basedOn w:val="DefaultParagraphFont"/>
    <w:link w:val="BodyTextIndent2"/>
    <w:uiPriority w:val="99"/>
    <w:semiHidden/>
    <w:rsid w:val="00A840A1"/>
    <w:rPr>
      <w:rFonts w:ascii="Arial" w:eastAsia="Arial" w:hAnsi="Arial" w:cs="Arial"/>
      <w:lang w:bidi="en-US"/>
    </w:rPr>
  </w:style>
  <w:style w:type="paragraph" w:styleId="BalloonText">
    <w:name w:val="Balloon Text"/>
    <w:basedOn w:val="Normal"/>
    <w:link w:val="BalloonTextChar"/>
    <w:uiPriority w:val="99"/>
    <w:semiHidden/>
    <w:unhideWhenUsed/>
    <w:rsid w:val="00B208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08A7"/>
    <w:rPr>
      <w:rFonts w:ascii="Segoe UI" w:eastAsia="Arial" w:hAnsi="Segoe UI" w:cs="Segoe UI"/>
      <w:sz w:val="18"/>
      <w:szCs w:val="18"/>
      <w:lang w:bidi="en-US"/>
    </w:rPr>
  </w:style>
  <w:style w:type="paragraph" w:styleId="BodyTextIndent">
    <w:name w:val="Body Text Indent"/>
    <w:basedOn w:val="Normal"/>
    <w:link w:val="BodyTextIndentChar"/>
    <w:uiPriority w:val="99"/>
    <w:semiHidden/>
    <w:unhideWhenUsed/>
    <w:rsid w:val="001D2FCD"/>
    <w:pPr>
      <w:spacing w:after="120"/>
      <w:ind w:left="360"/>
    </w:pPr>
  </w:style>
  <w:style w:type="character" w:customStyle="1" w:styleId="BodyTextIndentChar">
    <w:name w:val="Body Text Indent Char"/>
    <w:basedOn w:val="DefaultParagraphFont"/>
    <w:link w:val="BodyTextIndent"/>
    <w:uiPriority w:val="99"/>
    <w:semiHidden/>
    <w:rsid w:val="001D2FCD"/>
    <w:rPr>
      <w:rFonts w:ascii="Arial" w:eastAsia="Arial" w:hAnsi="Arial" w:cs="Arial"/>
      <w:lang w:bidi="en-US"/>
    </w:rPr>
  </w:style>
  <w:style w:type="character" w:customStyle="1" w:styleId="SOP2HeadingChar">
    <w:name w:val="SOP 2 Heading Char"/>
    <w:basedOn w:val="DefaultParagraphFont"/>
    <w:link w:val="SOP2Heading"/>
    <w:rsid w:val="00F513E6"/>
    <w:rPr>
      <w:rFonts w:ascii="Arial" w:eastAsia="Times New Roman" w:hAnsi="Arial" w:cs="Arial"/>
      <w:b/>
      <w:color w:val="B5121B"/>
      <w:kern w:val="32"/>
      <w:sz w:val="20"/>
      <w:szCs w:val="28"/>
    </w:rPr>
  </w:style>
  <w:style w:type="paragraph" w:styleId="Revision">
    <w:name w:val="Revision"/>
    <w:hidden/>
    <w:uiPriority w:val="99"/>
    <w:semiHidden/>
    <w:rsid w:val="00F800F9"/>
    <w:pPr>
      <w:widowControl/>
      <w:autoSpaceDE/>
      <w:autoSpaceDN/>
    </w:pPr>
    <w:rPr>
      <w:rFonts w:ascii="Arial" w:eastAsia="Arial" w:hAnsi="Arial" w:cs="Arial"/>
      <w:lang w:bidi="en-US"/>
    </w:rPr>
  </w:style>
  <w:style w:type="character" w:styleId="Hyperlink">
    <w:name w:val="Hyperlink"/>
    <w:basedOn w:val="DefaultParagraphFont"/>
    <w:uiPriority w:val="99"/>
    <w:semiHidden/>
    <w:unhideWhenUsed/>
    <w:rsid w:val="00A26061"/>
    <w:rPr>
      <w:color w:val="0563C1"/>
      <w:u w:val="single"/>
    </w:rPr>
  </w:style>
  <w:style w:type="character" w:styleId="FollowedHyperlink">
    <w:name w:val="FollowedHyperlink"/>
    <w:basedOn w:val="DefaultParagraphFont"/>
    <w:uiPriority w:val="99"/>
    <w:semiHidden/>
    <w:unhideWhenUsed/>
    <w:rsid w:val="00A26061"/>
    <w:rPr>
      <w:color w:val="954F72"/>
      <w:u w:val="single"/>
    </w:rPr>
  </w:style>
  <w:style w:type="paragraph" w:customStyle="1" w:styleId="msonormal0">
    <w:name w:val="msonormal"/>
    <w:basedOn w:val="Normal"/>
    <w:rsid w:val="00A26061"/>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xl65">
    <w:name w:val="xl65"/>
    <w:basedOn w:val="Normal"/>
    <w:rsid w:val="00A2606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b/>
      <w:bCs/>
      <w:sz w:val="24"/>
      <w:szCs w:val="24"/>
      <w:lang w:bidi="ar-SA"/>
    </w:rPr>
  </w:style>
  <w:style w:type="paragraph" w:customStyle="1" w:styleId="xl66">
    <w:name w:val="xl66"/>
    <w:basedOn w:val="Normal"/>
    <w:rsid w:val="00A2606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lang w:bidi="ar-SA"/>
    </w:rPr>
  </w:style>
  <w:style w:type="paragraph" w:styleId="NormalWeb">
    <w:name w:val="Normal (Web)"/>
    <w:basedOn w:val="Normal"/>
    <w:uiPriority w:val="99"/>
    <w:semiHidden/>
    <w:unhideWhenUsed/>
    <w:rsid w:val="001B443B"/>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ui-provider">
    <w:name w:val="ui-provider"/>
    <w:basedOn w:val="DefaultParagraphFont"/>
    <w:rsid w:val="003901E5"/>
  </w:style>
  <w:style w:type="character" w:styleId="Strong">
    <w:name w:val="Strong"/>
    <w:basedOn w:val="DefaultParagraphFont"/>
    <w:uiPriority w:val="22"/>
    <w:qFormat/>
    <w:rsid w:val="00CC4D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0569">
      <w:bodyDiv w:val="1"/>
      <w:marLeft w:val="0"/>
      <w:marRight w:val="0"/>
      <w:marTop w:val="0"/>
      <w:marBottom w:val="0"/>
      <w:divBdr>
        <w:top w:val="none" w:sz="0" w:space="0" w:color="auto"/>
        <w:left w:val="none" w:sz="0" w:space="0" w:color="auto"/>
        <w:bottom w:val="none" w:sz="0" w:space="0" w:color="auto"/>
        <w:right w:val="none" w:sz="0" w:space="0" w:color="auto"/>
      </w:divBdr>
    </w:div>
    <w:div w:id="90854491">
      <w:bodyDiv w:val="1"/>
      <w:marLeft w:val="0"/>
      <w:marRight w:val="0"/>
      <w:marTop w:val="0"/>
      <w:marBottom w:val="0"/>
      <w:divBdr>
        <w:top w:val="none" w:sz="0" w:space="0" w:color="auto"/>
        <w:left w:val="none" w:sz="0" w:space="0" w:color="auto"/>
        <w:bottom w:val="none" w:sz="0" w:space="0" w:color="auto"/>
        <w:right w:val="none" w:sz="0" w:space="0" w:color="auto"/>
      </w:divBdr>
    </w:div>
    <w:div w:id="111369864">
      <w:bodyDiv w:val="1"/>
      <w:marLeft w:val="0"/>
      <w:marRight w:val="0"/>
      <w:marTop w:val="0"/>
      <w:marBottom w:val="0"/>
      <w:divBdr>
        <w:top w:val="none" w:sz="0" w:space="0" w:color="auto"/>
        <w:left w:val="none" w:sz="0" w:space="0" w:color="auto"/>
        <w:bottom w:val="none" w:sz="0" w:space="0" w:color="auto"/>
        <w:right w:val="none" w:sz="0" w:space="0" w:color="auto"/>
      </w:divBdr>
    </w:div>
    <w:div w:id="433870211">
      <w:bodyDiv w:val="1"/>
      <w:marLeft w:val="0"/>
      <w:marRight w:val="0"/>
      <w:marTop w:val="0"/>
      <w:marBottom w:val="0"/>
      <w:divBdr>
        <w:top w:val="none" w:sz="0" w:space="0" w:color="auto"/>
        <w:left w:val="none" w:sz="0" w:space="0" w:color="auto"/>
        <w:bottom w:val="none" w:sz="0" w:space="0" w:color="auto"/>
        <w:right w:val="none" w:sz="0" w:space="0" w:color="auto"/>
      </w:divBdr>
    </w:div>
    <w:div w:id="627317433">
      <w:bodyDiv w:val="1"/>
      <w:marLeft w:val="0"/>
      <w:marRight w:val="0"/>
      <w:marTop w:val="0"/>
      <w:marBottom w:val="0"/>
      <w:divBdr>
        <w:top w:val="none" w:sz="0" w:space="0" w:color="auto"/>
        <w:left w:val="none" w:sz="0" w:space="0" w:color="auto"/>
        <w:bottom w:val="none" w:sz="0" w:space="0" w:color="auto"/>
        <w:right w:val="none" w:sz="0" w:space="0" w:color="auto"/>
      </w:divBdr>
    </w:div>
    <w:div w:id="1119959093">
      <w:bodyDiv w:val="1"/>
      <w:marLeft w:val="0"/>
      <w:marRight w:val="0"/>
      <w:marTop w:val="0"/>
      <w:marBottom w:val="0"/>
      <w:divBdr>
        <w:top w:val="none" w:sz="0" w:space="0" w:color="auto"/>
        <w:left w:val="none" w:sz="0" w:space="0" w:color="auto"/>
        <w:bottom w:val="none" w:sz="0" w:space="0" w:color="auto"/>
        <w:right w:val="none" w:sz="0" w:space="0" w:color="auto"/>
      </w:divBdr>
    </w:div>
    <w:div w:id="1434738148">
      <w:bodyDiv w:val="1"/>
      <w:marLeft w:val="0"/>
      <w:marRight w:val="0"/>
      <w:marTop w:val="0"/>
      <w:marBottom w:val="0"/>
      <w:divBdr>
        <w:top w:val="none" w:sz="0" w:space="0" w:color="auto"/>
        <w:left w:val="none" w:sz="0" w:space="0" w:color="auto"/>
        <w:bottom w:val="none" w:sz="0" w:space="0" w:color="auto"/>
        <w:right w:val="none" w:sz="0" w:space="0" w:color="auto"/>
      </w:divBdr>
    </w:div>
    <w:div w:id="1503660363">
      <w:bodyDiv w:val="1"/>
      <w:marLeft w:val="0"/>
      <w:marRight w:val="0"/>
      <w:marTop w:val="0"/>
      <w:marBottom w:val="0"/>
      <w:divBdr>
        <w:top w:val="none" w:sz="0" w:space="0" w:color="auto"/>
        <w:left w:val="none" w:sz="0" w:space="0" w:color="auto"/>
        <w:bottom w:val="none" w:sz="0" w:space="0" w:color="auto"/>
        <w:right w:val="none" w:sz="0" w:space="0" w:color="auto"/>
      </w:divBdr>
    </w:div>
    <w:div w:id="1691447487">
      <w:bodyDiv w:val="1"/>
      <w:marLeft w:val="0"/>
      <w:marRight w:val="0"/>
      <w:marTop w:val="0"/>
      <w:marBottom w:val="0"/>
      <w:divBdr>
        <w:top w:val="none" w:sz="0" w:space="0" w:color="auto"/>
        <w:left w:val="none" w:sz="0" w:space="0" w:color="auto"/>
        <w:bottom w:val="none" w:sz="0" w:space="0" w:color="auto"/>
        <w:right w:val="none" w:sz="0" w:space="0" w:color="auto"/>
      </w:divBdr>
    </w:div>
    <w:div w:id="1982726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DDBA7-201F-411E-AC0B-2637CA72C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21</Pages>
  <Words>4284</Words>
  <Characters>24419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Use Case Template</vt:lpstr>
    </vt:vector>
  </TitlesOfParts>
  <Company/>
  <LinksUpToDate>false</LinksUpToDate>
  <CharactersWithSpaces>28646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creator>gmarpes</dc:creator>
  <cp:lastModifiedBy>Sid SG-21531</cp:lastModifiedBy>
  <cp:revision>229</cp:revision>
  <dcterms:created xsi:type="dcterms:W3CDTF">2023-06-08T19:41:00Z</dcterms:created>
  <dcterms:modified xsi:type="dcterms:W3CDTF">2026-06-29T18:56:00Z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2019-09-17T00:00:00Z</vt:filetime>
  </property>
  <property fmtid="{D5CDD505-2E9C-101B-9397-08002B2CF9AE}" pid="3" name="Creator">
    <vt:lpwstr>Microsoft Word v16</vt:lpwstr>
  </property>
  <property fmtid="{D5CDD505-2E9C-101B-9397-08002B2CF9AE}" pid="4" name="LastSaved">
    <vt:filetime>2019-12-03T00:00:00Z</vt:filetime>
  </property>
  <property fmtid="{D5CDD505-2E9C-101B-9397-08002B2CF9AE}" pid="5" name="GrammarlyDocumentId">
    <vt:lpwstr>4fd5c6d3be1b19d5981234b4aa1d64522e7dee636c92a24d0c7fbd355d269357</vt:lpwstr>
  </property>
  <property fmtid="{D5CDD505-2E9C-101B-9397-08002B2CF9AE}" pid="6" name="MSIP_Label_defa4170-0d19-0005-0004-bc88714345d2_Enabled">
    <vt:lpwstr>true</vt:lpwstr>
  </property>
  <property fmtid="{D5CDD505-2E9C-101B-9397-08002B2CF9AE}" pid="7" name="MSIP_Label_defa4170-0d19-0005-0004-bc88714345d2_SetDate">
    <vt:lpwstr>2026-06-29T18:53:03Z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6f0631cd-785f-4219-9cd9-b2a624be0039</vt:lpwstr>
  </property>
  <property fmtid="{D5CDD505-2E9C-101B-9397-08002B2CF9AE}" pid="11" name="MSIP_Label_defa4170-0d19-0005-0004-bc88714345d2_ActionId">
    <vt:lpwstr>7b337112-ee07-4492-a8a3-2123308e2949</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