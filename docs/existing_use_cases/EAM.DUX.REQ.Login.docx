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F7B2" w14:textId="77777777" w:rsidR="00905C0E" w:rsidRPr="008E347B" w:rsidRDefault="00905C0E" w:rsidP="00905C0E">
      <w:bookmarkStart w:id="0" w:name="_Toc167525477"/>
    </w:p>
    <w:p w14:paraId="35F21226" w14:textId="77777777" w:rsidR="00905C0E" w:rsidRPr="008E347B" w:rsidRDefault="00905C0E" w:rsidP="00905C0E"/>
    <w:p w14:paraId="22AF1546" w14:textId="77777777" w:rsidR="00905C0E" w:rsidRPr="008E347B" w:rsidRDefault="00905C0E" w:rsidP="00905C0E"/>
    <w:p w14:paraId="31CFE444" w14:textId="77777777" w:rsidR="00905C0E" w:rsidRPr="008E347B" w:rsidRDefault="00905C0E" w:rsidP="00905C0E"/>
    <w:p w14:paraId="0F74C346" w14:textId="77777777" w:rsidR="00905C0E" w:rsidRPr="008E347B" w:rsidRDefault="00905C0E" w:rsidP="00905C0E"/>
    <w:p w14:paraId="0D73FB3F" w14:textId="77777777" w:rsidR="00905C0E" w:rsidRPr="008E347B" w:rsidRDefault="00905C0E" w:rsidP="00905C0E"/>
    <w:p w14:paraId="357A56CF" w14:textId="77777777" w:rsidR="00905C0E" w:rsidRPr="008E347B" w:rsidRDefault="00905C0E" w:rsidP="00905C0E"/>
    <w:p w14:paraId="31612282" w14:textId="77777777" w:rsidR="00905C0E" w:rsidRPr="008E347B" w:rsidRDefault="00905C0E" w:rsidP="00905C0E"/>
    <w:p w14:paraId="7675B0DC" w14:textId="77777777" w:rsidR="00905C0E" w:rsidRPr="008E347B" w:rsidRDefault="00905C0E" w:rsidP="00905C0E"/>
    <w:p w14:paraId="1C0EEDBF" w14:textId="77777777" w:rsidR="00905C0E" w:rsidRPr="008E347B" w:rsidRDefault="00905C0E" w:rsidP="00905C0E"/>
    <w:p w14:paraId="7D6F3389" w14:textId="77777777" w:rsidR="00905C0E" w:rsidRPr="0008554E" w:rsidRDefault="00905C0E" w:rsidP="00905C0E">
      <w:pPr>
        <w:pStyle w:val="ChangeHistory"/>
      </w:pPr>
      <w:bookmarkStart w:id="1" w:name="_Toc178044286"/>
      <w:bookmarkEnd w:id="0"/>
    </w:p>
    <w:p w14:paraId="2E191737" w14:textId="77777777" w:rsidR="00905C0E" w:rsidRPr="00834B52" w:rsidRDefault="00905C0E" w:rsidP="00905C0E">
      <w:pPr>
        <w:pStyle w:val="ChangeHistory"/>
      </w:pPr>
      <w:r w:rsidRPr="00834B52">
        <w:t>Change History</w:t>
      </w:r>
    </w:p>
    <w:tbl>
      <w:tblPr>
        <w:tblW w:w="10724" w:type="dxa"/>
        <w:tblInd w:w="-2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0"/>
        <w:gridCol w:w="1440"/>
        <w:gridCol w:w="2250"/>
        <w:gridCol w:w="5914"/>
      </w:tblGrid>
      <w:tr w:rsidR="00905C0E" w:rsidRPr="00834B52" w14:paraId="7A602478" w14:textId="77777777" w:rsidTr="00FE74B8">
        <w:trPr>
          <w:tblHeader/>
        </w:trPr>
        <w:tc>
          <w:tcPr>
            <w:tcW w:w="1120" w:type="dxa"/>
            <w:tcBorders>
              <w:bottom w:val="single" w:sz="4" w:space="0" w:color="auto"/>
            </w:tcBorders>
            <w:shd w:val="clear" w:color="auto" w:fill="CCCCCC"/>
          </w:tcPr>
          <w:p w14:paraId="139C69FB" w14:textId="77777777" w:rsidR="00905C0E" w:rsidRPr="00834B52" w:rsidRDefault="00905C0E" w:rsidP="00112A79">
            <w:pPr>
              <w:pStyle w:val="SOPTableHeader"/>
            </w:pPr>
            <w:r w:rsidRPr="00834B52">
              <w:t>Revision</w:t>
            </w:r>
          </w:p>
        </w:tc>
        <w:tc>
          <w:tcPr>
            <w:tcW w:w="1440" w:type="dxa"/>
            <w:tcBorders>
              <w:bottom w:val="single" w:sz="4" w:space="0" w:color="auto"/>
            </w:tcBorders>
            <w:shd w:val="clear" w:color="auto" w:fill="CCCCCC"/>
          </w:tcPr>
          <w:p w14:paraId="729A8338" w14:textId="77777777" w:rsidR="00905C0E" w:rsidRPr="00834B52" w:rsidRDefault="00905C0E" w:rsidP="00112A79">
            <w:pPr>
              <w:pStyle w:val="SOPTableHeader"/>
            </w:pPr>
            <w:r w:rsidRPr="00834B52">
              <w:t>Date</w:t>
            </w:r>
          </w:p>
        </w:tc>
        <w:tc>
          <w:tcPr>
            <w:tcW w:w="2250" w:type="dxa"/>
            <w:tcBorders>
              <w:bottom w:val="single" w:sz="4" w:space="0" w:color="auto"/>
            </w:tcBorders>
            <w:shd w:val="clear" w:color="auto" w:fill="CCCCCC"/>
          </w:tcPr>
          <w:p w14:paraId="2CA8EEA9" w14:textId="77777777" w:rsidR="00905C0E" w:rsidRPr="00834B52" w:rsidRDefault="00905C0E" w:rsidP="00112A79">
            <w:pPr>
              <w:pStyle w:val="SOPTableHeader"/>
            </w:pPr>
            <w:r w:rsidRPr="00834B52">
              <w:t>Author</w:t>
            </w:r>
          </w:p>
        </w:tc>
        <w:tc>
          <w:tcPr>
            <w:tcW w:w="5914" w:type="dxa"/>
            <w:tcBorders>
              <w:bottom w:val="single" w:sz="4" w:space="0" w:color="auto"/>
            </w:tcBorders>
            <w:shd w:val="clear" w:color="auto" w:fill="CCCCCC"/>
          </w:tcPr>
          <w:p w14:paraId="67D891D9" w14:textId="77777777" w:rsidR="00905C0E" w:rsidRPr="00834B52" w:rsidRDefault="00905C0E" w:rsidP="00112A79">
            <w:pPr>
              <w:pStyle w:val="SOPTableHeader"/>
            </w:pPr>
            <w:r w:rsidRPr="00834B52">
              <w:t>Change Reference</w:t>
            </w:r>
          </w:p>
        </w:tc>
      </w:tr>
      <w:tr w:rsidR="00905C0E" w:rsidRPr="00834B52" w14:paraId="6B45E579" w14:textId="77777777" w:rsidTr="00FE74B8">
        <w:tc>
          <w:tcPr>
            <w:tcW w:w="1120" w:type="dxa"/>
            <w:tcBorders>
              <w:top w:val="single" w:sz="4" w:space="0" w:color="auto"/>
              <w:left w:val="single" w:sz="4" w:space="0" w:color="auto"/>
              <w:bottom w:val="single" w:sz="4" w:space="0" w:color="auto"/>
              <w:right w:val="single" w:sz="4" w:space="0" w:color="auto"/>
            </w:tcBorders>
          </w:tcPr>
          <w:p w14:paraId="55640C59" w14:textId="3AF13183" w:rsidR="00905C0E" w:rsidRPr="00834B52" w:rsidRDefault="00A0299D" w:rsidP="00112A79">
            <w:r>
              <w:t>1</w:t>
            </w:r>
          </w:p>
        </w:tc>
        <w:tc>
          <w:tcPr>
            <w:tcW w:w="1440" w:type="dxa"/>
            <w:tcBorders>
              <w:top w:val="single" w:sz="4" w:space="0" w:color="auto"/>
              <w:left w:val="single" w:sz="4" w:space="0" w:color="auto"/>
              <w:bottom w:val="single" w:sz="4" w:space="0" w:color="auto"/>
              <w:right w:val="single" w:sz="4" w:space="0" w:color="auto"/>
            </w:tcBorders>
          </w:tcPr>
          <w:p w14:paraId="7A3A9CCD" w14:textId="388AE20F" w:rsidR="00905C0E" w:rsidRPr="00834B52" w:rsidRDefault="001B2443" w:rsidP="00112A79">
            <w:r>
              <w:t>08-Jan-2026</w:t>
            </w:r>
          </w:p>
        </w:tc>
        <w:tc>
          <w:tcPr>
            <w:tcW w:w="2250" w:type="dxa"/>
            <w:tcBorders>
              <w:top w:val="single" w:sz="4" w:space="0" w:color="auto"/>
              <w:left w:val="single" w:sz="4" w:space="0" w:color="auto"/>
              <w:bottom w:val="single" w:sz="4" w:space="0" w:color="auto"/>
              <w:right w:val="single" w:sz="4" w:space="0" w:color="auto"/>
            </w:tcBorders>
          </w:tcPr>
          <w:p w14:paraId="359E68F2" w14:textId="150C42B4" w:rsidR="00905C0E" w:rsidRPr="00834B52" w:rsidRDefault="00B15A0F" w:rsidP="00112A79">
            <w:r>
              <w:t>Sidharth Suresh</w:t>
            </w:r>
          </w:p>
        </w:tc>
        <w:tc>
          <w:tcPr>
            <w:tcW w:w="5914" w:type="dxa"/>
            <w:tcBorders>
              <w:top w:val="single" w:sz="4" w:space="0" w:color="auto"/>
              <w:left w:val="single" w:sz="4" w:space="0" w:color="auto"/>
              <w:bottom w:val="single" w:sz="4" w:space="0" w:color="auto"/>
              <w:right w:val="single" w:sz="4" w:space="0" w:color="auto"/>
            </w:tcBorders>
          </w:tcPr>
          <w:p w14:paraId="192CEB27" w14:textId="1950E8FD" w:rsidR="00905C0E" w:rsidRPr="00834B52" w:rsidRDefault="002C3D32" w:rsidP="00112A79">
            <w:pPr>
              <w:pStyle w:val="SOPTableHeader"/>
              <w:rPr>
                <w:b w:val="0"/>
              </w:rPr>
            </w:pPr>
            <w:r w:rsidRPr="00834B52">
              <w:rPr>
                <w:b w:val="0"/>
              </w:rPr>
              <w:t xml:space="preserve">Refreshed for </w:t>
            </w:r>
            <w:r w:rsidR="00315353">
              <w:rPr>
                <w:b w:val="0"/>
              </w:rPr>
              <w:t>12.</w:t>
            </w:r>
            <w:r w:rsidR="00583EFF">
              <w:rPr>
                <w:b w:val="0"/>
              </w:rPr>
              <w:t>3</w:t>
            </w:r>
            <w:r w:rsidR="001B2443">
              <w:rPr>
                <w:b w:val="0"/>
              </w:rPr>
              <w:t>.1</w:t>
            </w:r>
          </w:p>
        </w:tc>
      </w:tr>
      <w:tr w:rsidR="009D124F" w:rsidRPr="00834B52" w14:paraId="25DDF49B" w14:textId="77777777" w:rsidTr="00FE74B8">
        <w:tc>
          <w:tcPr>
            <w:tcW w:w="1120" w:type="dxa"/>
            <w:tcBorders>
              <w:top w:val="single" w:sz="4" w:space="0" w:color="auto"/>
              <w:left w:val="single" w:sz="4" w:space="0" w:color="auto"/>
              <w:bottom w:val="single" w:sz="4" w:space="0" w:color="auto"/>
              <w:right w:val="single" w:sz="4" w:space="0" w:color="auto"/>
            </w:tcBorders>
          </w:tcPr>
          <w:p w14:paraId="783A4126" w14:textId="5E5156AA" w:rsidR="009D124F" w:rsidRPr="00834B52" w:rsidRDefault="009C196C" w:rsidP="009D124F">
            <w:ins w:id="2" w:author="Sid SG-18904" w:date="2026-01-08T09:13:00Z" w16du:dateUtc="2026-01-08T14:13:00Z">
              <w:r>
                <w:t>2</w:t>
              </w:r>
            </w:ins>
          </w:p>
        </w:tc>
        <w:tc>
          <w:tcPr>
            <w:tcW w:w="1440" w:type="dxa"/>
            <w:tcBorders>
              <w:top w:val="single" w:sz="4" w:space="0" w:color="auto"/>
              <w:left w:val="single" w:sz="4" w:space="0" w:color="auto"/>
              <w:bottom w:val="single" w:sz="4" w:space="0" w:color="auto"/>
              <w:right w:val="single" w:sz="4" w:space="0" w:color="auto"/>
            </w:tcBorders>
          </w:tcPr>
          <w:p w14:paraId="6DE23ED2" w14:textId="5D28B75E" w:rsidR="009D124F" w:rsidRPr="00834B52" w:rsidRDefault="009C196C" w:rsidP="009D124F">
            <w:ins w:id="3" w:author="Sid SG-18904" w:date="2026-01-08T09:13:00Z" w16du:dateUtc="2026-01-08T14:13:00Z">
              <w:r>
                <w:t>08-Jan-2026</w:t>
              </w:r>
            </w:ins>
          </w:p>
        </w:tc>
        <w:tc>
          <w:tcPr>
            <w:tcW w:w="2250" w:type="dxa"/>
            <w:tcBorders>
              <w:top w:val="single" w:sz="4" w:space="0" w:color="auto"/>
              <w:left w:val="single" w:sz="4" w:space="0" w:color="auto"/>
              <w:bottom w:val="single" w:sz="4" w:space="0" w:color="auto"/>
              <w:right w:val="single" w:sz="4" w:space="0" w:color="auto"/>
            </w:tcBorders>
          </w:tcPr>
          <w:p w14:paraId="1B90ED69" w14:textId="579B4030" w:rsidR="009D124F" w:rsidRPr="00834B52" w:rsidRDefault="009C196C" w:rsidP="009D124F">
            <w:ins w:id="4" w:author="Sid SG-18904" w:date="2026-01-08T09:13:00Z" w16du:dateUtc="2026-01-08T14:13:00Z">
              <w:r>
                <w:t>Sidharth Su</w:t>
              </w:r>
            </w:ins>
            <w:ins w:id="5" w:author="Sid SG-18904" w:date="2026-01-08T09:14:00Z" w16du:dateUtc="2026-01-08T14:14:00Z">
              <w:r>
                <w:t>resh</w:t>
              </w:r>
            </w:ins>
          </w:p>
        </w:tc>
        <w:tc>
          <w:tcPr>
            <w:tcW w:w="5914" w:type="dxa"/>
            <w:tcBorders>
              <w:top w:val="single" w:sz="4" w:space="0" w:color="auto"/>
              <w:left w:val="single" w:sz="4" w:space="0" w:color="auto"/>
              <w:bottom w:val="single" w:sz="4" w:space="0" w:color="auto"/>
              <w:right w:val="single" w:sz="4" w:space="0" w:color="auto"/>
            </w:tcBorders>
          </w:tcPr>
          <w:p w14:paraId="21F09702" w14:textId="644B6F81" w:rsidR="009D124F" w:rsidRPr="00834B52" w:rsidRDefault="009C196C" w:rsidP="009D124F">
            <w:pPr>
              <w:pStyle w:val="SOPTableHeader"/>
              <w:rPr>
                <w:b w:val="0"/>
              </w:rPr>
            </w:pPr>
            <w:ins w:id="6" w:author="Sid SG-18904" w:date="2026-01-08T09:14:00Z">
              <w:r w:rsidRPr="009C196C">
                <w:rPr>
                  <w:b w:val="0"/>
                </w:rPr>
                <w:t xml:space="preserve">SG-18904: Added the Driver Inspection variant to this </w:t>
              </w:r>
              <w:proofErr w:type="spellStart"/>
              <w:r w:rsidRPr="009C196C">
                <w:rPr>
                  <w:b w:val="0"/>
                </w:rPr>
                <w:t>usecas</w:t>
              </w:r>
            </w:ins>
            <w:ins w:id="7" w:author="Sid SG-18904" w:date="2026-01-16T09:24:00Z" w16du:dateUtc="2026-01-16T14:24:00Z">
              <w:r w:rsidR="00C4310C">
                <w:rPr>
                  <w:b w:val="0"/>
                </w:rPr>
                <w:t>e</w:t>
              </w:r>
            </w:ins>
            <w:proofErr w:type="spellEnd"/>
          </w:p>
        </w:tc>
      </w:tr>
      <w:tr w:rsidR="009D124F" w:rsidRPr="00834B52" w14:paraId="522FA777" w14:textId="77777777" w:rsidTr="00FE74B8">
        <w:tc>
          <w:tcPr>
            <w:tcW w:w="1120" w:type="dxa"/>
            <w:tcBorders>
              <w:top w:val="single" w:sz="4" w:space="0" w:color="auto"/>
              <w:left w:val="single" w:sz="4" w:space="0" w:color="auto"/>
              <w:bottom w:val="single" w:sz="4" w:space="0" w:color="auto"/>
              <w:right w:val="single" w:sz="4" w:space="0" w:color="auto"/>
            </w:tcBorders>
          </w:tcPr>
          <w:p w14:paraId="65248BAD" w14:textId="20229253" w:rsidR="009D124F" w:rsidRDefault="009D124F" w:rsidP="009D124F"/>
        </w:tc>
        <w:tc>
          <w:tcPr>
            <w:tcW w:w="1440" w:type="dxa"/>
            <w:tcBorders>
              <w:top w:val="single" w:sz="4" w:space="0" w:color="auto"/>
              <w:left w:val="single" w:sz="4" w:space="0" w:color="auto"/>
              <w:bottom w:val="single" w:sz="4" w:space="0" w:color="auto"/>
              <w:right w:val="single" w:sz="4" w:space="0" w:color="auto"/>
            </w:tcBorders>
          </w:tcPr>
          <w:p w14:paraId="460F514D" w14:textId="2596AAC8" w:rsidR="009D124F" w:rsidRPr="00834B52" w:rsidRDefault="009D124F" w:rsidP="009D124F"/>
        </w:tc>
        <w:tc>
          <w:tcPr>
            <w:tcW w:w="2250" w:type="dxa"/>
            <w:tcBorders>
              <w:top w:val="single" w:sz="4" w:space="0" w:color="auto"/>
              <w:left w:val="single" w:sz="4" w:space="0" w:color="auto"/>
              <w:bottom w:val="single" w:sz="4" w:space="0" w:color="auto"/>
              <w:right w:val="single" w:sz="4" w:space="0" w:color="auto"/>
            </w:tcBorders>
          </w:tcPr>
          <w:p w14:paraId="54AECE90" w14:textId="53314E53" w:rsidR="009D124F" w:rsidRPr="00834B52" w:rsidRDefault="009D124F" w:rsidP="009D124F"/>
        </w:tc>
        <w:tc>
          <w:tcPr>
            <w:tcW w:w="5914" w:type="dxa"/>
            <w:tcBorders>
              <w:top w:val="single" w:sz="4" w:space="0" w:color="auto"/>
              <w:left w:val="single" w:sz="4" w:space="0" w:color="auto"/>
              <w:bottom w:val="single" w:sz="4" w:space="0" w:color="auto"/>
              <w:right w:val="single" w:sz="4" w:space="0" w:color="auto"/>
            </w:tcBorders>
          </w:tcPr>
          <w:p w14:paraId="5137511D" w14:textId="08E1A2DB" w:rsidR="009D124F" w:rsidRDefault="009D124F" w:rsidP="009D124F">
            <w:pPr>
              <w:pStyle w:val="SOPTableHeader"/>
              <w:rPr>
                <w:b w:val="0"/>
              </w:rPr>
            </w:pPr>
          </w:p>
        </w:tc>
      </w:tr>
      <w:tr w:rsidR="009D124F" w:rsidRPr="00834B52" w14:paraId="553BCE41" w14:textId="77777777" w:rsidTr="00FE74B8">
        <w:tc>
          <w:tcPr>
            <w:tcW w:w="1120" w:type="dxa"/>
            <w:tcBorders>
              <w:top w:val="single" w:sz="4" w:space="0" w:color="auto"/>
              <w:left w:val="single" w:sz="4" w:space="0" w:color="auto"/>
              <w:bottom w:val="single" w:sz="4" w:space="0" w:color="auto"/>
              <w:right w:val="single" w:sz="4" w:space="0" w:color="auto"/>
            </w:tcBorders>
          </w:tcPr>
          <w:p w14:paraId="007178E0" w14:textId="0581ED75" w:rsidR="009D124F" w:rsidRDefault="009D124F" w:rsidP="009D124F"/>
        </w:tc>
        <w:tc>
          <w:tcPr>
            <w:tcW w:w="1440" w:type="dxa"/>
            <w:tcBorders>
              <w:top w:val="single" w:sz="4" w:space="0" w:color="auto"/>
              <w:left w:val="single" w:sz="4" w:space="0" w:color="auto"/>
              <w:bottom w:val="single" w:sz="4" w:space="0" w:color="auto"/>
              <w:right w:val="single" w:sz="4" w:space="0" w:color="auto"/>
            </w:tcBorders>
          </w:tcPr>
          <w:p w14:paraId="1C36C780" w14:textId="7BC31177" w:rsidR="009D124F" w:rsidRDefault="009D124F" w:rsidP="009D124F"/>
        </w:tc>
        <w:tc>
          <w:tcPr>
            <w:tcW w:w="2250" w:type="dxa"/>
            <w:tcBorders>
              <w:top w:val="single" w:sz="4" w:space="0" w:color="auto"/>
              <w:left w:val="single" w:sz="4" w:space="0" w:color="auto"/>
              <w:bottom w:val="single" w:sz="4" w:space="0" w:color="auto"/>
              <w:right w:val="single" w:sz="4" w:space="0" w:color="auto"/>
            </w:tcBorders>
          </w:tcPr>
          <w:p w14:paraId="7C902DB9" w14:textId="76E64A73" w:rsidR="009D124F" w:rsidRDefault="009D124F" w:rsidP="009D124F"/>
        </w:tc>
        <w:tc>
          <w:tcPr>
            <w:tcW w:w="5914" w:type="dxa"/>
            <w:tcBorders>
              <w:top w:val="single" w:sz="4" w:space="0" w:color="auto"/>
              <w:left w:val="single" w:sz="4" w:space="0" w:color="auto"/>
              <w:bottom w:val="single" w:sz="4" w:space="0" w:color="auto"/>
              <w:right w:val="single" w:sz="4" w:space="0" w:color="auto"/>
            </w:tcBorders>
          </w:tcPr>
          <w:p w14:paraId="42370EB3" w14:textId="06CCB91D" w:rsidR="009D124F" w:rsidRDefault="009D124F" w:rsidP="009D124F">
            <w:pPr>
              <w:pStyle w:val="SOPTableHeader"/>
              <w:rPr>
                <w:b w:val="0"/>
              </w:rPr>
            </w:pPr>
          </w:p>
        </w:tc>
      </w:tr>
      <w:tr w:rsidR="009D124F" w:rsidRPr="00834B52" w14:paraId="146329F7" w14:textId="77777777" w:rsidTr="00FE74B8">
        <w:tc>
          <w:tcPr>
            <w:tcW w:w="1120" w:type="dxa"/>
            <w:tcBorders>
              <w:top w:val="single" w:sz="4" w:space="0" w:color="auto"/>
              <w:left w:val="single" w:sz="4" w:space="0" w:color="auto"/>
              <w:bottom w:val="single" w:sz="4" w:space="0" w:color="auto"/>
              <w:right w:val="single" w:sz="4" w:space="0" w:color="auto"/>
            </w:tcBorders>
          </w:tcPr>
          <w:p w14:paraId="359C02BB" w14:textId="1F33B535" w:rsidR="009D124F" w:rsidRDefault="009D124F" w:rsidP="009D124F"/>
        </w:tc>
        <w:tc>
          <w:tcPr>
            <w:tcW w:w="1440" w:type="dxa"/>
            <w:tcBorders>
              <w:top w:val="single" w:sz="4" w:space="0" w:color="auto"/>
              <w:left w:val="single" w:sz="4" w:space="0" w:color="auto"/>
              <w:bottom w:val="single" w:sz="4" w:space="0" w:color="auto"/>
              <w:right w:val="single" w:sz="4" w:space="0" w:color="auto"/>
            </w:tcBorders>
          </w:tcPr>
          <w:p w14:paraId="3D218132" w14:textId="0BE9B0E3" w:rsidR="009D124F" w:rsidRDefault="009D124F" w:rsidP="009D124F"/>
        </w:tc>
        <w:tc>
          <w:tcPr>
            <w:tcW w:w="2250" w:type="dxa"/>
            <w:tcBorders>
              <w:top w:val="single" w:sz="4" w:space="0" w:color="auto"/>
              <w:left w:val="single" w:sz="4" w:space="0" w:color="auto"/>
              <w:bottom w:val="single" w:sz="4" w:space="0" w:color="auto"/>
              <w:right w:val="single" w:sz="4" w:space="0" w:color="auto"/>
            </w:tcBorders>
          </w:tcPr>
          <w:p w14:paraId="49663D05" w14:textId="03847784" w:rsidR="009D124F" w:rsidRDefault="009D124F" w:rsidP="009D124F"/>
        </w:tc>
        <w:tc>
          <w:tcPr>
            <w:tcW w:w="5914" w:type="dxa"/>
            <w:tcBorders>
              <w:top w:val="single" w:sz="4" w:space="0" w:color="auto"/>
              <w:left w:val="single" w:sz="4" w:space="0" w:color="auto"/>
              <w:bottom w:val="single" w:sz="4" w:space="0" w:color="auto"/>
              <w:right w:val="single" w:sz="4" w:space="0" w:color="auto"/>
            </w:tcBorders>
          </w:tcPr>
          <w:p w14:paraId="723FCB32" w14:textId="647F5248" w:rsidR="009D124F" w:rsidRDefault="009D124F" w:rsidP="009D124F">
            <w:pPr>
              <w:pStyle w:val="SOPTableHeader"/>
              <w:rPr>
                <w:b w:val="0"/>
              </w:rPr>
            </w:pPr>
          </w:p>
        </w:tc>
      </w:tr>
      <w:tr w:rsidR="009D124F" w:rsidRPr="00834B52" w14:paraId="7C91BE9D" w14:textId="77777777" w:rsidTr="00FE74B8">
        <w:tc>
          <w:tcPr>
            <w:tcW w:w="1120" w:type="dxa"/>
            <w:tcBorders>
              <w:top w:val="single" w:sz="4" w:space="0" w:color="auto"/>
              <w:left w:val="single" w:sz="4" w:space="0" w:color="auto"/>
              <w:bottom w:val="single" w:sz="4" w:space="0" w:color="auto"/>
              <w:right w:val="single" w:sz="4" w:space="0" w:color="auto"/>
            </w:tcBorders>
          </w:tcPr>
          <w:p w14:paraId="4CF6E827" w14:textId="05E749C5" w:rsidR="009D124F" w:rsidRDefault="009D124F" w:rsidP="009D124F"/>
        </w:tc>
        <w:tc>
          <w:tcPr>
            <w:tcW w:w="1440" w:type="dxa"/>
            <w:tcBorders>
              <w:top w:val="single" w:sz="4" w:space="0" w:color="auto"/>
              <w:left w:val="single" w:sz="4" w:space="0" w:color="auto"/>
              <w:bottom w:val="single" w:sz="4" w:space="0" w:color="auto"/>
              <w:right w:val="single" w:sz="4" w:space="0" w:color="auto"/>
            </w:tcBorders>
          </w:tcPr>
          <w:p w14:paraId="3734EE8B" w14:textId="4CCA3F32" w:rsidR="009D124F" w:rsidRDefault="009D124F" w:rsidP="009D124F"/>
        </w:tc>
        <w:tc>
          <w:tcPr>
            <w:tcW w:w="2250" w:type="dxa"/>
            <w:tcBorders>
              <w:top w:val="single" w:sz="4" w:space="0" w:color="auto"/>
              <w:left w:val="single" w:sz="4" w:space="0" w:color="auto"/>
              <w:bottom w:val="single" w:sz="4" w:space="0" w:color="auto"/>
              <w:right w:val="single" w:sz="4" w:space="0" w:color="auto"/>
            </w:tcBorders>
          </w:tcPr>
          <w:p w14:paraId="04B02430" w14:textId="38DE8CBF" w:rsidR="009D124F" w:rsidRDefault="009D124F" w:rsidP="009D124F"/>
        </w:tc>
        <w:tc>
          <w:tcPr>
            <w:tcW w:w="5914" w:type="dxa"/>
            <w:tcBorders>
              <w:top w:val="single" w:sz="4" w:space="0" w:color="auto"/>
              <w:left w:val="single" w:sz="4" w:space="0" w:color="auto"/>
              <w:bottom w:val="single" w:sz="4" w:space="0" w:color="auto"/>
              <w:right w:val="single" w:sz="4" w:space="0" w:color="auto"/>
            </w:tcBorders>
          </w:tcPr>
          <w:p w14:paraId="7469092B" w14:textId="1DBB6356" w:rsidR="009D124F" w:rsidRDefault="009D124F" w:rsidP="009D124F">
            <w:pPr>
              <w:pStyle w:val="SOPTableHeader"/>
              <w:rPr>
                <w:b w:val="0"/>
              </w:rPr>
            </w:pPr>
          </w:p>
        </w:tc>
      </w:tr>
      <w:tr w:rsidR="009D124F" w:rsidRPr="00834B52" w14:paraId="1E67288E" w14:textId="77777777" w:rsidTr="00FE74B8">
        <w:tc>
          <w:tcPr>
            <w:tcW w:w="1120" w:type="dxa"/>
            <w:tcBorders>
              <w:top w:val="single" w:sz="4" w:space="0" w:color="auto"/>
              <w:left w:val="single" w:sz="4" w:space="0" w:color="auto"/>
              <w:bottom w:val="single" w:sz="4" w:space="0" w:color="auto"/>
              <w:right w:val="single" w:sz="4" w:space="0" w:color="auto"/>
            </w:tcBorders>
          </w:tcPr>
          <w:p w14:paraId="3A761AC9" w14:textId="766F0265" w:rsidR="009D124F" w:rsidRDefault="009D124F" w:rsidP="009D124F"/>
        </w:tc>
        <w:tc>
          <w:tcPr>
            <w:tcW w:w="1440" w:type="dxa"/>
            <w:tcBorders>
              <w:top w:val="single" w:sz="4" w:space="0" w:color="auto"/>
              <w:left w:val="single" w:sz="4" w:space="0" w:color="auto"/>
              <w:bottom w:val="single" w:sz="4" w:space="0" w:color="auto"/>
              <w:right w:val="single" w:sz="4" w:space="0" w:color="auto"/>
            </w:tcBorders>
          </w:tcPr>
          <w:p w14:paraId="5FEE6FCE" w14:textId="079EE976" w:rsidR="009D124F" w:rsidRDefault="009D124F" w:rsidP="009D124F"/>
        </w:tc>
        <w:tc>
          <w:tcPr>
            <w:tcW w:w="2250" w:type="dxa"/>
            <w:tcBorders>
              <w:top w:val="single" w:sz="4" w:space="0" w:color="auto"/>
              <w:left w:val="single" w:sz="4" w:space="0" w:color="auto"/>
              <w:bottom w:val="single" w:sz="4" w:space="0" w:color="auto"/>
              <w:right w:val="single" w:sz="4" w:space="0" w:color="auto"/>
            </w:tcBorders>
          </w:tcPr>
          <w:p w14:paraId="59440E85" w14:textId="5B2DD05A" w:rsidR="009D124F" w:rsidRDefault="009D124F" w:rsidP="009D124F"/>
        </w:tc>
        <w:tc>
          <w:tcPr>
            <w:tcW w:w="5914" w:type="dxa"/>
            <w:tcBorders>
              <w:top w:val="single" w:sz="4" w:space="0" w:color="auto"/>
              <w:left w:val="single" w:sz="4" w:space="0" w:color="auto"/>
              <w:bottom w:val="single" w:sz="4" w:space="0" w:color="auto"/>
              <w:right w:val="single" w:sz="4" w:space="0" w:color="auto"/>
            </w:tcBorders>
          </w:tcPr>
          <w:p w14:paraId="22EDF89B" w14:textId="4ABD4C88" w:rsidR="009D124F" w:rsidRDefault="009D124F" w:rsidP="009D124F">
            <w:pPr>
              <w:pStyle w:val="SOPTableHeader"/>
              <w:rPr>
                <w:b w:val="0"/>
              </w:rPr>
            </w:pPr>
          </w:p>
        </w:tc>
      </w:tr>
      <w:tr w:rsidR="009D124F" w:rsidRPr="00834B52" w14:paraId="2F6AF327" w14:textId="77777777" w:rsidTr="00FE74B8">
        <w:tc>
          <w:tcPr>
            <w:tcW w:w="1120" w:type="dxa"/>
            <w:tcBorders>
              <w:top w:val="single" w:sz="4" w:space="0" w:color="auto"/>
              <w:left w:val="single" w:sz="4" w:space="0" w:color="auto"/>
              <w:bottom w:val="single" w:sz="4" w:space="0" w:color="auto"/>
              <w:right w:val="single" w:sz="4" w:space="0" w:color="auto"/>
            </w:tcBorders>
          </w:tcPr>
          <w:p w14:paraId="03A408D9" w14:textId="1E762F31" w:rsidR="009D124F" w:rsidRDefault="009D124F" w:rsidP="009D124F"/>
        </w:tc>
        <w:tc>
          <w:tcPr>
            <w:tcW w:w="1440" w:type="dxa"/>
            <w:tcBorders>
              <w:top w:val="single" w:sz="4" w:space="0" w:color="auto"/>
              <w:left w:val="single" w:sz="4" w:space="0" w:color="auto"/>
              <w:bottom w:val="single" w:sz="4" w:space="0" w:color="auto"/>
              <w:right w:val="single" w:sz="4" w:space="0" w:color="auto"/>
            </w:tcBorders>
          </w:tcPr>
          <w:p w14:paraId="46F42B66" w14:textId="37F072F0" w:rsidR="009D124F" w:rsidRDefault="009D124F" w:rsidP="009D124F"/>
        </w:tc>
        <w:tc>
          <w:tcPr>
            <w:tcW w:w="2250" w:type="dxa"/>
            <w:tcBorders>
              <w:top w:val="single" w:sz="4" w:space="0" w:color="auto"/>
              <w:left w:val="single" w:sz="4" w:space="0" w:color="auto"/>
              <w:bottom w:val="single" w:sz="4" w:space="0" w:color="auto"/>
              <w:right w:val="single" w:sz="4" w:space="0" w:color="auto"/>
            </w:tcBorders>
          </w:tcPr>
          <w:p w14:paraId="2031B53C" w14:textId="0FEDFC30" w:rsidR="009D124F" w:rsidRDefault="009D124F" w:rsidP="009D124F"/>
        </w:tc>
        <w:tc>
          <w:tcPr>
            <w:tcW w:w="5914" w:type="dxa"/>
            <w:tcBorders>
              <w:top w:val="single" w:sz="4" w:space="0" w:color="auto"/>
              <w:left w:val="single" w:sz="4" w:space="0" w:color="auto"/>
              <w:bottom w:val="single" w:sz="4" w:space="0" w:color="auto"/>
              <w:right w:val="single" w:sz="4" w:space="0" w:color="auto"/>
            </w:tcBorders>
          </w:tcPr>
          <w:p w14:paraId="2E0275B9" w14:textId="1BBBD52E" w:rsidR="009D124F" w:rsidRDefault="009D124F" w:rsidP="009D124F">
            <w:pPr>
              <w:pStyle w:val="SOPTableHeader"/>
              <w:rPr>
                <w:b w:val="0"/>
              </w:rPr>
            </w:pPr>
          </w:p>
        </w:tc>
      </w:tr>
    </w:tbl>
    <w:p w14:paraId="1D691961" w14:textId="77777777" w:rsidR="00905C0E" w:rsidRPr="00834B52" w:rsidRDefault="00905C0E" w:rsidP="00905C0E">
      <w:pPr>
        <w:pStyle w:val="SOP1Text"/>
      </w:pPr>
    </w:p>
    <w:p w14:paraId="63FF4E7E" w14:textId="77777777" w:rsidR="00905C0E" w:rsidRPr="00834B52" w:rsidRDefault="00905C0E" w:rsidP="00905C0E">
      <w:pPr>
        <w:pStyle w:val="Approvals"/>
      </w:pPr>
      <w:r w:rsidRPr="00834B52">
        <w:t>Reviews</w:t>
      </w:r>
    </w:p>
    <w:tbl>
      <w:tblPr>
        <w:tblW w:w="10530" w:type="dxa"/>
        <w:tblInd w:w="-3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1440"/>
        <w:gridCol w:w="2250"/>
        <w:gridCol w:w="5670"/>
      </w:tblGrid>
      <w:tr w:rsidR="00905C0E" w:rsidRPr="00834B52" w14:paraId="48F1C272" w14:textId="77777777" w:rsidTr="00112A79">
        <w:tc>
          <w:tcPr>
            <w:tcW w:w="1170" w:type="dxa"/>
            <w:shd w:val="clear" w:color="auto" w:fill="E0E0E0"/>
          </w:tcPr>
          <w:p w14:paraId="547310B6" w14:textId="77777777" w:rsidR="00905C0E" w:rsidRPr="00834B52" w:rsidRDefault="00905C0E" w:rsidP="00112A79">
            <w:pPr>
              <w:pStyle w:val="SOPTableHeader"/>
            </w:pPr>
            <w:r w:rsidRPr="00834B52">
              <w:t>Revision</w:t>
            </w:r>
          </w:p>
        </w:tc>
        <w:tc>
          <w:tcPr>
            <w:tcW w:w="1440" w:type="dxa"/>
            <w:shd w:val="clear" w:color="auto" w:fill="E0E0E0"/>
          </w:tcPr>
          <w:p w14:paraId="5D550742" w14:textId="77777777" w:rsidR="00905C0E" w:rsidRPr="00834B52" w:rsidRDefault="00905C0E" w:rsidP="00112A79">
            <w:pPr>
              <w:pStyle w:val="SOPTableHeader"/>
            </w:pPr>
            <w:r w:rsidRPr="00834B52">
              <w:t>Date</w:t>
            </w:r>
          </w:p>
        </w:tc>
        <w:tc>
          <w:tcPr>
            <w:tcW w:w="2250" w:type="dxa"/>
            <w:shd w:val="clear" w:color="auto" w:fill="E0E0E0"/>
          </w:tcPr>
          <w:p w14:paraId="22045375" w14:textId="77777777" w:rsidR="00905C0E" w:rsidRPr="00834B52" w:rsidRDefault="00905C0E" w:rsidP="00112A79">
            <w:pPr>
              <w:pStyle w:val="SOPTableHeader"/>
            </w:pPr>
            <w:r w:rsidRPr="00834B52">
              <w:t>Reviewed By</w:t>
            </w:r>
          </w:p>
        </w:tc>
        <w:tc>
          <w:tcPr>
            <w:tcW w:w="5670" w:type="dxa"/>
            <w:shd w:val="clear" w:color="auto" w:fill="E0E0E0"/>
          </w:tcPr>
          <w:p w14:paraId="1B02793C" w14:textId="77777777" w:rsidR="00905C0E" w:rsidRPr="00834B52" w:rsidRDefault="00905C0E" w:rsidP="00112A79">
            <w:pPr>
              <w:pStyle w:val="SOPTableHeader"/>
            </w:pPr>
            <w:r w:rsidRPr="00834B52">
              <w:t>Title</w:t>
            </w:r>
          </w:p>
        </w:tc>
      </w:tr>
      <w:tr w:rsidR="00905C0E" w:rsidRPr="00834B52" w14:paraId="693AFA85" w14:textId="77777777" w:rsidTr="00112A79">
        <w:tc>
          <w:tcPr>
            <w:tcW w:w="1170" w:type="dxa"/>
          </w:tcPr>
          <w:p w14:paraId="7DBD6C79" w14:textId="16C199B9" w:rsidR="00905C0E" w:rsidRPr="00834B52" w:rsidRDefault="007E5587" w:rsidP="00112A79">
            <w:ins w:id="8" w:author="Jacqueline Johnson" w:date="2026-01-21T16:27:00Z" w16du:dateUtc="2026-01-21T22:27:00Z">
              <w:r>
                <w:t>2</w:t>
              </w:r>
            </w:ins>
          </w:p>
        </w:tc>
        <w:tc>
          <w:tcPr>
            <w:tcW w:w="1440" w:type="dxa"/>
          </w:tcPr>
          <w:p w14:paraId="66F74EB9" w14:textId="38AC6329" w:rsidR="00905C0E" w:rsidRPr="00834B52" w:rsidRDefault="007E5587" w:rsidP="00112A79">
            <w:ins w:id="9" w:author="Jacqueline Johnson" w:date="2026-01-21T16:27:00Z" w16du:dateUtc="2026-01-21T22:27:00Z">
              <w:r>
                <w:t>21-Jan-2026</w:t>
              </w:r>
            </w:ins>
          </w:p>
        </w:tc>
        <w:tc>
          <w:tcPr>
            <w:tcW w:w="2250" w:type="dxa"/>
          </w:tcPr>
          <w:p w14:paraId="3893F749" w14:textId="1D98A3A8" w:rsidR="00905C0E" w:rsidRPr="00834B52" w:rsidRDefault="007E5587" w:rsidP="00112A79">
            <w:ins w:id="10" w:author="Jacqueline Johnson" w:date="2026-01-21T16:27:00Z" w16du:dateUtc="2026-01-21T22:27:00Z">
              <w:r>
                <w:t>Jacqueline Johnson</w:t>
              </w:r>
            </w:ins>
          </w:p>
        </w:tc>
        <w:tc>
          <w:tcPr>
            <w:tcW w:w="5670" w:type="dxa"/>
          </w:tcPr>
          <w:p w14:paraId="1F826A76" w14:textId="77777777" w:rsidR="00905C0E" w:rsidRPr="00834B52" w:rsidRDefault="00905C0E" w:rsidP="00112A79">
            <w:r w:rsidRPr="00834B52">
              <w:t>Peer Reviewer</w:t>
            </w:r>
          </w:p>
        </w:tc>
      </w:tr>
    </w:tbl>
    <w:p w14:paraId="16A9AF5D" w14:textId="77777777" w:rsidR="00905C0E" w:rsidRPr="00834B52" w:rsidRDefault="00905C0E" w:rsidP="00905C0E"/>
    <w:p w14:paraId="06B93D9C" w14:textId="77777777" w:rsidR="00905C0E" w:rsidRPr="00834B52" w:rsidRDefault="00905C0E" w:rsidP="00905C0E">
      <w:pPr>
        <w:rPr>
          <w:rFonts w:cs="Arial"/>
          <w:b/>
          <w:color w:val="B5121B"/>
          <w:kern w:val="32"/>
          <w:szCs w:val="32"/>
        </w:rPr>
      </w:pPr>
      <w:r w:rsidRPr="00834B52">
        <w:br w:type="page"/>
      </w:r>
    </w:p>
    <w:p w14:paraId="0B7D2D57" w14:textId="77777777" w:rsidR="00905C0E" w:rsidRPr="00834B52" w:rsidRDefault="00905C0E" w:rsidP="00905C0E">
      <w:pPr>
        <w:pStyle w:val="SOP1Heading"/>
        <w:numPr>
          <w:ilvl w:val="0"/>
          <w:numId w:val="4"/>
        </w:numPr>
      </w:pPr>
      <w:bookmarkStart w:id="11" w:name="_Toc524927276"/>
      <w:bookmarkEnd w:id="1"/>
      <w:r w:rsidRPr="00834B52">
        <w:lastRenderedPageBreak/>
        <w:t xml:space="preserve">Brief Description </w:t>
      </w:r>
      <w:bookmarkEnd w:id="11"/>
    </w:p>
    <w:p w14:paraId="5C4127C3" w14:textId="00611292" w:rsidR="00905C0E" w:rsidRPr="00834B52" w:rsidRDefault="00905C0E" w:rsidP="00905C0E">
      <w:pPr>
        <w:pStyle w:val="SOP1Text"/>
        <w:rPr>
          <w:sz w:val="20"/>
          <w:szCs w:val="20"/>
        </w:rPr>
      </w:pPr>
      <w:r w:rsidRPr="00834B52">
        <w:rPr>
          <w:sz w:val="20"/>
          <w:szCs w:val="20"/>
        </w:rPr>
        <w:t xml:space="preserve">This </w:t>
      </w:r>
      <w:r w:rsidR="002947FD" w:rsidRPr="00834B52">
        <w:rPr>
          <w:sz w:val="20"/>
          <w:szCs w:val="20"/>
        </w:rPr>
        <w:t>use case</w:t>
      </w:r>
      <w:r w:rsidRPr="00834B52">
        <w:rPr>
          <w:sz w:val="20"/>
          <w:szCs w:val="20"/>
        </w:rPr>
        <w:t xml:space="preserve"> describes the Login process after installing </w:t>
      </w:r>
      <w:r w:rsidR="007C54EA" w:rsidRPr="00834B52">
        <w:rPr>
          <w:sz w:val="20"/>
          <w:szCs w:val="20"/>
        </w:rPr>
        <w:t xml:space="preserve">the </w:t>
      </w:r>
      <w:r w:rsidR="00495A4B" w:rsidRPr="00834B52">
        <w:rPr>
          <w:sz w:val="20"/>
          <w:szCs w:val="20"/>
        </w:rPr>
        <w:t>“</w:t>
      </w:r>
      <w:r w:rsidR="00DB2E92" w:rsidRPr="00834B52">
        <w:rPr>
          <w:sz w:val="20"/>
          <w:szCs w:val="20"/>
        </w:rPr>
        <w:t>HxGN</w:t>
      </w:r>
      <w:r w:rsidR="007C54EA" w:rsidRPr="00834B52">
        <w:rPr>
          <w:sz w:val="20"/>
          <w:szCs w:val="20"/>
        </w:rPr>
        <w:t xml:space="preserve"> EAM </w:t>
      </w:r>
      <w:r w:rsidR="00843C15" w:rsidRPr="00834B52">
        <w:rPr>
          <w:sz w:val="20"/>
          <w:szCs w:val="20"/>
        </w:rPr>
        <w:t>Digital</w:t>
      </w:r>
      <w:r w:rsidR="007C54EA" w:rsidRPr="00834B52">
        <w:rPr>
          <w:sz w:val="20"/>
          <w:szCs w:val="20"/>
        </w:rPr>
        <w:t xml:space="preserve"> Work</w:t>
      </w:r>
      <w:r w:rsidR="00495A4B" w:rsidRPr="00834B52">
        <w:rPr>
          <w:sz w:val="20"/>
          <w:szCs w:val="20"/>
        </w:rPr>
        <w:t>”</w:t>
      </w:r>
      <w:r w:rsidR="007C54EA" w:rsidRPr="00834B52">
        <w:rPr>
          <w:sz w:val="20"/>
          <w:szCs w:val="20"/>
        </w:rPr>
        <w:t xml:space="preserve"> App.</w:t>
      </w:r>
    </w:p>
    <w:p w14:paraId="4A9F56C8" w14:textId="77777777" w:rsidR="00905C0E" w:rsidRPr="00834B52" w:rsidRDefault="00905C0E" w:rsidP="00905C0E">
      <w:pPr>
        <w:pStyle w:val="SOP1Heading"/>
      </w:pPr>
      <w:r w:rsidRPr="00834B52">
        <w:t>Expected End User</w:t>
      </w:r>
    </w:p>
    <w:p w14:paraId="5DD1028F" w14:textId="2A7B3988" w:rsidR="00905C0E" w:rsidRPr="00834B52" w:rsidRDefault="007C54EA" w:rsidP="00905C0E">
      <w:pPr>
        <w:pStyle w:val="SOP1Text"/>
        <w:rPr>
          <w:sz w:val="20"/>
          <w:szCs w:val="20"/>
        </w:rPr>
      </w:pPr>
      <w:r w:rsidRPr="00834B52">
        <w:rPr>
          <w:sz w:val="20"/>
          <w:szCs w:val="20"/>
        </w:rPr>
        <w:t xml:space="preserve">Administrator, </w:t>
      </w:r>
      <w:r w:rsidR="00D27660" w:rsidRPr="00834B52">
        <w:rPr>
          <w:sz w:val="20"/>
          <w:szCs w:val="20"/>
        </w:rPr>
        <w:t>Digital</w:t>
      </w:r>
      <w:r w:rsidRPr="00834B52">
        <w:rPr>
          <w:sz w:val="20"/>
          <w:szCs w:val="20"/>
        </w:rPr>
        <w:t xml:space="preserve"> Work User </w:t>
      </w:r>
      <w:r w:rsidR="00905C0E" w:rsidRPr="00834B52">
        <w:rPr>
          <w:sz w:val="20"/>
          <w:szCs w:val="20"/>
        </w:rPr>
        <w:tab/>
      </w:r>
    </w:p>
    <w:p w14:paraId="365C01DD" w14:textId="77777777" w:rsidR="00905C0E" w:rsidRPr="00834B52" w:rsidRDefault="00905C0E" w:rsidP="00905C0E">
      <w:pPr>
        <w:pStyle w:val="SOP1Heading"/>
      </w:pPr>
      <w:r w:rsidRPr="00834B52">
        <w:t>Exceptions to Standard Model</w:t>
      </w:r>
    </w:p>
    <w:p w14:paraId="02C053EE" w14:textId="77777777" w:rsidR="00905C0E" w:rsidRPr="00834B52" w:rsidRDefault="00905C0E" w:rsidP="00905C0E">
      <w:pPr>
        <w:pStyle w:val="SOP1Text"/>
        <w:rPr>
          <w:sz w:val="20"/>
          <w:szCs w:val="20"/>
        </w:rPr>
      </w:pPr>
      <w:r w:rsidRPr="00834B52">
        <w:rPr>
          <w:sz w:val="20"/>
          <w:szCs w:val="20"/>
        </w:rPr>
        <w:t>None.</w:t>
      </w:r>
    </w:p>
    <w:p w14:paraId="2760805E" w14:textId="77777777" w:rsidR="00905C0E" w:rsidRPr="00834B52" w:rsidRDefault="00905C0E" w:rsidP="00905C0E">
      <w:pPr>
        <w:pStyle w:val="SOP1Heading"/>
      </w:pPr>
      <w:bookmarkStart w:id="12" w:name="_Toc524927280"/>
      <w:r w:rsidRPr="00834B52">
        <w:t>Entry Points</w:t>
      </w:r>
      <w:bookmarkEnd w:id="12"/>
    </w:p>
    <w:p w14:paraId="3C2964C0" w14:textId="11177376" w:rsidR="00905C0E" w:rsidRPr="00834B52" w:rsidRDefault="00905C0E" w:rsidP="00905C0E">
      <w:pPr>
        <w:pStyle w:val="SOP1Text"/>
        <w:rPr>
          <w:sz w:val="20"/>
          <w:szCs w:val="20"/>
        </w:rPr>
      </w:pPr>
      <w:r w:rsidRPr="00834B52">
        <w:rPr>
          <w:sz w:val="20"/>
          <w:szCs w:val="20"/>
        </w:rPr>
        <w:t xml:space="preserve">User opens the app installed on the device. </w:t>
      </w:r>
    </w:p>
    <w:p w14:paraId="35C72D10" w14:textId="77777777" w:rsidR="00905C0E" w:rsidRPr="00834B52" w:rsidRDefault="00905C0E" w:rsidP="00905C0E">
      <w:pPr>
        <w:pStyle w:val="SOP1Heading"/>
      </w:pPr>
      <w:r w:rsidRPr="00834B52">
        <w:t>Oracle Forms Functionality</w:t>
      </w:r>
    </w:p>
    <w:p w14:paraId="35188D1D" w14:textId="77777777" w:rsidR="00905C0E" w:rsidRPr="00834B52" w:rsidRDefault="00905C0E" w:rsidP="00905C0E">
      <w:pPr>
        <w:pStyle w:val="SOP1Text"/>
        <w:rPr>
          <w:sz w:val="20"/>
          <w:szCs w:val="20"/>
        </w:rPr>
      </w:pPr>
      <w:r w:rsidRPr="00834B52">
        <w:rPr>
          <w:sz w:val="20"/>
          <w:szCs w:val="20"/>
        </w:rPr>
        <w:t>None</w:t>
      </w:r>
    </w:p>
    <w:p w14:paraId="09EA6442" w14:textId="77777777" w:rsidR="00905C0E" w:rsidRPr="00834B52" w:rsidRDefault="00905C0E" w:rsidP="00905C0E">
      <w:pPr>
        <w:pStyle w:val="SOP1Heading"/>
      </w:pPr>
      <w:r w:rsidRPr="00834B52">
        <w:t>Basic Flow Assumptions</w:t>
      </w:r>
    </w:p>
    <w:p w14:paraId="0014FFD6" w14:textId="77777777" w:rsidR="00905C0E" w:rsidRPr="00834B52" w:rsidRDefault="00905C0E" w:rsidP="00905C0E">
      <w:pPr>
        <w:pStyle w:val="SOP1Text"/>
        <w:numPr>
          <w:ilvl w:val="0"/>
          <w:numId w:val="6"/>
        </w:numPr>
        <w:rPr>
          <w:sz w:val="20"/>
          <w:szCs w:val="20"/>
        </w:rPr>
      </w:pPr>
      <w:r w:rsidRPr="00834B52">
        <w:rPr>
          <w:sz w:val="20"/>
          <w:szCs w:val="20"/>
        </w:rPr>
        <w:t xml:space="preserve">This is the first </w:t>
      </w:r>
      <w:proofErr w:type="gramStart"/>
      <w:r w:rsidRPr="00834B52">
        <w:rPr>
          <w:sz w:val="20"/>
          <w:szCs w:val="20"/>
        </w:rPr>
        <w:t>time,</w:t>
      </w:r>
      <w:proofErr w:type="gramEnd"/>
      <w:r w:rsidRPr="00834B52">
        <w:rPr>
          <w:sz w:val="20"/>
          <w:szCs w:val="20"/>
        </w:rPr>
        <w:t xml:space="preserve"> the user is opening the app, after installing it on the device </w:t>
      </w:r>
    </w:p>
    <w:p w14:paraId="40A76FA3" w14:textId="77777777" w:rsidR="00905C0E" w:rsidRPr="00834B52" w:rsidRDefault="00905C0E" w:rsidP="00905C0E">
      <w:pPr>
        <w:pStyle w:val="SOP1Text"/>
        <w:numPr>
          <w:ilvl w:val="0"/>
          <w:numId w:val="6"/>
        </w:numPr>
        <w:rPr>
          <w:sz w:val="20"/>
          <w:szCs w:val="20"/>
        </w:rPr>
      </w:pPr>
      <w:r w:rsidRPr="00834B52">
        <w:rPr>
          <w:sz w:val="20"/>
          <w:szCs w:val="20"/>
        </w:rPr>
        <w:t>Valid QR code exists</w:t>
      </w:r>
    </w:p>
    <w:p w14:paraId="72729136" w14:textId="06D11B1E" w:rsidR="00905C0E" w:rsidRPr="00834B52" w:rsidRDefault="00905C0E" w:rsidP="00905C0E">
      <w:pPr>
        <w:pStyle w:val="SOP1Text"/>
        <w:numPr>
          <w:ilvl w:val="0"/>
          <w:numId w:val="6"/>
        </w:numPr>
        <w:rPr>
          <w:sz w:val="20"/>
          <w:szCs w:val="20"/>
        </w:rPr>
      </w:pPr>
      <w:r w:rsidRPr="00834B52">
        <w:rPr>
          <w:sz w:val="20"/>
          <w:szCs w:val="20"/>
        </w:rPr>
        <w:t xml:space="preserve">Valid login </w:t>
      </w:r>
      <w:r w:rsidR="00465145" w:rsidRPr="00834B52">
        <w:rPr>
          <w:sz w:val="20"/>
          <w:szCs w:val="20"/>
        </w:rPr>
        <w:t>User ID and password</w:t>
      </w:r>
      <w:r w:rsidRPr="00834B52">
        <w:rPr>
          <w:sz w:val="20"/>
          <w:szCs w:val="20"/>
        </w:rPr>
        <w:t xml:space="preserve"> </w:t>
      </w:r>
      <w:proofErr w:type="gramStart"/>
      <w:r w:rsidRPr="00834B52">
        <w:rPr>
          <w:sz w:val="20"/>
          <w:szCs w:val="20"/>
        </w:rPr>
        <w:t>exist</w:t>
      </w:r>
      <w:r w:rsidR="00C06BE5" w:rsidRPr="00834B52">
        <w:rPr>
          <w:sz w:val="20"/>
          <w:szCs w:val="20"/>
        </w:rPr>
        <w:t>s</w:t>
      </w:r>
      <w:proofErr w:type="gramEnd"/>
    </w:p>
    <w:p w14:paraId="1BE9C292" w14:textId="5B92464E" w:rsidR="00905C0E" w:rsidRPr="00834B52" w:rsidRDefault="00905C0E" w:rsidP="00905C0E">
      <w:pPr>
        <w:pStyle w:val="SOP1Text"/>
        <w:numPr>
          <w:ilvl w:val="0"/>
          <w:numId w:val="6"/>
        </w:numPr>
        <w:rPr>
          <w:sz w:val="20"/>
          <w:szCs w:val="20"/>
        </w:rPr>
      </w:pPr>
      <w:r w:rsidRPr="00834B52">
        <w:rPr>
          <w:sz w:val="20"/>
          <w:szCs w:val="20"/>
        </w:rPr>
        <w:t xml:space="preserve">The server has </w:t>
      </w:r>
      <w:proofErr w:type="gramStart"/>
      <w:r w:rsidRPr="00834B52">
        <w:rPr>
          <w:sz w:val="20"/>
          <w:szCs w:val="20"/>
        </w:rPr>
        <w:t>trusted</w:t>
      </w:r>
      <w:proofErr w:type="gramEnd"/>
      <w:r w:rsidRPr="00834B52">
        <w:rPr>
          <w:sz w:val="20"/>
          <w:szCs w:val="20"/>
        </w:rPr>
        <w:t xml:space="preserve"> certificates  </w:t>
      </w:r>
    </w:p>
    <w:p w14:paraId="71DA2118" w14:textId="6F036493" w:rsidR="00905C0E" w:rsidRPr="00834B52" w:rsidRDefault="00905C0E" w:rsidP="00905C0E">
      <w:pPr>
        <w:pStyle w:val="SOP1Text"/>
        <w:numPr>
          <w:ilvl w:val="0"/>
          <w:numId w:val="6"/>
        </w:numPr>
        <w:rPr>
          <w:sz w:val="20"/>
          <w:szCs w:val="20"/>
        </w:rPr>
      </w:pPr>
      <w:r w:rsidRPr="00834B52">
        <w:rPr>
          <w:sz w:val="20"/>
          <w:szCs w:val="20"/>
        </w:rPr>
        <w:t>The Mobile Device is not marked ‘Out of Service’ in base EAM</w:t>
      </w:r>
    </w:p>
    <w:p w14:paraId="7036402E" w14:textId="4AF0D3D3" w:rsidR="00371AB9" w:rsidRPr="00834B52" w:rsidRDefault="00371AB9" w:rsidP="00905C0E">
      <w:pPr>
        <w:pStyle w:val="SOP1Text"/>
        <w:numPr>
          <w:ilvl w:val="0"/>
          <w:numId w:val="6"/>
        </w:numPr>
        <w:rPr>
          <w:sz w:val="20"/>
          <w:szCs w:val="20"/>
        </w:rPr>
      </w:pPr>
      <w:r w:rsidRPr="00834B52">
        <w:rPr>
          <w:sz w:val="20"/>
          <w:szCs w:val="20"/>
        </w:rPr>
        <w:t>User does not turn on ‘Enable</w:t>
      </w:r>
      <w:r w:rsidR="00AE0CE4" w:rsidRPr="00834B52">
        <w:rPr>
          <w:sz w:val="20"/>
          <w:szCs w:val="20"/>
        </w:rPr>
        <w:t xml:space="preserve"> Single Sign On’</w:t>
      </w:r>
    </w:p>
    <w:p w14:paraId="03E4B9F9" w14:textId="4D991E3F" w:rsidR="00E42801" w:rsidRPr="00834B52" w:rsidRDefault="00FA1B18" w:rsidP="00905C0E">
      <w:pPr>
        <w:pStyle w:val="SOP1Text"/>
        <w:numPr>
          <w:ilvl w:val="0"/>
          <w:numId w:val="6"/>
        </w:numPr>
        <w:rPr>
          <w:sz w:val="20"/>
          <w:szCs w:val="20"/>
        </w:rPr>
      </w:pPr>
      <w:r w:rsidRPr="00834B52">
        <w:rPr>
          <w:sz w:val="20"/>
          <w:szCs w:val="20"/>
        </w:rPr>
        <w:t xml:space="preserve">User is authorized to login to either Field Work / Advanced Mobile / Mobile Requestor </w:t>
      </w:r>
      <w:ins w:id="13" w:author="Sid SG-18904" w:date="2026-01-08T09:15:00Z" w16du:dateUtc="2026-01-08T14:15:00Z">
        <w:r w:rsidR="009C196C">
          <w:rPr>
            <w:sz w:val="20"/>
            <w:szCs w:val="20"/>
          </w:rPr>
          <w:t xml:space="preserve">/ Driver Inspection </w:t>
        </w:r>
      </w:ins>
    </w:p>
    <w:p w14:paraId="30BCDDD3" w14:textId="226C6534" w:rsidR="00DD6733" w:rsidRDefault="00452CCF" w:rsidP="00905C0E">
      <w:pPr>
        <w:pStyle w:val="SOP1Text"/>
        <w:numPr>
          <w:ilvl w:val="0"/>
          <w:numId w:val="6"/>
        </w:numPr>
        <w:rPr>
          <w:sz w:val="20"/>
          <w:szCs w:val="20"/>
        </w:rPr>
      </w:pPr>
      <w:r w:rsidRPr="00834B52">
        <w:rPr>
          <w:sz w:val="20"/>
          <w:szCs w:val="20"/>
        </w:rPr>
        <w:t xml:space="preserve">No </w:t>
      </w:r>
      <w:r w:rsidR="00DD6733" w:rsidRPr="00834B52">
        <w:rPr>
          <w:sz w:val="20"/>
          <w:szCs w:val="20"/>
        </w:rPr>
        <w:t>MDM</w:t>
      </w:r>
      <w:r w:rsidRPr="00834B52">
        <w:rPr>
          <w:sz w:val="20"/>
          <w:szCs w:val="20"/>
        </w:rPr>
        <w:t xml:space="preserve"> </w:t>
      </w:r>
      <w:r w:rsidR="00DD6733" w:rsidRPr="00834B52">
        <w:rPr>
          <w:sz w:val="20"/>
          <w:szCs w:val="20"/>
        </w:rPr>
        <w:t>configu</w:t>
      </w:r>
      <w:r w:rsidRPr="00834B52">
        <w:rPr>
          <w:sz w:val="20"/>
          <w:szCs w:val="20"/>
        </w:rPr>
        <w:t>ration exists</w:t>
      </w:r>
      <w:r w:rsidR="00DD6733" w:rsidRPr="00834B52">
        <w:rPr>
          <w:sz w:val="20"/>
          <w:szCs w:val="20"/>
        </w:rPr>
        <w:t xml:space="preserve"> on the device </w:t>
      </w:r>
    </w:p>
    <w:p w14:paraId="6EB94471" w14:textId="30893F21" w:rsidR="00631B70" w:rsidRPr="00315353" w:rsidRDefault="00C26D0D" w:rsidP="00C26D0D">
      <w:pPr>
        <w:pStyle w:val="SOP1Text"/>
        <w:numPr>
          <w:ilvl w:val="0"/>
          <w:numId w:val="6"/>
        </w:numPr>
        <w:rPr>
          <w:sz w:val="20"/>
        </w:rPr>
      </w:pPr>
      <w:r>
        <w:rPr>
          <w:rFonts w:eastAsia="Times New Roman" w:cs="Times New Roman"/>
          <w:sz w:val="20"/>
          <w:szCs w:val="20"/>
        </w:rPr>
        <w:t>I</w:t>
      </w:r>
      <w:r w:rsidRPr="005B62BC">
        <w:rPr>
          <w:rFonts w:eastAsia="Times New Roman" w:cs="Times New Roman"/>
          <w:sz w:val="20"/>
          <w:szCs w:val="20"/>
        </w:rPr>
        <w:t>nstall parameter OTPREQRD</w:t>
      </w:r>
      <w:r>
        <w:rPr>
          <w:rFonts w:eastAsia="Times New Roman" w:cs="Times New Roman"/>
          <w:sz w:val="20"/>
          <w:szCs w:val="20"/>
        </w:rPr>
        <w:t xml:space="preserve"> (</w:t>
      </w:r>
      <w:r w:rsidRPr="005B62BC">
        <w:rPr>
          <w:rFonts w:eastAsia="Times New Roman" w:cs="Times New Roman"/>
          <w:sz w:val="20"/>
          <w:szCs w:val="20"/>
        </w:rPr>
        <w:t>one-time password required</w:t>
      </w:r>
      <w:r>
        <w:rPr>
          <w:rFonts w:eastAsia="Times New Roman" w:cs="Times New Roman"/>
          <w:sz w:val="20"/>
          <w:szCs w:val="20"/>
        </w:rPr>
        <w:t>)</w:t>
      </w:r>
      <w:r w:rsidRPr="005B62BC">
        <w:rPr>
          <w:rFonts w:eastAsia="Times New Roman" w:cs="Times New Roman"/>
          <w:sz w:val="20"/>
          <w:szCs w:val="20"/>
        </w:rPr>
        <w:t xml:space="preserve"> </w:t>
      </w:r>
      <w:r>
        <w:rPr>
          <w:rFonts w:eastAsia="Times New Roman" w:cs="Times New Roman"/>
          <w:sz w:val="20"/>
          <w:szCs w:val="20"/>
        </w:rPr>
        <w:t>is not set to YES.</w:t>
      </w:r>
    </w:p>
    <w:p w14:paraId="2A742060" w14:textId="77777777" w:rsidR="00C26D0D" w:rsidRPr="00834B52" w:rsidRDefault="00C26D0D" w:rsidP="00B15A0F">
      <w:pPr>
        <w:pStyle w:val="SOP1Text"/>
        <w:ind w:left="1152"/>
        <w:rPr>
          <w:sz w:val="20"/>
          <w:szCs w:val="20"/>
        </w:rPr>
      </w:pPr>
    </w:p>
    <w:p w14:paraId="7373FB8C" w14:textId="77777777" w:rsidR="00905C0E" w:rsidRPr="00834B52" w:rsidRDefault="00905C0E" w:rsidP="00905C0E">
      <w:pPr>
        <w:pStyle w:val="SOP1Heading"/>
        <w:keepNext w:val="0"/>
        <w:widowControl w:val="0"/>
      </w:pPr>
      <w:r w:rsidRPr="00834B52">
        <w:t>Basic Flow</w:t>
      </w:r>
    </w:p>
    <w:p w14:paraId="43861635" w14:textId="5FAB3A49" w:rsidR="00905C0E" w:rsidRPr="00834B52" w:rsidRDefault="00905C0E" w:rsidP="009D124F">
      <w:pPr>
        <w:pStyle w:val="SOP1Numbered"/>
      </w:pPr>
      <w:r w:rsidRPr="00834B52">
        <w:t xml:space="preserve">User selects </w:t>
      </w:r>
      <w:r w:rsidR="001C516F" w:rsidRPr="00834B52">
        <w:t xml:space="preserve">the </w:t>
      </w:r>
      <w:r w:rsidR="00CE2E4C" w:rsidRPr="00834B52">
        <w:t>HxGN</w:t>
      </w:r>
      <w:r w:rsidR="001C516F" w:rsidRPr="00834B52">
        <w:t xml:space="preserve"> EAM </w:t>
      </w:r>
      <w:r w:rsidR="00806018" w:rsidRPr="00834B52">
        <w:t>Digital</w:t>
      </w:r>
      <w:r w:rsidR="001C516F" w:rsidRPr="00834B52">
        <w:t xml:space="preserve"> </w:t>
      </w:r>
      <w:r w:rsidR="00495A4B" w:rsidRPr="00834B52">
        <w:t>W</w:t>
      </w:r>
      <w:r w:rsidR="001C516F" w:rsidRPr="00834B52">
        <w:t>ork application</w:t>
      </w:r>
      <w:r w:rsidRPr="00834B52">
        <w:t>, which was installed on the device</w:t>
      </w:r>
      <w:r w:rsidR="006B5C93">
        <w:t>.</w:t>
      </w:r>
    </w:p>
    <w:p w14:paraId="0A0EBBE9" w14:textId="441BBC4D" w:rsidR="00905C0E" w:rsidRPr="00834B52" w:rsidRDefault="00345084" w:rsidP="009D124F">
      <w:pPr>
        <w:pStyle w:val="SOP1Numbered"/>
      </w:pPr>
      <w:r>
        <w:t>T</w:t>
      </w:r>
      <w:r w:rsidR="00583B61" w:rsidRPr="00834B52">
        <w:t>he app will display the login page</w:t>
      </w:r>
      <w:r w:rsidR="00A619EB" w:rsidRPr="00834B52">
        <w:t>:</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7"/>
        <w:gridCol w:w="1440"/>
        <w:gridCol w:w="2093"/>
        <w:gridCol w:w="2520"/>
      </w:tblGrid>
      <w:tr w:rsidR="00905C0E" w:rsidRPr="00834B52" w14:paraId="77022A94" w14:textId="77777777" w:rsidTr="00112A79">
        <w:tc>
          <w:tcPr>
            <w:tcW w:w="4027" w:type="dxa"/>
            <w:tcBorders>
              <w:bottom w:val="single" w:sz="4" w:space="0" w:color="auto"/>
            </w:tcBorders>
            <w:shd w:val="clear" w:color="auto" w:fill="E0E0E0"/>
          </w:tcPr>
          <w:p w14:paraId="724B8626" w14:textId="77777777" w:rsidR="00905C0E" w:rsidRPr="00834B52" w:rsidRDefault="00905C0E" w:rsidP="00112A79">
            <w:pPr>
              <w:pStyle w:val="SOPTableHeader"/>
              <w:widowControl w:val="0"/>
            </w:pPr>
            <w:r w:rsidRPr="00834B52">
              <w:t>Field</w:t>
            </w:r>
          </w:p>
        </w:tc>
        <w:tc>
          <w:tcPr>
            <w:tcW w:w="1440" w:type="dxa"/>
            <w:tcBorders>
              <w:bottom w:val="single" w:sz="4" w:space="0" w:color="auto"/>
            </w:tcBorders>
            <w:shd w:val="clear" w:color="auto" w:fill="E0E0E0"/>
          </w:tcPr>
          <w:p w14:paraId="56665BF6" w14:textId="77777777" w:rsidR="00905C0E" w:rsidRPr="00834B52" w:rsidRDefault="00905C0E" w:rsidP="00112A79">
            <w:pPr>
              <w:pStyle w:val="SOPTableHeader"/>
              <w:widowControl w:val="0"/>
            </w:pPr>
            <w:r w:rsidRPr="00834B52">
              <w:t>Field Type</w:t>
            </w:r>
          </w:p>
        </w:tc>
        <w:tc>
          <w:tcPr>
            <w:tcW w:w="2093" w:type="dxa"/>
            <w:tcBorders>
              <w:bottom w:val="single" w:sz="4" w:space="0" w:color="auto"/>
            </w:tcBorders>
            <w:shd w:val="clear" w:color="auto" w:fill="E0E0E0"/>
          </w:tcPr>
          <w:p w14:paraId="2FE2C575" w14:textId="77777777" w:rsidR="00905C0E" w:rsidRPr="00834B52" w:rsidRDefault="00905C0E" w:rsidP="00112A79">
            <w:pPr>
              <w:pStyle w:val="SOPTableHeader"/>
              <w:widowControl w:val="0"/>
            </w:pPr>
            <w:r w:rsidRPr="00834B52">
              <w:t>Display Type Sys/Delivered</w:t>
            </w:r>
          </w:p>
        </w:tc>
        <w:tc>
          <w:tcPr>
            <w:tcW w:w="2520" w:type="dxa"/>
            <w:tcBorders>
              <w:bottom w:val="single" w:sz="4" w:space="0" w:color="auto"/>
            </w:tcBorders>
            <w:shd w:val="clear" w:color="auto" w:fill="E0E0E0"/>
          </w:tcPr>
          <w:p w14:paraId="29BDF238" w14:textId="77777777" w:rsidR="00905C0E" w:rsidRPr="00834B52" w:rsidRDefault="00905C0E" w:rsidP="00112A79">
            <w:pPr>
              <w:pStyle w:val="SOPTableHeader"/>
              <w:widowControl w:val="0"/>
            </w:pPr>
            <w:r w:rsidRPr="00834B52">
              <w:t>Boiler Text if different</w:t>
            </w:r>
          </w:p>
        </w:tc>
      </w:tr>
      <w:tr w:rsidR="00905C0E" w:rsidRPr="00834B52" w14:paraId="7230A9ED" w14:textId="77777777" w:rsidTr="00112A79">
        <w:tc>
          <w:tcPr>
            <w:tcW w:w="4027" w:type="dxa"/>
            <w:tcBorders>
              <w:top w:val="single" w:sz="4" w:space="0" w:color="auto"/>
              <w:left w:val="single" w:sz="4" w:space="0" w:color="auto"/>
              <w:bottom w:val="single" w:sz="4" w:space="0" w:color="auto"/>
              <w:right w:val="single" w:sz="4" w:space="0" w:color="auto"/>
            </w:tcBorders>
          </w:tcPr>
          <w:p w14:paraId="2928609C" w14:textId="7A04A3D6" w:rsidR="00905C0E" w:rsidRPr="00834B52" w:rsidRDefault="00551171" w:rsidP="00112A79">
            <w:pPr>
              <w:rPr>
                <w:rFonts w:ascii="Calibri" w:hAnsi="Calibri"/>
              </w:rPr>
            </w:pPr>
            <w:r w:rsidRPr="00834B52">
              <w:t>HxGN</w:t>
            </w:r>
            <w:r w:rsidR="00905C0E" w:rsidRPr="00834B52">
              <w:t xml:space="preserve"> </w:t>
            </w:r>
            <w:r w:rsidR="00806018" w:rsidRPr="00834B52">
              <w:t>Digital</w:t>
            </w:r>
            <w:r w:rsidR="00583B61" w:rsidRPr="00834B52">
              <w:t xml:space="preserve"> Work </w:t>
            </w:r>
            <w:r w:rsidR="00583B61" w:rsidRPr="00834B52">
              <w:rPr>
                <w:vertAlign w:val="subscript"/>
              </w:rPr>
              <w:t>TM</w:t>
            </w:r>
            <w:r w:rsidR="00583B61" w:rsidRPr="00834B52">
              <w:t xml:space="preserve"> </w:t>
            </w:r>
          </w:p>
        </w:tc>
        <w:tc>
          <w:tcPr>
            <w:tcW w:w="1440" w:type="dxa"/>
            <w:tcBorders>
              <w:top w:val="single" w:sz="4" w:space="0" w:color="auto"/>
              <w:left w:val="single" w:sz="4" w:space="0" w:color="auto"/>
              <w:bottom w:val="single" w:sz="4" w:space="0" w:color="auto"/>
              <w:right w:val="single" w:sz="4" w:space="0" w:color="auto"/>
            </w:tcBorders>
          </w:tcPr>
          <w:p w14:paraId="0D0F096E" w14:textId="6DC37748" w:rsidR="00905C0E" w:rsidRPr="00834B52" w:rsidRDefault="00583B61" w:rsidP="00112A79">
            <w:r w:rsidRPr="00834B52">
              <w:t>Caption</w:t>
            </w:r>
          </w:p>
        </w:tc>
        <w:tc>
          <w:tcPr>
            <w:tcW w:w="2093" w:type="dxa"/>
            <w:tcBorders>
              <w:top w:val="single" w:sz="4" w:space="0" w:color="auto"/>
              <w:left w:val="single" w:sz="4" w:space="0" w:color="auto"/>
              <w:bottom w:val="single" w:sz="4" w:space="0" w:color="auto"/>
              <w:right w:val="single" w:sz="4" w:space="0" w:color="auto"/>
            </w:tcBorders>
          </w:tcPr>
          <w:p w14:paraId="14E982C0" w14:textId="15CB2FF6"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5D49C5A8" w14:textId="77777777" w:rsidR="00905C0E" w:rsidRPr="00834B52" w:rsidRDefault="00905C0E" w:rsidP="00112A79"/>
        </w:tc>
      </w:tr>
      <w:tr w:rsidR="00905C0E" w:rsidRPr="00834B52" w14:paraId="48039F1C" w14:textId="77777777" w:rsidTr="00112A79">
        <w:tc>
          <w:tcPr>
            <w:tcW w:w="4027" w:type="dxa"/>
            <w:tcBorders>
              <w:top w:val="single" w:sz="4" w:space="0" w:color="auto"/>
              <w:left w:val="single" w:sz="4" w:space="0" w:color="auto"/>
              <w:bottom w:val="single" w:sz="4" w:space="0" w:color="auto"/>
              <w:right w:val="single" w:sz="4" w:space="0" w:color="auto"/>
            </w:tcBorders>
          </w:tcPr>
          <w:p w14:paraId="4FF3D884" w14:textId="77777777" w:rsidR="00905C0E" w:rsidRPr="00834B52" w:rsidRDefault="00905C0E" w:rsidP="00112A79"/>
        </w:tc>
        <w:tc>
          <w:tcPr>
            <w:tcW w:w="1440" w:type="dxa"/>
            <w:tcBorders>
              <w:top w:val="single" w:sz="4" w:space="0" w:color="auto"/>
              <w:left w:val="single" w:sz="4" w:space="0" w:color="auto"/>
              <w:bottom w:val="single" w:sz="4" w:space="0" w:color="auto"/>
              <w:right w:val="single" w:sz="4" w:space="0" w:color="auto"/>
            </w:tcBorders>
          </w:tcPr>
          <w:p w14:paraId="58C61DB0" w14:textId="77777777" w:rsidR="00905C0E" w:rsidRPr="00834B52" w:rsidRDefault="00905C0E" w:rsidP="00112A79"/>
        </w:tc>
        <w:tc>
          <w:tcPr>
            <w:tcW w:w="2093" w:type="dxa"/>
            <w:tcBorders>
              <w:top w:val="single" w:sz="4" w:space="0" w:color="auto"/>
              <w:left w:val="single" w:sz="4" w:space="0" w:color="auto"/>
              <w:bottom w:val="single" w:sz="4" w:space="0" w:color="auto"/>
              <w:right w:val="single" w:sz="4" w:space="0" w:color="auto"/>
            </w:tcBorders>
          </w:tcPr>
          <w:p w14:paraId="436DCBB1" w14:textId="77777777"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662C2E93" w14:textId="77777777" w:rsidR="00905C0E" w:rsidRPr="00834B52" w:rsidRDefault="00905C0E" w:rsidP="00112A79"/>
        </w:tc>
      </w:tr>
      <w:tr w:rsidR="00905C0E" w:rsidRPr="00834B52" w14:paraId="67D5F294" w14:textId="77777777" w:rsidTr="00112A79">
        <w:tc>
          <w:tcPr>
            <w:tcW w:w="4027" w:type="dxa"/>
            <w:tcBorders>
              <w:top w:val="single" w:sz="4" w:space="0" w:color="auto"/>
              <w:left w:val="single" w:sz="4" w:space="0" w:color="auto"/>
              <w:bottom w:val="single" w:sz="4" w:space="0" w:color="auto"/>
              <w:right w:val="single" w:sz="4" w:space="0" w:color="auto"/>
            </w:tcBorders>
          </w:tcPr>
          <w:p w14:paraId="4DFBC99E" w14:textId="2123F18D" w:rsidR="00905C0E" w:rsidRPr="00834B52" w:rsidRDefault="009B6DE1" w:rsidP="00112A79">
            <w:r w:rsidRPr="00834B52">
              <w:t>User ID</w:t>
            </w:r>
          </w:p>
        </w:tc>
        <w:tc>
          <w:tcPr>
            <w:tcW w:w="1440" w:type="dxa"/>
            <w:tcBorders>
              <w:top w:val="single" w:sz="4" w:space="0" w:color="auto"/>
              <w:left w:val="single" w:sz="4" w:space="0" w:color="auto"/>
              <w:bottom w:val="single" w:sz="4" w:space="0" w:color="auto"/>
              <w:right w:val="single" w:sz="4" w:space="0" w:color="auto"/>
            </w:tcBorders>
          </w:tcPr>
          <w:p w14:paraId="4F728113" w14:textId="17E6BFFB" w:rsidR="00905C0E" w:rsidRPr="00834B52" w:rsidRDefault="009B6DE1" w:rsidP="00112A79">
            <w:r w:rsidRPr="00834B52">
              <w:t>Text</w:t>
            </w:r>
          </w:p>
        </w:tc>
        <w:tc>
          <w:tcPr>
            <w:tcW w:w="2093" w:type="dxa"/>
            <w:tcBorders>
              <w:top w:val="single" w:sz="4" w:space="0" w:color="auto"/>
              <w:left w:val="single" w:sz="4" w:space="0" w:color="auto"/>
              <w:bottom w:val="single" w:sz="4" w:space="0" w:color="auto"/>
              <w:right w:val="single" w:sz="4" w:space="0" w:color="auto"/>
            </w:tcBorders>
          </w:tcPr>
          <w:p w14:paraId="76CE8519" w14:textId="00FA2B35" w:rsidR="00905C0E" w:rsidRPr="00834B52" w:rsidRDefault="009B6DE1" w:rsidP="00112A79">
            <w:r w:rsidRPr="00834B52">
              <w:t>Required</w:t>
            </w:r>
          </w:p>
        </w:tc>
        <w:tc>
          <w:tcPr>
            <w:tcW w:w="2520" w:type="dxa"/>
            <w:tcBorders>
              <w:top w:val="single" w:sz="4" w:space="0" w:color="auto"/>
              <w:left w:val="single" w:sz="4" w:space="0" w:color="auto"/>
              <w:bottom w:val="single" w:sz="4" w:space="0" w:color="auto"/>
              <w:right w:val="single" w:sz="4" w:space="0" w:color="auto"/>
            </w:tcBorders>
          </w:tcPr>
          <w:p w14:paraId="6BD5100F" w14:textId="47326475" w:rsidR="00905C0E" w:rsidRPr="00834B52" w:rsidRDefault="009B6DE1" w:rsidP="00112A79">
            <w:r w:rsidRPr="00834B52">
              <w:t>&lt;None&gt;</w:t>
            </w:r>
          </w:p>
        </w:tc>
      </w:tr>
      <w:tr w:rsidR="00905C0E" w:rsidRPr="00834B52" w14:paraId="082C8649" w14:textId="77777777" w:rsidTr="00112A79">
        <w:tc>
          <w:tcPr>
            <w:tcW w:w="4027" w:type="dxa"/>
            <w:tcBorders>
              <w:top w:val="single" w:sz="4" w:space="0" w:color="auto"/>
              <w:left w:val="single" w:sz="4" w:space="0" w:color="auto"/>
              <w:bottom w:val="single" w:sz="4" w:space="0" w:color="auto"/>
              <w:right w:val="single" w:sz="4" w:space="0" w:color="auto"/>
            </w:tcBorders>
          </w:tcPr>
          <w:p w14:paraId="15C7FD99" w14:textId="68A3B42B" w:rsidR="00905C0E" w:rsidRPr="00834B52" w:rsidRDefault="009B6DE1" w:rsidP="00112A79">
            <w:r w:rsidRPr="00834B52">
              <w:t>Password</w:t>
            </w:r>
          </w:p>
        </w:tc>
        <w:tc>
          <w:tcPr>
            <w:tcW w:w="1440" w:type="dxa"/>
            <w:tcBorders>
              <w:top w:val="single" w:sz="4" w:space="0" w:color="auto"/>
              <w:left w:val="single" w:sz="4" w:space="0" w:color="auto"/>
              <w:bottom w:val="single" w:sz="4" w:space="0" w:color="auto"/>
              <w:right w:val="single" w:sz="4" w:space="0" w:color="auto"/>
            </w:tcBorders>
          </w:tcPr>
          <w:p w14:paraId="3458844A" w14:textId="0ED271CB" w:rsidR="00905C0E" w:rsidRPr="00834B52" w:rsidRDefault="009B6DE1" w:rsidP="00112A79">
            <w:r w:rsidRPr="00834B52">
              <w:t>Text</w:t>
            </w:r>
          </w:p>
        </w:tc>
        <w:tc>
          <w:tcPr>
            <w:tcW w:w="2093" w:type="dxa"/>
            <w:tcBorders>
              <w:top w:val="single" w:sz="4" w:space="0" w:color="auto"/>
              <w:left w:val="single" w:sz="4" w:space="0" w:color="auto"/>
              <w:bottom w:val="single" w:sz="4" w:space="0" w:color="auto"/>
              <w:right w:val="single" w:sz="4" w:space="0" w:color="auto"/>
            </w:tcBorders>
          </w:tcPr>
          <w:p w14:paraId="42D7DD14" w14:textId="03BDAAE2" w:rsidR="00905C0E" w:rsidRPr="00834B52" w:rsidRDefault="009B6DE1" w:rsidP="00112A79">
            <w:r w:rsidRPr="00834B52">
              <w:t>Required</w:t>
            </w:r>
          </w:p>
        </w:tc>
        <w:tc>
          <w:tcPr>
            <w:tcW w:w="2520" w:type="dxa"/>
            <w:tcBorders>
              <w:top w:val="single" w:sz="4" w:space="0" w:color="auto"/>
              <w:left w:val="single" w:sz="4" w:space="0" w:color="auto"/>
              <w:bottom w:val="single" w:sz="4" w:space="0" w:color="auto"/>
              <w:right w:val="single" w:sz="4" w:space="0" w:color="auto"/>
            </w:tcBorders>
          </w:tcPr>
          <w:p w14:paraId="6E492C11" w14:textId="30BA811F" w:rsidR="00905C0E" w:rsidRPr="00834B52" w:rsidRDefault="009B6DE1" w:rsidP="00112A79">
            <w:r w:rsidRPr="00834B52">
              <w:t>&lt;None&gt;</w:t>
            </w:r>
          </w:p>
        </w:tc>
      </w:tr>
      <w:tr w:rsidR="00905C0E" w:rsidRPr="00834B52" w14:paraId="111CF8CC" w14:textId="77777777" w:rsidTr="00112A79">
        <w:tc>
          <w:tcPr>
            <w:tcW w:w="4027" w:type="dxa"/>
            <w:tcBorders>
              <w:top w:val="single" w:sz="4" w:space="0" w:color="auto"/>
              <w:left w:val="single" w:sz="4" w:space="0" w:color="auto"/>
              <w:bottom w:val="single" w:sz="4" w:space="0" w:color="auto"/>
              <w:right w:val="single" w:sz="4" w:space="0" w:color="auto"/>
            </w:tcBorders>
          </w:tcPr>
          <w:p w14:paraId="2F28469C" w14:textId="77777777" w:rsidR="00905C0E" w:rsidRPr="00834B52" w:rsidRDefault="00905C0E" w:rsidP="00112A79"/>
        </w:tc>
        <w:tc>
          <w:tcPr>
            <w:tcW w:w="1440" w:type="dxa"/>
            <w:tcBorders>
              <w:top w:val="single" w:sz="4" w:space="0" w:color="auto"/>
              <w:left w:val="single" w:sz="4" w:space="0" w:color="auto"/>
              <w:bottom w:val="single" w:sz="4" w:space="0" w:color="auto"/>
              <w:right w:val="single" w:sz="4" w:space="0" w:color="auto"/>
            </w:tcBorders>
          </w:tcPr>
          <w:p w14:paraId="372988F8" w14:textId="77777777" w:rsidR="00905C0E" w:rsidRPr="00834B52" w:rsidRDefault="00905C0E" w:rsidP="00112A79"/>
        </w:tc>
        <w:tc>
          <w:tcPr>
            <w:tcW w:w="2093" w:type="dxa"/>
            <w:tcBorders>
              <w:top w:val="single" w:sz="4" w:space="0" w:color="auto"/>
              <w:left w:val="single" w:sz="4" w:space="0" w:color="auto"/>
              <w:bottom w:val="single" w:sz="4" w:space="0" w:color="auto"/>
              <w:right w:val="single" w:sz="4" w:space="0" w:color="auto"/>
            </w:tcBorders>
          </w:tcPr>
          <w:p w14:paraId="4F7851B5" w14:textId="77777777"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55E36EC2" w14:textId="77777777" w:rsidR="00905C0E" w:rsidRPr="00834B52" w:rsidRDefault="00905C0E" w:rsidP="00112A79"/>
        </w:tc>
      </w:tr>
      <w:tr w:rsidR="00905C0E" w:rsidRPr="00834B52" w14:paraId="27315E00" w14:textId="77777777" w:rsidTr="00112A79">
        <w:tc>
          <w:tcPr>
            <w:tcW w:w="4027" w:type="dxa"/>
            <w:tcBorders>
              <w:top w:val="single" w:sz="4" w:space="0" w:color="auto"/>
              <w:left w:val="single" w:sz="4" w:space="0" w:color="auto"/>
              <w:bottom w:val="single" w:sz="4" w:space="0" w:color="auto"/>
              <w:right w:val="single" w:sz="4" w:space="0" w:color="auto"/>
            </w:tcBorders>
          </w:tcPr>
          <w:p w14:paraId="1F81684D" w14:textId="6CB57644" w:rsidR="00905C0E" w:rsidRPr="00834B52" w:rsidRDefault="00BD6495" w:rsidP="00112A79">
            <w:r w:rsidRPr="00834B52">
              <w:t>Sign In</w:t>
            </w:r>
          </w:p>
        </w:tc>
        <w:tc>
          <w:tcPr>
            <w:tcW w:w="1440" w:type="dxa"/>
            <w:tcBorders>
              <w:top w:val="single" w:sz="4" w:space="0" w:color="auto"/>
              <w:left w:val="single" w:sz="4" w:space="0" w:color="auto"/>
              <w:bottom w:val="single" w:sz="4" w:space="0" w:color="auto"/>
              <w:right w:val="single" w:sz="4" w:space="0" w:color="auto"/>
            </w:tcBorders>
          </w:tcPr>
          <w:p w14:paraId="428B22AC" w14:textId="04B8C7FC" w:rsidR="00905C0E" w:rsidRPr="00834B52" w:rsidRDefault="00BD6495"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6EBDEC02" w14:textId="6BD2BA21"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07140C87" w14:textId="77777777" w:rsidR="00905C0E" w:rsidRPr="00834B52" w:rsidRDefault="00905C0E" w:rsidP="00112A79"/>
        </w:tc>
      </w:tr>
      <w:tr w:rsidR="007E0F78" w:rsidRPr="00834B52" w14:paraId="2A90236A" w14:textId="77777777" w:rsidTr="00112A79">
        <w:tc>
          <w:tcPr>
            <w:tcW w:w="4027" w:type="dxa"/>
            <w:tcBorders>
              <w:top w:val="single" w:sz="4" w:space="0" w:color="auto"/>
              <w:left w:val="single" w:sz="4" w:space="0" w:color="auto"/>
              <w:bottom w:val="single" w:sz="4" w:space="0" w:color="auto"/>
              <w:right w:val="single" w:sz="4" w:space="0" w:color="auto"/>
            </w:tcBorders>
          </w:tcPr>
          <w:p w14:paraId="0B44E9A1" w14:textId="72A79252" w:rsidR="007E0F78" w:rsidRPr="00834B52" w:rsidRDefault="007E0F78" w:rsidP="00112A79">
            <w:r w:rsidRPr="00834B52">
              <w:t>Face ID</w:t>
            </w:r>
            <w:r w:rsidR="00895494" w:rsidRPr="00834B52">
              <w:t xml:space="preserve"> (iOS)</w:t>
            </w:r>
          </w:p>
        </w:tc>
        <w:tc>
          <w:tcPr>
            <w:tcW w:w="1440" w:type="dxa"/>
            <w:tcBorders>
              <w:top w:val="single" w:sz="4" w:space="0" w:color="auto"/>
              <w:left w:val="single" w:sz="4" w:space="0" w:color="auto"/>
              <w:bottom w:val="single" w:sz="4" w:space="0" w:color="auto"/>
              <w:right w:val="single" w:sz="4" w:space="0" w:color="auto"/>
            </w:tcBorders>
          </w:tcPr>
          <w:p w14:paraId="6DC37A16" w14:textId="627527FC" w:rsidR="007E0F78" w:rsidRPr="00834B52" w:rsidRDefault="00536C57"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7F2F8B75" w14:textId="067AEE83" w:rsidR="007E0F78" w:rsidRPr="00834B52" w:rsidRDefault="00536C57" w:rsidP="00112A79">
            <w:r w:rsidRPr="00834B52">
              <w:t>Optional/Hidden</w:t>
            </w:r>
          </w:p>
        </w:tc>
        <w:tc>
          <w:tcPr>
            <w:tcW w:w="2520" w:type="dxa"/>
            <w:tcBorders>
              <w:top w:val="single" w:sz="4" w:space="0" w:color="auto"/>
              <w:left w:val="single" w:sz="4" w:space="0" w:color="auto"/>
              <w:bottom w:val="single" w:sz="4" w:space="0" w:color="auto"/>
              <w:right w:val="single" w:sz="4" w:space="0" w:color="auto"/>
            </w:tcBorders>
          </w:tcPr>
          <w:p w14:paraId="5E06163E" w14:textId="54960938" w:rsidR="007E0F78" w:rsidRPr="00834B52" w:rsidRDefault="001C5792" w:rsidP="00112A79">
            <w:r w:rsidRPr="00834B52">
              <w:t>Face ID</w:t>
            </w:r>
          </w:p>
        </w:tc>
      </w:tr>
      <w:tr w:rsidR="007E0F78" w:rsidRPr="00834B52" w14:paraId="6BD241F1" w14:textId="77777777" w:rsidTr="00112A79">
        <w:tc>
          <w:tcPr>
            <w:tcW w:w="4027" w:type="dxa"/>
            <w:tcBorders>
              <w:top w:val="single" w:sz="4" w:space="0" w:color="auto"/>
              <w:left w:val="single" w:sz="4" w:space="0" w:color="auto"/>
              <w:bottom w:val="single" w:sz="4" w:space="0" w:color="auto"/>
              <w:right w:val="single" w:sz="4" w:space="0" w:color="auto"/>
            </w:tcBorders>
          </w:tcPr>
          <w:p w14:paraId="243EEAF2" w14:textId="24DB54BC" w:rsidR="007E0F78" w:rsidRPr="00834B52" w:rsidRDefault="00BD3BA6" w:rsidP="00112A79">
            <w:r w:rsidRPr="00834B52">
              <w:t>Touch ID</w:t>
            </w:r>
            <w:r w:rsidR="00895494" w:rsidRPr="00834B52">
              <w:t xml:space="preserve"> (iOS)</w:t>
            </w:r>
          </w:p>
        </w:tc>
        <w:tc>
          <w:tcPr>
            <w:tcW w:w="1440" w:type="dxa"/>
            <w:tcBorders>
              <w:top w:val="single" w:sz="4" w:space="0" w:color="auto"/>
              <w:left w:val="single" w:sz="4" w:space="0" w:color="auto"/>
              <w:bottom w:val="single" w:sz="4" w:space="0" w:color="auto"/>
              <w:right w:val="single" w:sz="4" w:space="0" w:color="auto"/>
            </w:tcBorders>
          </w:tcPr>
          <w:p w14:paraId="1CC819B0" w14:textId="5B2EDB1E" w:rsidR="007E0F78" w:rsidRPr="00834B52" w:rsidRDefault="00536C57"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438E2B43" w14:textId="3E0FAD03" w:rsidR="007E0F78" w:rsidRPr="00834B52" w:rsidRDefault="00536C57" w:rsidP="00112A79">
            <w:r w:rsidRPr="00834B52">
              <w:t>Optional/Hidden</w:t>
            </w:r>
          </w:p>
        </w:tc>
        <w:tc>
          <w:tcPr>
            <w:tcW w:w="2520" w:type="dxa"/>
            <w:tcBorders>
              <w:top w:val="single" w:sz="4" w:space="0" w:color="auto"/>
              <w:left w:val="single" w:sz="4" w:space="0" w:color="auto"/>
              <w:bottom w:val="single" w:sz="4" w:space="0" w:color="auto"/>
              <w:right w:val="single" w:sz="4" w:space="0" w:color="auto"/>
            </w:tcBorders>
          </w:tcPr>
          <w:p w14:paraId="401E7744" w14:textId="18C42062" w:rsidR="007E0F78" w:rsidRPr="00834B52" w:rsidRDefault="001C5792" w:rsidP="00112A79">
            <w:r w:rsidRPr="00834B52">
              <w:t>Touch ID</w:t>
            </w:r>
          </w:p>
        </w:tc>
      </w:tr>
      <w:tr w:rsidR="00822890" w:rsidRPr="00834B52" w14:paraId="33F0B84C" w14:textId="77777777" w:rsidTr="00112A79">
        <w:tc>
          <w:tcPr>
            <w:tcW w:w="4027" w:type="dxa"/>
            <w:tcBorders>
              <w:top w:val="single" w:sz="4" w:space="0" w:color="auto"/>
              <w:left w:val="single" w:sz="4" w:space="0" w:color="auto"/>
              <w:bottom w:val="single" w:sz="4" w:space="0" w:color="auto"/>
              <w:right w:val="single" w:sz="4" w:space="0" w:color="auto"/>
            </w:tcBorders>
          </w:tcPr>
          <w:p w14:paraId="3B387624" w14:textId="20DFB39E" w:rsidR="00822890" w:rsidRPr="00834B52" w:rsidRDefault="00822890" w:rsidP="00822890">
            <w:r w:rsidRPr="00834B52">
              <w:t>Touch (Android)</w:t>
            </w:r>
          </w:p>
        </w:tc>
        <w:tc>
          <w:tcPr>
            <w:tcW w:w="1440" w:type="dxa"/>
            <w:tcBorders>
              <w:top w:val="single" w:sz="4" w:space="0" w:color="auto"/>
              <w:left w:val="single" w:sz="4" w:space="0" w:color="auto"/>
              <w:bottom w:val="single" w:sz="4" w:space="0" w:color="auto"/>
              <w:right w:val="single" w:sz="4" w:space="0" w:color="auto"/>
            </w:tcBorders>
          </w:tcPr>
          <w:p w14:paraId="00191966" w14:textId="1ECE95DC" w:rsidR="00822890" w:rsidRPr="00834B52" w:rsidRDefault="00822890" w:rsidP="00822890">
            <w:r w:rsidRPr="00834B52">
              <w:t>Button</w:t>
            </w:r>
          </w:p>
        </w:tc>
        <w:tc>
          <w:tcPr>
            <w:tcW w:w="2093" w:type="dxa"/>
            <w:tcBorders>
              <w:top w:val="single" w:sz="4" w:space="0" w:color="auto"/>
              <w:left w:val="single" w:sz="4" w:space="0" w:color="auto"/>
              <w:bottom w:val="single" w:sz="4" w:space="0" w:color="auto"/>
              <w:right w:val="single" w:sz="4" w:space="0" w:color="auto"/>
            </w:tcBorders>
          </w:tcPr>
          <w:p w14:paraId="5DF01B1F" w14:textId="7657E63F" w:rsidR="00822890" w:rsidRPr="00834B52" w:rsidRDefault="00822890" w:rsidP="00822890">
            <w:r w:rsidRPr="00834B52">
              <w:t>Optional/Hidden</w:t>
            </w:r>
          </w:p>
        </w:tc>
        <w:tc>
          <w:tcPr>
            <w:tcW w:w="2520" w:type="dxa"/>
            <w:tcBorders>
              <w:top w:val="single" w:sz="4" w:space="0" w:color="auto"/>
              <w:left w:val="single" w:sz="4" w:space="0" w:color="auto"/>
              <w:bottom w:val="single" w:sz="4" w:space="0" w:color="auto"/>
              <w:right w:val="single" w:sz="4" w:space="0" w:color="auto"/>
            </w:tcBorders>
          </w:tcPr>
          <w:p w14:paraId="5F4D4F86" w14:textId="24DA9198" w:rsidR="00822890" w:rsidRPr="00834B52" w:rsidRDefault="001C5792" w:rsidP="00822890">
            <w:r w:rsidRPr="00834B52">
              <w:t>Touch</w:t>
            </w:r>
          </w:p>
        </w:tc>
      </w:tr>
      <w:tr w:rsidR="00905C0E" w:rsidRPr="00834B52" w14:paraId="4BF991CF" w14:textId="77777777" w:rsidTr="00112A79">
        <w:tc>
          <w:tcPr>
            <w:tcW w:w="4027" w:type="dxa"/>
            <w:tcBorders>
              <w:top w:val="single" w:sz="4" w:space="0" w:color="auto"/>
              <w:left w:val="single" w:sz="4" w:space="0" w:color="auto"/>
              <w:bottom w:val="single" w:sz="4" w:space="0" w:color="auto"/>
              <w:right w:val="single" w:sz="4" w:space="0" w:color="auto"/>
            </w:tcBorders>
          </w:tcPr>
          <w:p w14:paraId="2BF0005D" w14:textId="30C9FAFF" w:rsidR="00905C0E" w:rsidRPr="00834B52" w:rsidRDefault="00BD6495" w:rsidP="00112A79">
            <w:r w:rsidRPr="00834B52">
              <w:t>Settings</w:t>
            </w:r>
          </w:p>
        </w:tc>
        <w:tc>
          <w:tcPr>
            <w:tcW w:w="1440" w:type="dxa"/>
            <w:tcBorders>
              <w:top w:val="single" w:sz="4" w:space="0" w:color="auto"/>
              <w:left w:val="single" w:sz="4" w:space="0" w:color="auto"/>
              <w:bottom w:val="single" w:sz="4" w:space="0" w:color="auto"/>
              <w:right w:val="single" w:sz="4" w:space="0" w:color="auto"/>
            </w:tcBorders>
          </w:tcPr>
          <w:p w14:paraId="314ACBE0" w14:textId="54F6761E" w:rsidR="00905C0E" w:rsidRPr="00834B52" w:rsidRDefault="00BD6495"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1D7C0CEB" w14:textId="77777777"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3B086438" w14:textId="77777777" w:rsidR="00905C0E" w:rsidRPr="00834B52" w:rsidRDefault="00905C0E" w:rsidP="00112A79"/>
        </w:tc>
      </w:tr>
      <w:tr w:rsidR="00E42801" w:rsidRPr="00834B52" w14:paraId="0AAAB45D" w14:textId="77777777" w:rsidTr="00112A79">
        <w:tc>
          <w:tcPr>
            <w:tcW w:w="4027" w:type="dxa"/>
            <w:tcBorders>
              <w:top w:val="single" w:sz="4" w:space="0" w:color="auto"/>
              <w:left w:val="single" w:sz="4" w:space="0" w:color="auto"/>
              <w:bottom w:val="single" w:sz="4" w:space="0" w:color="auto"/>
              <w:right w:val="single" w:sz="4" w:space="0" w:color="auto"/>
            </w:tcBorders>
          </w:tcPr>
          <w:p w14:paraId="0DB72C82" w14:textId="564F93FA" w:rsidR="00E42801" w:rsidRPr="00834B52" w:rsidRDefault="00E42801" w:rsidP="00112A79">
            <w:r w:rsidRPr="00834B52">
              <w:t>Forgot Password</w:t>
            </w:r>
          </w:p>
        </w:tc>
        <w:tc>
          <w:tcPr>
            <w:tcW w:w="1440" w:type="dxa"/>
            <w:tcBorders>
              <w:top w:val="single" w:sz="4" w:space="0" w:color="auto"/>
              <w:left w:val="single" w:sz="4" w:space="0" w:color="auto"/>
              <w:bottom w:val="single" w:sz="4" w:space="0" w:color="auto"/>
              <w:right w:val="single" w:sz="4" w:space="0" w:color="auto"/>
            </w:tcBorders>
          </w:tcPr>
          <w:p w14:paraId="47332BE7" w14:textId="3F80BE8A" w:rsidR="00E42801" w:rsidRPr="00834B52" w:rsidRDefault="00E42801"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11280AFF" w14:textId="77777777" w:rsidR="00E42801" w:rsidRPr="00834B52" w:rsidRDefault="00E42801" w:rsidP="00112A79"/>
        </w:tc>
        <w:tc>
          <w:tcPr>
            <w:tcW w:w="2520" w:type="dxa"/>
            <w:tcBorders>
              <w:top w:val="single" w:sz="4" w:space="0" w:color="auto"/>
              <w:left w:val="single" w:sz="4" w:space="0" w:color="auto"/>
              <w:bottom w:val="single" w:sz="4" w:space="0" w:color="auto"/>
              <w:right w:val="single" w:sz="4" w:space="0" w:color="auto"/>
            </w:tcBorders>
          </w:tcPr>
          <w:p w14:paraId="483A9674" w14:textId="77777777" w:rsidR="00E42801" w:rsidRPr="00834B52" w:rsidRDefault="00E42801" w:rsidP="00112A79"/>
        </w:tc>
      </w:tr>
    </w:tbl>
    <w:p w14:paraId="770F0E9F" w14:textId="27BD8137" w:rsidR="00441087" w:rsidRPr="00834B52" w:rsidRDefault="00441087" w:rsidP="009D124F">
      <w:pPr>
        <w:pStyle w:val="SOP1Numbered"/>
        <w:numPr>
          <w:ilvl w:val="0"/>
          <w:numId w:val="0"/>
        </w:numPr>
        <w:ind w:left="432"/>
      </w:pPr>
      <w:r w:rsidRPr="00834B52">
        <w:rPr>
          <w:b/>
          <w:bCs/>
        </w:rPr>
        <w:t>Note:</w:t>
      </w:r>
      <w:r w:rsidRPr="00834B52">
        <w:t xml:space="preserve"> Since this is the first time the user is opening the app, the Forgot Password button</w:t>
      </w:r>
      <w:r w:rsidR="009D124F">
        <w:t xml:space="preserve">, </w:t>
      </w:r>
      <w:r w:rsidR="006D68DD">
        <w:t>values specified</w:t>
      </w:r>
      <w:r w:rsidR="009D124F">
        <w:t xml:space="preserve"> on</w:t>
      </w:r>
      <w:r w:rsidR="006D68DD">
        <w:t xml:space="preserve"> install parameters</w:t>
      </w:r>
      <w:r w:rsidR="009D124F">
        <w:t xml:space="preserve"> LGNLOGO </w:t>
      </w:r>
      <w:r w:rsidR="006D68DD">
        <w:t>&amp;</w:t>
      </w:r>
      <w:r w:rsidR="009D124F">
        <w:t xml:space="preserve"> </w:t>
      </w:r>
      <w:proofErr w:type="gramStart"/>
      <w:r w:rsidR="009D124F">
        <w:t xml:space="preserve">APPNAME </w:t>
      </w:r>
      <w:r w:rsidRPr="00834B52">
        <w:t xml:space="preserve"> will</w:t>
      </w:r>
      <w:proofErr w:type="gramEnd"/>
      <w:r w:rsidRPr="00834B52">
        <w:t xml:space="preserve"> not be available, since the user must login to verify with the server for its settings</w:t>
      </w:r>
      <w:r w:rsidR="00C26D0D">
        <w:t xml:space="preserve">. Since install parameter OTPREQRD is not set to YES, the one-time password option will not be enabled. </w:t>
      </w:r>
    </w:p>
    <w:p w14:paraId="4DC35E14" w14:textId="44C91AC4" w:rsidR="00480380" w:rsidRPr="00834B52" w:rsidRDefault="00480380" w:rsidP="009D124F">
      <w:pPr>
        <w:pStyle w:val="SOP1Numbered"/>
      </w:pPr>
      <w:r w:rsidRPr="00834B52">
        <w:t>The following message is displayed:</w:t>
      </w:r>
    </w:p>
    <w:p w14:paraId="5AFCF657" w14:textId="77777777" w:rsidR="00480380" w:rsidRPr="00834B52" w:rsidRDefault="00480380" w:rsidP="009D124F">
      <w:pPr>
        <w:pStyle w:val="SOP1Numbered"/>
        <w:numPr>
          <w:ilvl w:val="0"/>
          <w:numId w:val="0"/>
        </w:numPr>
        <w:ind w:left="792"/>
      </w:pPr>
      <w:r w:rsidRPr="00834B52">
        <w:t>Allow “Digital Work” to use your location? Work Order and Equipment Update Location feature requires your permission to access your location.</w:t>
      </w:r>
    </w:p>
    <w:p w14:paraId="35833E00" w14:textId="77777777" w:rsidR="00480380" w:rsidRPr="00834B52" w:rsidRDefault="00480380" w:rsidP="009D124F">
      <w:pPr>
        <w:pStyle w:val="SOP1Numbered"/>
        <w:numPr>
          <w:ilvl w:val="0"/>
          <w:numId w:val="7"/>
        </w:numPr>
      </w:pPr>
      <w:r w:rsidRPr="00834B52">
        <w:t xml:space="preserve">Allow Once – Selecting this option, will make the above message appear, every time the user updates the app </w:t>
      </w:r>
    </w:p>
    <w:p w14:paraId="06EE4A0A" w14:textId="77777777" w:rsidR="00480380" w:rsidRPr="00834B52" w:rsidRDefault="00480380" w:rsidP="009D124F">
      <w:pPr>
        <w:pStyle w:val="SOP1Numbered"/>
        <w:numPr>
          <w:ilvl w:val="0"/>
          <w:numId w:val="7"/>
        </w:numPr>
      </w:pPr>
      <w:r w:rsidRPr="00834B52">
        <w:t>Allow While Using App – Selecting this option, will make the app remember this setting</w:t>
      </w:r>
    </w:p>
    <w:p w14:paraId="7E9B1268" w14:textId="77777777" w:rsidR="00480380" w:rsidRPr="00834B52" w:rsidRDefault="00480380" w:rsidP="009D124F">
      <w:pPr>
        <w:pStyle w:val="SOP1Numbered"/>
        <w:numPr>
          <w:ilvl w:val="0"/>
          <w:numId w:val="7"/>
        </w:numPr>
      </w:pPr>
      <w:r w:rsidRPr="00834B52">
        <w:t xml:space="preserve">Don’t Allow – Will not allow the app to track location </w:t>
      </w:r>
    </w:p>
    <w:p w14:paraId="1E1E2980" w14:textId="092C50CB" w:rsidR="00480380" w:rsidRPr="00834B52" w:rsidRDefault="00480380" w:rsidP="009D124F">
      <w:pPr>
        <w:pStyle w:val="SOP1Numbered"/>
        <w:numPr>
          <w:ilvl w:val="0"/>
          <w:numId w:val="0"/>
        </w:numPr>
        <w:ind w:left="1512"/>
      </w:pPr>
      <w:r w:rsidRPr="00834B52">
        <w:t xml:space="preserve">See Supplemental </w:t>
      </w:r>
      <w:proofErr w:type="gramStart"/>
      <w:r w:rsidRPr="00834B52">
        <w:t>requirements</w:t>
      </w:r>
      <w:proofErr w:type="gramEnd"/>
      <w:r w:rsidRPr="00834B52">
        <w:t xml:space="preserve"> about </w:t>
      </w:r>
      <w:r w:rsidRPr="00834B52">
        <w:rPr>
          <w:b/>
          <w:bCs/>
        </w:rPr>
        <w:t xml:space="preserve">Location Access </w:t>
      </w:r>
      <w:r w:rsidRPr="00834B52">
        <w:t>for more information</w:t>
      </w:r>
      <w:r w:rsidR="006857A8">
        <w:t>.</w:t>
      </w:r>
      <w:r w:rsidRPr="00834B52">
        <w:t xml:space="preserve"> </w:t>
      </w:r>
    </w:p>
    <w:p w14:paraId="0F8AAB1F" w14:textId="53A2571A" w:rsidR="000327D7" w:rsidRDefault="00480380" w:rsidP="00B15A0F">
      <w:pPr>
        <w:pStyle w:val="SOP1Text"/>
        <w:tabs>
          <w:tab w:val="left" w:pos="450"/>
          <w:tab w:val="left" w:pos="630"/>
          <w:tab w:val="left" w:pos="1530"/>
        </w:tabs>
        <w:ind w:left="1440" w:hanging="900"/>
      </w:pPr>
      <w:r w:rsidRPr="00834B52">
        <w:lastRenderedPageBreak/>
        <w:t xml:space="preserve">  </w:t>
      </w:r>
      <w:r w:rsidR="006857A8">
        <w:t xml:space="preserve">            </w:t>
      </w:r>
      <w:r w:rsidRPr="00834B52">
        <w:t xml:space="preserve">The user can wish to use the ‘Precise’ location by turning it </w:t>
      </w:r>
      <w:proofErr w:type="gramStart"/>
      <w:r w:rsidRPr="00834B52">
        <w:t>On</w:t>
      </w:r>
      <w:proofErr w:type="gramEnd"/>
      <w:r w:rsidRPr="00834B52">
        <w:t xml:space="preserve">/Off, as part of this </w:t>
      </w:r>
      <w:r w:rsidR="006857A8">
        <w:t xml:space="preserve">    </w:t>
      </w:r>
      <w:r w:rsidRPr="00834B52">
        <w:t>message</w:t>
      </w:r>
      <w:r w:rsidR="006857A8">
        <w:t>.</w:t>
      </w:r>
    </w:p>
    <w:p w14:paraId="71CE87E2" w14:textId="5D1ED0BB" w:rsidR="00905C0E" w:rsidRPr="00834B52" w:rsidRDefault="00F03261" w:rsidP="009D124F">
      <w:pPr>
        <w:pStyle w:val="SOP1Numbered"/>
      </w:pPr>
      <w:r w:rsidRPr="00834B52">
        <w:t>User touches ‘Settings</w:t>
      </w:r>
      <w:r w:rsidR="00094C08" w:rsidRPr="00834B52">
        <w:t xml:space="preserve">’ </w:t>
      </w:r>
    </w:p>
    <w:p w14:paraId="448EC14C" w14:textId="29425511" w:rsidR="00905C0E" w:rsidRPr="00834B52" w:rsidRDefault="00512932" w:rsidP="009D124F">
      <w:pPr>
        <w:pStyle w:val="SOP1Numbered"/>
      </w:pPr>
      <w:r w:rsidRPr="00834B52">
        <w:t>Opens the</w:t>
      </w:r>
      <w:r w:rsidR="00094C08" w:rsidRPr="00834B52">
        <w:t xml:space="preserve"> Settings popup </w:t>
      </w:r>
      <w:r w:rsidRPr="00834B52">
        <w:t>with the following fields:</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7"/>
        <w:gridCol w:w="1440"/>
        <w:gridCol w:w="2093"/>
        <w:gridCol w:w="2520"/>
      </w:tblGrid>
      <w:tr w:rsidR="00905C0E" w:rsidRPr="00834B52" w14:paraId="33DC7B8B" w14:textId="77777777" w:rsidTr="00112A79">
        <w:tc>
          <w:tcPr>
            <w:tcW w:w="4027" w:type="dxa"/>
            <w:tcBorders>
              <w:bottom w:val="single" w:sz="4" w:space="0" w:color="auto"/>
            </w:tcBorders>
            <w:shd w:val="clear" w:color="auto" w:fill="E0E0E0"/>
          </w:tcPr>
          <w:p w14:paraId="339A54C1" w14:textId="77777777" w:rsidR="00905C0E" w:rsidRPr="00834B52" w:rsidRDefault="00905C0E" w:rsidP="00112A79">
            <w:pPr>
              <w:pStyle w:val="SOPTableHeader"/>
              <w:widowControl w:val="0"/>
            </w:pPr>
            <w:r w:rsidRPr="00834B52">
              <w:t>Field</w:t>
            </w:r>
          </w:p>
        </w:tc>
        <w:tc>
          <w:tcPr>
            <w:tcW w:w="1440" w:type="dxa"/>
            <w:tcBorders>
              <w:bottom w:val="single" w:sz="4" w:space="0" w:color="auto"/>
            </w:tcBorders>
            <w:shd w:val="clear" w:color="auto" w:fill="E0E0E0"/>
          </w:tcPr>
          <w:p w14:paraId="42B24947" w14:textId="77777777" w:rsidR="00905C0E" w:rsidRPr="00834B52" w:rsidRDefault="00905C0E" w:rsidP="00112A79">
            <w:pPr>
              <w:pStyle w:val="SOPTableHeader"/>
              <w:widowControl w:val="0"/>
            </w:pPr>
            <w:r w:rsidRPr="00834B52">
              <w:t>Field Type</w:t>
            </w:r>
          </w:p>
        </w:tc>
        <w:tc>
          <w:tcPr>
            <w:tcW w:w="2093" w:type="dxa"/>
            <w:tcBorders>
              <w:bottom w:val="single" w:sz="4" w:space="0" w:color="auto"/>
            </w:tcBorders>
            <w:shd w:val="clear" w:color="auto" w:fill="E0E0E0"/>
          </w:tcPr>
          <w:p w14:paraId="4CB2087A" w14:textId="77777777" w:rsidR="00905C0E" w:rsidRPr="00834B52" w:rsidRDefault="00905C0E" w:rsidP="00112A79">
            <w:pPr>
              <w:pStyle w:val="SOPTableHeader"/>
              <w:widowControl w:val="0"/>
            </w:pPr>
            <w:r w:rsidRPr="00834B52">
              <w:t>Display Type Sys/Delivered</w:t>
            </w:r>
          </w:p>
        </w:tc>
        <w:tc>
          <w:tcPr>
            <w:tcW w:w="2520" w:type="dxa"/>
            <w:tcBorders>
              <w:bottom w:val="single" w:sz="4" w:space="0" w:color="auto"/>
            </w:tcBorders>
            <w:shd w:val="clear" w:color="auto" w:fill="E0E0E0"/>
          </w:tcPr>
          <w:p w14:paraId="64FC086F" w14:textId="77777777" w:rsidR="00905C0E" w:rsidRPr="00834B52" w:rsidRDefault="00905C0E" w:rsidP="00112A79">
            <w:pPr>
              <w:pStyle w:val="SOPTableHeader"/>
              <w:widowControl w:val="0"/>
            </w:pPr>
            <w:r w:rsidRPr="00834B52">
              <w:t>Boiler Text if different</w:t>
            </w:r>
          </w:p>
        </w:tc>
      </w:tr>
      <w:tr w:rsidR="00905C0E" w:rsidRPr="00834B52" w14:paraId="352112B3" w14:textId="77777777" w:rsidTr="0027162E">
        <w:tc>
          <w:tcPr>
            <w:tcW w:w="4027" w:type="dxa"/>
            <w:tcBorders>
              <w:top w:val="single" w:sz="4" w:space="0" w:color="auto"/>
              <w:left w:val="single" w:sz="4" w:space="0" w:color="auto"/>
              <w:bottom w:val="single" w:sz="4" w:space="0" w:color="auto"/>
              <w:right w:val="single" w:sz="4" w:space="0" w:color="auto"/>
            </w:tcBorders>
            <w:shd w:val="clear" w:color="auto" w:fill="C00000"/>
          </w:tcPr>
          <w:p w14:paraId="2C7C4895" w14:textId="248CCA8E" w:rsidR="00905C0E" w:rsidRPr="00834B52" w:rsidRDefault="0027162E" w:rsidP="00112A79">
            <w:pPr>
              <w:rPr>
                <w:b/>
                <w:color w:val="FFFFFF"/>
              </w:rPr>
            </w:pPr>
            <w:r w:rsidRPr="00834B52">
              <w:rPr>
                <w:b/>
                <w:color w:val="FFFFFF"/>
              </w:rPr>
              <w:t>Settings</w:t>
            </w:r>
          </w:p>
        </w:tc>
        <w:tc>
          <w:tcPr>
            <w:tcW w:w="1440" w:type="dxa"/>
            <w:tcBorders>
              <w:top w:val="single" w:sz="4" w:space="0" w:color="auto"/>
              <w:left w:val="single" w:sz="4" w:space="0" w:color="auto"/>
              <w:bottom w:val="single" w:sz="4" w:space="0" w:color="auto"/>
              <w:right w:val="single" w:sz="4" w:space="0" w:color="auto"/>
            </w:tcBorders>
            <w:shd w:val="clear" w:color="auto" w:fill="C00000"/>
          </w:tcPr>
          <w:p w14:paraId="36F941BD" w14:textId="77777777" w:rsidR="00905C0E" w:rsidRPr="00834B52" w:rsidRDefault="00905C0E" w:rsidP="00112A79">
            <w:pPr>
              <w:rPr>
                <w:b/>
                <w:color w:val="FFFFFF"/>
              </w:rPr>
            </w:pPr>
          </w:p>
        </w:tc>
        <w:tc>
          <w:tcPr>
            <w:tcW w:w="2093" w:type="dxa"/>
            <w:tcBorders>
              <w:top w:val="single" w:sz="4" w:space="0" w:color="auto"/>
              <w:left w:val="single" w:sz="4" w:space="0" w:color="auto"/>
              <w:bottom w:val="single" w:sz="4" w:space="0" w:color="auto"/>
              <w:right w:val="single" w:sz="4" w:space="0" w:color="auto"/>
            </w:tcBorders>
            <w:shd w:val="clear" w:color="auto" w:fill="C00000"/>
          </w:tcPr>
          <w:p w14:paraId="135BBFB0" w14:textId="77777777" w:rsidR="00905C0E" w:rsidRPr="00834B52" w:rsidRDefault="00905C0E" w:rsidP="00112A79">
            <w:pPr>
              <w:rPr>
                <w:b/>
                <w:color w:val="FFFFFF"/>
              </w:rPr>
            </w:pPr>
          </w:p>
        </w:tc>
        <w:tc>
          <w:tcPr>
            <w:tcW w:w="2520" w:type="dxa"/>
            <w:tcBorders>
              <w:top w:val="single" w:sz="4" w:space="0" w:color="auto"/>
              <w:left w:val="single" w:sz="4" w:space="0" w:color="auto"/>
              <w:bottom w:val="single" w:sz="4" w:space="0" w:color="auto"/>
              <w:right w:val="single" w:sz="4" w:space="0" w:color="auto"/>
            </w:tcBorders>
            <w:shd w:val="clear" w:color="auto" w:fill="C00000"/>
          </w:tcPr>
          <w:p w14:paraId="41D5761D" w14:textId="77777777" w:rsidR="00905C0E" w:rsidRPr="00834B52" w:rsidRDefault="00905C0E" w:rsidP="00112A79">
            <w:pPr>
              <w:rPr>
                <w:b/>
                <w:color w:val="FFFFFF"/>
              </w:rPr>
            </w:pPr>
          </w:p>
        </w:tc>
      </w:tr>
      <w:tr w:rsidR="00905C0E" w:rsidRPr="00834B52" w14:paraId="1AA0B7FB" w14:textId="77777777" w:rsidTr="00112A79">
        <w:tc>
          <w:tcPr>
            <w:tcW w:w="4027" w:type="dxa"/>
            <w:tcBorders>
              <w:top w:val="single" w:sz="4" w:space="0" w:color="auto"/>
              <w:left w:val="single" w:sz="4" w:space="0" w:color="auto"/>
              <w:bottom w:val="single" w:sz="4" w:space="0" w:color="auto"/>
              <w:right w:val="single" w:sz="4" w:space="0" w:color="auto"/>
            </w:tcBorders>
          </w:tcPr>
          <w:p w14:paraId="50D72089" w14:textId="18389A3C" w:rsidR="00905C0E" w:rsidRPr="00834B52" w:rsidRDefault="00712F25" w:rsidP="00112A79">
            <w:r w:rsidRPr="00834B52">
              <w:t>Close</w:t>
            </w:r>
          </w:p>
        </w:tc>
        <w:tc>
          <w:tcPr>
            <w:tcW w:w="1440" w:type="dxa"/>
            <w:tcBorders>
              <w:top w:val="single" w:sz="4" w:space="0" w:color="auto"/>
              <w:left w:val="single" w:sz="4" w:space="0" w:color="auto"/>
              <w:bottom w:val="single" w:sz="4" w:space="0" w:color="auto"/>
              <w:right w:val="single" w:sz="4" w:space="0" w:color="auto"/>
            </w:tcBorders>
          </w:tcPr>
          <w:p w14:paraId="68081ADB" w14:textId="2E40925A" w:rsidR="00905C0E" w:rsidRPr="00834B52" w:rsidRDefault="00712F25"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19FB43C3" w14:textId="57F3F5AC"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57636183" w14:textId="77777777" w:rsidR="00905C0E" w:rsidRPr="00834B52" w:rsidRDefault="00905C0E" w:rsidP="00112A79"/>
        </w:tc>
      </w:tr>
      <w:tr w:rsidR="00905C0E" w:rsidRPr="00834B52" w14:paraId="21F5E968" w14:textId="77777777" w:rsidTr="00112A79">
        <w:tc>
          <w:tcPr>
            <w:tcW w:w="4027" w:type="dxa"/>
            <w:tcBorders>
              <w:top w:val="single" w:sz="4" w:space="0" w:color="auto"/>
              <w:left w:val="single" w:sz="4" w:space="0" w:color="auto"/>
              <w:bottom w:val="single" w:sz="4" w:space="0" w:color="auto"/>
              <w:right w:val="single" w:sz="4" w:space="0" w:color="auto"/>
            </w:tcBorders>
          </w:tcPr>
          <w:p w14:paraId="22BEE669" w14:textId="472571A8" w:rsidR="00905C0E" w:rsidRPr="00834B52" w:rsidRDefault="00712F25" w:rsidP="00112A79">
            <w:r w:rsidRPr="00834B52">
              <w:t xml:space="preserve">Clear </w:t>
            </w:r>
          </w:p>
        </w:tc>
        <w:tc>
          <w:tcPr>
            <w:tcW w:w="1440" w:type="dxa"/>
            <w:tcBorders>
              <w:top w:val="single" w:sz="4" w:space="0" w:color="auto"/>
              <w:left w:val="single" w:sz="4" w:space="0" w:color="auto"/>
              <w:bottom w:val="single" w:sz="4" w:space="0" w:color="auto"/>
              <w:right w:val="single" w:sz="4" w:space="0" w:color="auto"/>
            </w:tcBorders>
          </w:tcPr>
          <w:p w14:paraId="109A15E6" w14:textId="70452354" w:rsidR="00905C0E" w:rsidRPr="00834B52" w:rsidRDefault="00712F25"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0246E489" w14:textId="3B8A4ABF"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74BA1649" w14:textId="77777777" w:rsidR="00905C0E" w:rsidRPr="00834B52" w:rsidRDefault="00905C0E" w:rsidP="00112A79"/>
        </w:tc>
      </w:tr>
      <w:tr w:rsidR="00905C0E" w:rsidRPr="00834B52" w14:paraId="65CB3559" w14:textId="77777777" w:rsidTr="00112A79">
        <w:tc>
          <w:tcPr>
            <w:tcW w:w="4027" w:type="dxa"/>
            <w:tcBorders>
              <w:top w:val="single" w:sz="4" w:space="0" w:color="auto"/>
              <w:left w:val="single" w:sz="4" w:space="0" w:color="auto"/>
              <w:bottom w:val="single" w:sz="4" w:space="0" w:color="auto"/>
              <w:right w:val="single" w:sz="4" w:space="0" w:color="auto"/>
            </w:tcBorders>
          </w:tcPr>
          <w:p w14:paraId="72080123" w14:textId="647983D6" w:rsidR="00905C0E" w:rsidRPr="00834B52" w:rsidRDefault="00905C0E" w:rsidP="00112A79"/>
        </w:tc>
        <w:tc>
          <w:tcPr>
            <w:tcW w:w="1440" w:type="dxa"/>
            <w:tcBorders>
              <w:top w:val="single" w:sz="4" w:space="0" w:color="auto"/>
              <w:left w:val="single" w:sz="4" w:space="0" w:color="auto"/>
              <w:bottom w:val="single" w:sz="4" w:space="0" w:color="auto"/>
              <w:right w:val="single" w:sz="4" w:space="0" w:color="auto"/>
            </w:tcBorders>
          </w:tcPr>
          <w:p w14:paraId="38208B0F" w14:textId="07B27685" w:rsidR="00905C0E" w:rsidRPr="00834B52" w:rsidRDefault="00905C0E" w:rsidP="00112A79"/>
        </w:tc>
        <w:tc>
          <w:tcPr>
            <w:tcW w:w="2093" w:type="dxa"/>
            <w:tcBorders>
              <w:top w:val="single" w:sz="4" w:space="0" w:color="auto"/>
              <w:left w:val="single" w:sz="4" w:space="0" w:color="auto"/>
              <w:bottom w:val="single" w:sz="4" w:space="0" w:color="auto"/>
              <w:right w:val="single" w:sz="4" w:space="0" w:color="auto"/>
            </w:tcBorders>
          </w:tcPr>
          <w:p w14:paraId="5383954A" w14:textId="7E57C1CB"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7A0325B9" w14:textId="77777777" w:rsidR="00905C0E" w:rsidRPr="00834B52" w:rsidRDefault="00905C0E" w:rsidP="00112A79"/>
        </w:tc>
      </w:tr>
      <w:tr w:rsidR="00905C0E" w:rsidRPr="00834B52" w14:paraId="1AE853EC" w14:textId="77777777" w:rsidTr="00112A79">
        <w:tc>
          <w:tcPr>
            <w:tcW w:w="4027" w:type="dxa"/>
            <w:tcBorders>
              <w:top w:val="single" w:sz="4" w:space="0" w:color="auto"/>
              <w:left w:val="single" w:sz="4" w:space="0" w:color="auto"/>
              <w:bottom w:val="single" w:sz="4" w:space="0" w:color="auto"/>
              <w:right w:val="single" w:sz="4" w:space="0" w:color="auto"/>
            </w:tcBorders>
          </w:tcPr>
          <w:p w14:paraId="3FCA7D03" w14:textId="610ABD56" w:rsidR="00905C0E" w:rsidRPr="00834B52" w:rsidRDefault="00712F25" w:rsidP="00112A79">
            <w:r w:rsidRPr="00834B52">
              <w:t>SERVER SETTINGS</w:t>
            </w:r>
          </w:p>
        </w:tc>
        <w:tc>
          <w:tcPr>
            <w:tcW w:w="1440" w:type="dxa"/>
            <w:tcBorders>
              <w:top w:val="single" w:sz="4" w:space="0" w:color="auto"/>
              <w:left w:val="single" w:sz="4" w:space="0" w:color="auto"/>
              <w:bottom w:val="single" w:sz="4" w:space="0" w:color="auto"/>
              <w:right w:val="single" w:sz="4" w:space="0" w:color="auto"/>
            </w:tcBorders>
          </w:tcPr>
          <w:p w14:paraId="562AA239" w14:textId="0F95946E" w:rsidR="00905C0E" w:rsidRPr="00834B52" w:rsidRDefault="00EF6540" w:rsidP="00112A79">
            <w:r w:rsidRPr="00834B52">
              <w:t>Title</w:t>
            </w:r>
          </w:p>
        </w:tc>
        <w:tc>
          <w:tcPr>
            <w:tcW w:w="2093" w:type="dxa"/>
            <w:tcBorders>
              <w:top w:val="single" w:sz="4" w:space="0" w:color="auto"/>
              <w:left w:val="single" w:sz="4" w:space="0" w:color="auto"/>
              <w:bottom w:val="single" w:sz="4" w:space="0" w:color="auto"/>
              <w:right w:val="single" w:sz="4" w:space="0" w:color="auto"/>
            </w:tcBorders>
          </w:tcPr>
          <w:p w14:paraId="3C9E3F25" w14:textId="77777777"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1DE95180" w14:textId="77777777" w:rsidR="00905C0E" w:rsidRPr="00834B52" w:rsidRDefault="00905C0E" w:rsidP="00112A79"/>
        </w:tc>
      </w:tr>
      <w:tr w:rsidR="00905C0E" w:rsidRPr="00834B52" w14:paraId="32B5EA47" w14:textId="77777777" w:rsidTr="00112A79">
        <w:tc>
          <w:tcPr>
            <w:tcW w:w="4027" w:type="dxa"/>
            <w:tcBorders>
              <w:top w:val="single" w:sz="4" w:space="0" w:color="auto"/>
              <w:left w:val="single" w:sz="4" w:space="0" w:color="auto"/>
              <w:bottom w:val="single" w:sz="4" w:space="0" w:color="auto"/>
              <w:right w:val="single" w:sz="4" w:space="0" w:color="auto"/>
            </w:tcBorders>
          </w:tcPr>
          <w:p w14:paraId="5DE855F5" w14:textId="6BB99927" w:rsidR="00905C0E" w:rsidRPr="00834B52" w:rsidRDefault="00EF6540" w:rsidP="00112A79">
            <w:r w:rsidRPr="00834B52">
              <w:t>Tenant</w:t>
            </w:r>
          </w:p>
        </w:tc>
        <w:tc>
          <w:tcPr>
            <w:tcW w:w="1440" w:type="dxa"/>
            <w:tcBorders>
              <w:top w:val="single" w:sz="4" w:space="0" w:color="auto"/>
              <w:left w:val="single" w:sz="4" w:space="0" w:color="auto"/>
              <w:bottom w:val="single" w:sz="4" w:space="0" w:color="auto"/>
              <w:right w:val="single" w:sz="4" w:space="0" w:color="auto"/>
            </w:tcBorders>
          </w:tcPr>
          <w:p w14:paraId="35366DF3" w14:textId="4082241C" w:rsidR="00905C0E" w:rsidRPr="00834B52" w:rsidRDefault="00EF6540" w:rsidP="00112A79">
            <w:r w:rsidRPr="00834B52">
              <w:t>Text</w:t>
            </w:r>
          </w:p>
        </w:tc>
        <w:tc>
          <w:tcPr>
            <w:tcW w:w="2093" w:type="dxa"/>
            <w:tcBorders>
              <w:top w:val="single" w:sz="4" w:space="0" w:color="auto"/>
              <w:left w:val="single" w:sz="4" w:space="0" w:color="auto"/>
              <w:bottom w:val="single" w:sz="4" w:space="0" w:color="auto"/>
              <w:right w:val="single" w:sz="4" w:space="0" w:color="auto"/>
            </w:tcBorders>
          </w:tcPr>
          <w:p w14:paraId="0424C3DF" w14:textId="2EFBBD9F" w:rsidR="00905C0E" w:rsidRPr="00834B52" w:rsidRDefault="00C0761C" w:rsidP="00112A79">
            <w:r w:rsidRPr="00834B52">
              <w:t>Optional</w:t>
            </w:r>
          </w:p>
        </w:tc>
        <w:tc>
          <w:tcPr>
            <w:tcW w:w="2520" w:type="dxa"/>
            <w:tcBorders>
              <w:top w:val="single" w:sz="4" w:space="0" w:color="auto"/>
              <w:left w:val="single" w:sz="4" w:space="0" w:color="auto"/>
              <w:bottom w:val="single" w:sz="4" w:space="0" w:color="auto"/>
              <w:right w:val="single" w:sz="4" w:space="0" w:color="auto"/>
            </w:tcBorders>
          </w:tcPr>
          <w:p w14:paraId="117AE528" w14:textId="77777777" w:rsidR="00905C0E" w:rsidRPr="00834B52" w:rsidRDefault="00905C0E" w:rsidP="00112A79"/>
        </w:tc>
      </w:tr>
      <w:tr w:rsidR="00905C0E" w:rsidRPr="00834B52" w14:paraId="1E8FEFC9" w14:textId="77777777" w:rsidTr="00112A79">
        <w:tc>
          <w:tcPr>
            <w:tcW w:w="4027" w:type="dxa"/>
            <w:tcBorders>
              <w:top w:val="single" w:sz="4" w:space="0" w:color="auto"/>
              <w:left w:val="single" w:sz="4" w:space="0" w:color="auto"/>
              <w:bottom w:val="single" w:sz="4" w:space="0" w:color="auto"/>
              <w:right w:val="single" w:sz="4" w:space="0" w:color="auto"/>
            </w:tcBorders>
          </w:tcPr>
          <w:p w14:paraId="07E968DC" w14:textId="2624F3DC" w:rsidR="00905C0E" w:rsidRPr="00834B52" w:rsidRDefault="00EF6540" w:rsidP="00112A79">
            <w:r w:rsidRPr="00834B52">
              <w:t>End</w:t>
            </w:r>
            <w:r w:rsidR="00720DF5" w:rsidRPr="00834B52">
              <w:t>p</w:t>
            </w:r>
            <w:r w:rsidRPr="00834B52">
              <w:t>oint</w:t>
            </w:r>
          </w:p>
        </w:tc>
        <w:tc>
          <w:tcPr>
            <w:tcW w:w="1440" w:type="dxa"/>
            <w:tcBorders>
              <w:top w:val="single" w:sz="4" w:space="0" w:color="auto"/>
              <w:left w:val="single" w:sz="4" w:space="0" w:color="auto"/>
              <w:bottom w:val="single" w:sz="4" w:space="0" w:color="auto"/>
              <w:right w:val="single" w:sz="4" w:space="0" w:color="auto"/>
            </w:tcBorders>
          </w:tcPr>
          <w:p w14:paraId="206862D7" w14:textId="08C93154" w:rsidR="00905C0E" w:rsidRPr="00834B52" w:rsidRDefault="00EF6540" w:rsidP="00112A79">
            <w:r w:rsidRPr="00834B52">
              <w:t>Text</w:t>
            </w:r>
          </w:p>
        </w:tc>
        <w:tc>
          <w:tcPr>
            <w:tcW w:w="2093" w:type="dxa"/>
            <w:tcBorders>
              <w:top w:val="single" w:sz="4" w:space="0" w:color="auto"/>
              <w:left w:val="single" w:sz="4" w:space="0" w:color="auto"/>
              <w:bottom w:val="single" w:sz="4" w:space="0" w:color="auto"/>
              <w:right w:val="single" w:sz="4" w:space="0" w:color="auto"/>
            </w:tcBorders>
          </w:tcPr>
          <w:p w14:paraId="5FA49E4E" w14:textId="72ABF491" w:rsidR="00905C0E" w:rsidRPr="00834B52" w:rsidRDefault="00C0761C" w:rsidP="00112A79">
            <w:r w:rsidRPr="00834B52">
              <w:t>Optional</w:t>
            </w:r>
          </w:p>
        </w:tc>
        <w:tc>
          <w:tcPr>
            <w:tcW w:w="2520" w:type="dxa"/>
            <w:tcBorders>
              <w:top w:val="single" w:sz="4" w:space="0" w:color="auto"/>
              <w:left w:val="single" w:sz="4" w:space="0" w:color="auto"/>
              <w:bottom w:val="single" w:sz="4" w:space="0" w:color="auto"/>
              <w:right w:val="single" w:sz="4" w:space="0" w:color="auto"/>
            </w:tcBorders>
          </w:tcPr>
          <w:p w14:paraId="495A0C1F" w14:textId="77777777" w:rsidR="00905C0E" w:rsidRPr="00834B52" w:rsidRDefault="00905C0E" w:rsidP="00112A79"/>
        </w:tc>
      </w:tr>
      <w:tr w:rsidR="00905C0E" w:rsidRPr="00834B52" w14:paraId="615D0640" w14:textId="77777777" w:rsidTr="00112A79">
        <w:tc>
          <w:tcPr>
            <w:tcW w:w="4027" w:type="dxa"/>
            <w:tcBorders>
              <w:top w:val="single" w:sz="4" w:space="0" w:color="auto"/>
              <w:left w:val="single" w:sz="4" w:space="0" w:color="auto"/>
              <w:bottom w:val="single" w:sz="4" w:space="0" w:color="auto"/>
              <w:right w:val="single" w:sz="4" w:space="0" w:color="auto"/>
            </w:tcBorders>
          </w:tcPr>
          <w:p w14:paraId="12EEA26D" w14:textId="5ABE684F" w:rsidR="00905C0E" w:rsidRPr="00834B52" w:rsidRDefault="00905C0E" w:rsidP="00112A79"/>
        </w:tc>
        <w:tc>
          <w:tcPr>
            <w:tcW w:w="1440" w:type="dxa"/>
            <w:tcBorders>
              <w:top w:val="single" w:sz="4" w:space="0" w:color="auto"/>
              <w:left w:val="single" w:sz="4" w:space="0" w:color="auto"/>
              <w:bottom w:val="single" w:sz="4" w:space="0" w:color="auto"/>
              <w:right w:val="single" w:sz="4" w:space="0" w:color="auto"/>
            </w:tcBorders>
          </w:tcPr>
          <w:p w14:paraId="67D9F01C" w14:textId="5D1C27DC" w:rsidR="00905C0E" w:rsidRPr="00834B52" w:rsidRDefault="00905C0E" w:rsidP="00112A79"/>
        </w:tc>
        <w:tc>
          <w:tcPr>
            <w:tcW w:w="2093" w:type="dxa"/>
            <w:tcBorders>
              <w:top w:val="single" w:sz="4" w:space="0" w:color="auto"/>
              <w:left w:val="single" w:sz="4" w:space="0" w:color="auto"/>
              <w:bottom w:val="single" w:sz="4" w:space="0" w:color="auto"/>
              <w:right w:val="single" w:sz="4" w:space="0" w:color="auto"/>
            </w:tcBorders>
          </w:tcPr>
          <w:p w14:paraId="2EDD4B13" w14:textId="484234A1"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7A95D6C4" w14:textId="77777777" w:rsidR="00905C0E" w:rsidRPr="00834B52" w:rsidRDefault="00905C0E" w:rsidP="00112A79"/>
        </w:tc>
      </w:tr>
      <w:tr w:rsidR="00905C0E" w:rsidRPr="00834B52" w14:paraId="70AB7AEE" w14:textId="77777777" w:rsidTr="00112A79">
        <w:tc>
          <w:tcPr>
            <w:tcW w:w="4027" w:type="dxa"/>
            <w:tcBorders>
              <w:top w:val="single" w:sz="4" w:space="0" w:color="auto"/>
              <w:left w:val="single" w:sz="4" w:space="0" w:color="auto"/>
              <w:bottom w:val="single" w:sz="4" w:space="0" w:color="auto"/>
              <w:right w:val="single" w:sz="4" w:space="0" w:color="auto"/>
            </w:tcBorders>
          </w:tcPr>
          <w:p w14:paraId="48C5B890" w14:textId="1886902B" w:rsidR="00905C0E" w:rsidRPr="00834B52" w:rsidRDefault="005C677F" w:rsidP="00112A79">
            <w:r w:rsidRPr="00834B52">
              <w:t>Test Connection</w:t>
            </w:r>
          </w:p>
        </w:tc>
        <w:tc>
          <w:tcPr>
            <w:tcW w:w="1440" w:type="dxa"/>
            <w:tcBorders>
              <w:top w:val="single" w:sz="4" w:space="0" w:color="auto"/>
              <w:left w:val="single" w:sz="4" w:space="0" w:color="auto"/>
              <w:bottom w:val="single" w:sz="4" w:space="0" w:color="auto"/>
              <w:right w:val="single" w:sz="4" w:space="0" w:color="auto"/>
            </w:tcBorders>
          </w:tcPr>
          <w:p w14:paraId="64465B0E" w14:textId="6D187952" w:rsidR="00905C0E" w:rsidRPr="00834B52" w:rsidRDefault="005C677F"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7A2013C1" w14:textId="55B492E9"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3BA2D3FE" w14:textId="77777777" w:rsidR="00905C0E" w:rsidRPr="00834B52" w:rsidRDefault="00905C0E" w:rsidP="00112A79"/>
        </w:tc>
      </w:tr>
      <w:tr w:rsidR="00905C0E" w:rsidRPr="00834B52" w14:paraId="681A46D7" w14:textId="77777777" w:rsidTr="00112A79">
        <w:tc>
          <w:tcPr>
            <w:tcW w:w="4027" w:type="dxa"/>
            <w:tcBorders>
              <w:top w:val="single" w:sz="4" w:space="0" w:color="auto"/>
              <w:left w:val="single" w:sz="4" w:space="0" w:color="auto"/>
              <w:bottom w:val="single" w:sz="4" w:space="0" w:color="auto"/>
              <w:right w:val="single" w:sz="4" w:space="0" w:color="auto"/>
            </w:tcBorders>
          </w:tcPr>
          <w:p w14:paraId="7D97FD7C" w14:textId="65B1BBEF" w:rsidR="00905C0E" w:rsidRPr="00834B52" w:rsidRDefault="005C677F" w:rsidP="00112A79">
            <w:r w:rsidRPr="00834B52">
              <w:t xml:space="preserve">Scan QR Code </w:t>
            </w:r>
          </w:p>
        </w:tc>
        <w:tc>
          <w:tcPr>
            <w:tcW w:w="1440" w:type="dxa"/>
            <w:tcBorders>
              <w:top w:val="single" w:sz="4" w:space="0" w:color="auto"/>
              <w:left w:val="single" w:sz="4" w:space="0" w:color="auto"/>
              <w:bottom w:val="single" w:sz="4" w:space="0" w:color="auto"/>
              <w:right w:val="single" w:sz="4" w:space="0" w:color="auto"/>
            </w:tcBorders>
          </w:tcPr>
          <w:p w14:paraId="4AE47628" w14:textId="52F0B6E9" w:rsidR="00905C0E" w:rsidRPr="00834B52" w:rsidRDefault="005C677F" w:rsidP="00112A7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3995BCF7" w14:textId="5B8BADAB" w:rsidR="00905C0E" w:rsidRPr="00834B52" w:rsidRDefault="00905C0E" w:rsidP="00112A79"/>
        </w:tc>
        <w:tc>
          <w:tcPr>
            <w:tcW w:w="2520" w:type="dxa"/>
            <w:tcBorders>
              <w:top w:val="single" w:sz="4" w:space="0" w:color="auto"/>
              <w:left w:val="single" w:sz="4" w:space="0" w:color="auto"/>
              <w:bottom w:val="single" w:sz="4" w:space="0" w:color="auto"/>
              <w:right w:val="single" w:sz="4" w:space="0" w:color="auto"/>
            </w:tcBorders>
          </w:tcPr>
          <w:p w14:paraId="407F20CE" w14:textId="77777777" w:rsidR="00905C0E" w:rsidRPr="00834B52" w:rsidRDefault="00905C0E" w:rsidP="00112A79"/>
        </w:tc>
      </w:tr>
      <w:tr w:rsidR="005C677F" w:rsidRPr="00834B52" w14:paraId="7D0DE853" w14:textId="77777777" w:rsidTr="00112A79">
        <w:tc>
          <w:tcPr>
            <w:tcW w:w="4027" w:type="dxa"/>
            <w:tcBorders>
              <w:top w:val="single" w:sz="4" w:space="0" w:color="auto"/>
              <w:left w:val="single" w:sz="4" w:space="0" w:color="auto"/>
              <w:bottom w:val="single" w:sz="4" w:space="0" w:color="auto"/>
              <w:right w:val="single" w:sz="4" w:space="0" w:color="auto"/>
            </w:tcBorders>
          </w:tcPr>
          <w:p w14:paraId="40065C22" w14:textId="77777777" w:rsidR="005C677F" w:rsidRPr="00834B52" w:rsidRDefault="005C677F" w:rsidP="00112A79"/>
        </w:tc>
        <w:tc>
          <w:tcPr>
            <w:tcW w:w="1440" w:type="dxa"/>
            <w:tcBorders>
              <w:top w:val="single" w:sz="4" w:space="0" w:color="auto"/>
              <w:left w:val="single" w:sz="4" w:space="0" w:color="auto"/>
              <w:bottom w:val="single" w:sz="4" w:space="0" w:color="auto"/>
              <w:right w:val="single" w:sz="4" w:space="0" w:color="auto"/>
            </w:tcBorders>
          </w:tcPr>
          <w:p w14:paraId="4F095D5E" w14:textId="77777777" w:rsidR="005C677F" w:rsidRPr="00834B52" w:rsidRDefault="005C677F" w:rsidP="00112A79"/>
        </w:tc>
        <w:tc>
          <w:tcPr>
            <w:tcW w:w="2093" w:type="dxa"/>
            <w:tcBorders>
              <w:top w:val="single" w:sz="4" w:space="0" w:color="auto"/>
              <w:left w:val="single" w:sz="4" w:space="0" w:color="auto"/>
              <w:bottom w:val="single" w:sz="4" w:space="0" w:color="auto"/>
              <w:right w:val="single" w:sz="4" w:space="0" w:color="auto"/>
            </w:tcBorders>
          </w:tcPr>
          <w:p w14:paraId="354FB0E5" w14:textId="77777777" w:rsidR="005C677F" w:rsidRPr="00834B52" w:rsidRDefault="005C677F" w:rsidP="00112A79"/>
        </w:tc>
        <w:tc>
          <w:tcPr>
            <w:tcW w:w="2520" w:type="dxa"/>
            <w:tcBorders>
              <w:top w:val="single" w:sz="4" w:space="0" w:color="auto"/>
              <w:left w:val="single" w:sz="4" w:space="0" w:color="auto"/>
              <w:bottom w:val="single" w:sz="4" w:space="0" w:color="auto"/>
              <w:right w:val="single" w:sz="4" w:space="0" w:color="auto"/>
            </w:tcBorders>
          </w:tcPr>
          <w:p w14:paraId="4D42218C" w14:textId="77777777" w:rsidR="005C677F" w:rsidRPr="00834B52" w:rsidRDefault="005C677F" w:rsidP="00112A79"/>
        </w:tc>
      </w:tr>
      <w:tr w:rsidR="005C677F" w:rsidRPr="00834B52" w14:paraId="639C38BA" w14:textId="77777777" w:rsidTr="00112A79">
        <w:tc>
          <w:tcPr>
            <w:tcW w:w="4027" w:type="dxa"/>
            <w:tcBorders>
              <w:top w:val="single" w:sz="4" w:space="0" w:color="auto"/>
              <w:left w:val="single" w:sz="4" w:space="0" w:color="auto"/>
              <w:bottom w:val="single" w:sz="4" w:space="0" w:color="auto"/>
              <w:right w:val="single" w:sz="4" w:space="0" w:color="auto"/>
            </w:tcBorders>
          </w:tcPr>
          <w:p w14:paraId="2C737977" w14:textId="6FC7F623" w:rsidR="005C677F" w:rsidRPr="00834B52" w:rsidRDefault="005C677F" w:rsidP="00112A79">
            <w:r w:rsidRPr="00834B52">
              <w:t>Enable Single Sign On</w:t>
            </w:r>
          </w:p>
        </w:tc>
        <w:tc>
          <w:tcPr>
            <w:tcW w:w="1440" w:type="dxa"/>
            <w:tcBorders>
              <w:top w:val="single" w:sz="4" w:space="0" w:color="auto"/>
              <w:left w:val="single" w:sz="4" w:space="0" w:color="auto"/>
              <w:bottom w:val="single" w:sz="4" w:space="0" w:color="auto"/>
              <w:right w:val="single" w:sz="4" w:space="0" w:color="auto"/>
            </w:tcBorders>
          </w:tcPr>
          <w:p w14:paraId="6507A15F" w14:textId="51996AB8" w:rsidR="005C677F" w:rsidRPr="00834B52" w:rsidRDefault="005C677F" w:rsidP="00112A79">
            <w:r w:rsidRPr="00834B52">
              <w:t>Checkbox</w:t>
            </w:r>
          </w:p>
        </w:tc>
        <w:tc>
          <w:tcPr>
            <w:tcW w:w="2093" w:type="dxa"/>
            <w:tcBorders>
              <w:top w:val="single" w:sz="4" w:space="0" w:color="auto"/>
              <w:left w:val="single" w:sz="4" w:space="0" w:color="auto"/>
              <w:bottom w:val="single" w:sz="4" w:space="0" w:color="auto"/>
              <w:right w:val="single" w:sz="4" w:space="0" w:color="auto"/>
            </w:tcBorders>
          </w:tcPr>
          <w:p w14:paraId="70C69CDD" w14:textId="77777777" w:rsidR="005C677F" w:rsidRPr="00834B52" w:rsidRDefault="005C677F" w:rsidP="00112A79"/>
        </w:tc>
        <w:tc>
          <w:tcPr>
            <w:tcW w:w="2520" w:type="dxa"/>
            <w:tcBorders>
              <w:top w:val="single" w:sz="4" w:space="0" w:color="auto"/>
              <w:left w:val="single" w:sz="4" w:space="0" w:color="auto"/>
              <w:bottom w:val="single" w:sz="4" w:space="0" w:color="auto"/>
              <w:right w:val="single" w:sz="4" w:space="0" w:color="auto"/>
            </w:tcBorders>
          </w:tcPr>
          <w:p w14:paraId="0E7CC4F2" w14:textId="77777777" w:rsidR="005C677F" w:rsidRPr="00834B52" w:rsidRDefault="005C677F" w:rsidP="00112A79"/>
        </w:tc>
      </w:tr>
      <w:tr w:rsidR="006136F4" w:rsidRPr="00834B52" w14:paraId="203C9DA6" w14:textId="77777777" w:rsidTr="00112A79">
        <w:tc>
          <w:tcPr>
            <w:tcW w:w="4027" w:type="dxa"/>
            <w:tcBorders>
              <w:top w:val="single" w:sz="4" w:space="0" w:color="auto"/>
              <w:left w:val="single" w:sz="4" w:space="0" w:color="auto"/>
              <w:bottom w:val="single" w:sz="4" w:space="0" w:color="auto"/>
              <w:right w:val="single" w:sz="4" w:space="0" w:color="auto"/>
            </w:tcBorders>
          </w:tcPr>
          <w:p w14:paraId="7A4A9694" w14:textId="1931DC8E" w:rsidR="006136F4" w:rsidRPr="00834B52" w:rsidRDefault="006136F4" w:rsidP="00112A79">
            <w:r w:rsidRPr="00834B52">
              <w:t xml:space="preserve">Internal Authentication </w:t>
            </w:r>
          </w:p>
        </w:tc>
        <w:tc>
          <w:tcPr>
            <w:tcW w:w="1440" w:type="dxa"/>
            <w:tcBorders>
              <w:top w:val="single" w:sz="4" w:space="0" w:color="auto"/>
              <w:left w:val="single" w:sz="4" w:space="0" w:color="auto"/>
              <w:bottom w:val="single" w:sz="4" w:space="0" w:color="auto"/>
              <w:right w:val="single" w:sz="4" w:space="0" w:color="auto"/>
            </w:tcBorders>
          </w:tcPr>
          <w:p w14:paraId="1A7F9EC8" w14:textId="1FC1812C" w:rsidR="006136F4" w:rsidRPr="00834B52" w:rsidRDefault="006136F4" w:rsidP="00112A79">
            <w:r w:rsidRPr="00834B52">
              <w:t>Checkbox</w:t>
            </w:r>
          </w:p>
        </w:tc>
        <w:tc>
          <w:tcPr>
            <w:tcW w:w="2093" w:type="dxa"/>
            <w:tcBorders>
              <w:top w:val="single" w:sz="4" w:space="0" w:color="auto"/>
              <w:left w:val="single" w:sz="4" w:space="0" w:color="auto"/>
              <w:bottom w:val="single" w:sz="4" w:space="0" w:color="auto"/>
              <w:right w:val="single" w:sz="4" w:space="0" w:color="auto"/>
            </w:tcBorders>
          </w:tcPr>
          <w:p w14:paraId="2CFB319A" w14:textId="77777777" w:rsidR="006136F4" w:rsidRPr="00834B52" w:rsidRDefault="006136F4" w:rsidP="00112A79"/>
        </w:tc>
        <w:tc>
          <w:tcPr>
            <w:tcW w:w="2520" w:type="dxa"/>
            <w:tcBorders>
              <w:top w:val="single" w:sz="4" w:space="0" w:color="auto"/>
              <w:left w:val="single" w:sz="4" w:space="0" w:color="auto"/>
              <w:bottom w:val="single" w:sz="4" w:space="0" w:color="auto"/>
              <w:right w:val="single" w:sz="4" w:space="0" w:color="auto"/>
            </w:tcBorders>
          </w:tcPr>
          <w:p w14:paraId="3BAABDB5" w14:textId="77777777" w:rsidR="006136F4" w:rsidRPr="00834B52" w:rsidRDefault="006136F4" w:rsidP="00112A79"/>
        </w:tc>
      </w:tr>
      <w:tr w:rsidR="005C677F" w:rsidRPr="00834B52" w14:paraId="1678CB86" w14:textId="77777777" w:rsidTr="00112A79">
        <w:tc>
          <w:tcPr>
            <w:tcW w:w="4027" w:type="dxa"/>
            <w:tcBorders>
              <w:top w:val="single" w:sz="4" w:space="0" w:color="auto"/>
              <w:left w:val="single" w:sz="4" w:space="0" w:color="auto"/>
              <w:bottom w:val="single" w:sz="4" w:space="0" w:color="auto"/>
              <w:right w:val="single" w:sz="4" w:space="0" w:color="auto"/>
            </w:tcBorders>
          </w:tcPr>
          <w:p w14:paraId="7BBE91F6" w14:textId="2F7B8F24" w:rsidR="005C677F" w:rsidRPr="00834B52" w:rsidRDefault="001C3420" w:rsidP="00112A79">
            <w:r w:rsidRPr="00834B52">
              <w:t>Enable</w:t>
            </w:r>
            <w:r w:rsidR="0003657C" w:rsidRPr="00834B52">
              <w:t xml:space="preserve"> </w:t>
            </w:r>
            <w:r w:rsidRPr="00834B52">
              <w:t>Biometric Login</w:t>
            </w:r>
          </w:p>
        </w:tc>
        <w:tc>
          <w:tcPr>
            <w:tcW w:w="1440" w:type="dxa"/>
            <w:tcBorders>
              <w:top w:val="single" w:sz="4" w:space="0" w:color="auto"/>
              <w:left w:val="single" w:sz="4" w:space="0" w:color="auto"/>
              <w:bottom w:val="single" w:sz="4" w:space="0" w:color="auto"/>
              <w:right w:val="single" w:sz="4" w:space="0" w:color="auto"/>
            </w:tcBorders>
          </w:tcPr>
          <w:p w14:paraId="58F27F2E" w14:textId="16353929" w:rsidR="005C677F" w:rsidRPr="00834B52" w:rsidRDefault="00F679DA" w:rsidP="00112A79">
            <w:r w:rsidRPr="00834B52">
              <w:t xml:space="preserve">Checkbox </w:t>
            </w:r>
          </w:p>
        </w:tc>
        <w:tc>
          <w:tcPr>
            <w:tcW w:w="2093" w:type="dxa"/>
            <w:tcBorders>
              <w:top w:val="single" w:sz="4" w:space="0" w:color="auto"/>
              <w:left w:val="single" w:sz="4" w:space="0" w:color="auto"/>
              <w:bottom w:val="single" w:sz="4" w:space="0" w:color="auto"/>
              <w:right w:val="single" w:sz="4" w:space="0" w:color="auto"/>
            </w:tcBorders>
          </w:tcPr>
          <w:p w14:paraId="6A05E871" w14:textId="40079A7E" w:rsidR="005C677F" w:rsidRPr="00834B52" w:rsidRDefault="000655DD" w:rsidP="00112A79">
            <w:r w:rsidRPr="00834B52">
              <w:t>Optional/Hidden</w:t>
            </w:r>
          </w:p>
        </w:tc>
        <w:tc>
          <w:tcPr>
            <w:tcW w:w="2520" w:type="dxa"/>
            <w:tcBorders>
              <w:top w:val="single" w:sz="4" w:space="0" w:color="auto"/>
              <w:left w:val="single" w:sz="4" w:space="0" w:color="auto"/>
              <w:bottom w:val="single" w:sz="4" w:space="0" w:color="auto"/>
              <w:right w:val="single" w:sz="4" w:space="0" w:color="auto"/>
            </w:tcBorders>
          </w:tcPr>
          <w:p w14:paraId="7FB323FE" w14:textId="77777777" w:rsidR="005C677F" w:rsidRPr="00834B52" w:rsidRDefault="005C677F" w:rsidP="00112A79"/>
        </w:tc>
      </w:tr>
      <w:tr w:rsidR="00FA028A" w:rsidRPr="00834B52" w14:paraId="6E1C4B89" w14:textId="77777777" w:rsidTr="00112A79">
        <w:tc>
          <w:tcPr>
            <w:tcW w:w="4027" w:type="dxa"/>
            <w:tcBorders>
              <w:top w:val="single" w:sz="4" w:space="0" w:color="auto"/>
              <w:left w:val="single" w:sz="4" w:space="0" w:color="auto"/>
              <w:bottom w:val="single" w:sz="4" w:space="0" w:color="auto"/>
              <w:right w:val="single" w:sz="4" w:space="0" w:color="auto"/>
            </w:tcBorders>
          </w:tcPr>
          <w:p w14:paraId="7FC9C08A" w14:textId="77777777" w:rsidR="00FA028A" w:rsidRPr="00834B52" w:rsidRDefault="00FA028A" w:rsidP="00255B59"/>
        </w:tc>
        <w:tc>
          <w:tcPr>
            <w:tcW w:w="1440" w:type="dxa"/>
            <w:tcBorders>
              <w:top w:val="single" w:sz="4" w:space="0" w:color="auto"/>
              <w:left w:val="single" w:sz="4" w:space="0" w:color="auto"/>
              <w:bottom w:val="single" w:sz="4" w:space="0" w:color="auto"/>
              <w:right w:val="single" w:sz="4" w:space="0" w:color="auto"/>
            </w:tcBorders>
          </w:tcPr>
          <w:p w14:paraId="79EC7167" w14:textId="77777777" w:rsidR="00FA028A" w:rsidRPr="00834B52" w:rsidRDefault="00FA028A" w:rsidP="00255B59"/>
        </w:tc>
        <w:tc>
          <w:tcPr>
            <w:tcW w:w="2093" w:type="dxa"/>
            <w:tcBorders>
              <w:top w:val="single" w:sz="4" w:space="0" w:color="auto"/>
              <w:left w:val="single" w:sz="4" w:space="0" w:color="auto"/>
              <w:bottom w:val="single" w:sz="4" w:space="0" w:color="auto"/>
              <w:right w:val="single" w:sz="4" w:space="0" w:color="auto"/>
            </w:tcBorders>
          </w:tcPr>
          <w:p w14:paraId="7EC7859C" w14:textId="77777777" w:rsidR="00FA028A" w:rsidRPr="00834B52" w:rsidRDefault="00FA028A" w:rsidP="00255B59"/>
        </w:tc>
        <w:tc>
          <w:tcPr>
            <w:tcW w:w="2520" w:type="dxa"/>
            <w:tcBorders>
              <w:top w:val="single" w:sz="4" w:space="0" w:color="auto"/>
              <w:left w:val="single" w:sz="4" w:space="0" w:color="auto"/>
              <w:bottom w:val="single" w:sz="4" w:space="0" w:color="auto"/>
              <w:right w:val="single" w:sz="4" w:space="0" w:color="auto"/>
            </w:tcBorders>
          </w:tcPr>
          <w:p w14:paraId="475DA1FD" w14:textId="77777777" w:rsidR="00FA028A" w:rsidRPr="00834B52" w:rsidRDefault="00FA028A" w:rsidP="00255B59"/>
        </w:tc>
      </w:tr>
      <w:tr w:rsidR="00FA028A" w:rsidRPr="00834B52" w14:paraId="3158B301" w14:textId="77777777" w:rsidTr="00112A79">
        <w:tc>
          <w:tcPr>
            <w:tcW w:w="4027" w:type="dxa"/>
            <w:tcBorders>
              <w:top w:val="single" w:sz="4" w:space="0" w:color="auto"/>
              <w:left w:val="single" w:sz="4" w:space="0" w:color="auto"/>
              <w:bottom w:val="single" w:sz="4" w:space="0" w:color="auto"/>
              <w:right w:val="single" w:sz="4" w:space="0" w:color="auto"/>
            </w:tcBorders>
          </w:tcPr>
          <w:p w14:paraId="2C361908" w14:textId="22479B6A" w:rsidR="00FA028A" w:rsidRPr="00834B52" w:rsidRDefault="00FA028A" w:rsidP="00255B59">
            <w:r w:rsidRPr="00834B52">
              <w:t>TROUBLESHOOTING</w:t>
            </w:r>
          </w:p>
        </w:tc>
        <w:tc>
          <w:tcPr>
            <w:tcW w:w="1440" w:type="dxa"/>
            <w:tcBorders>
              <w:top w:val="single" w:sz="4" w:space="0" w:color="auto"/>
              <w:left w:val="single" w:sz="4" w:space="0" w:color="auto"/>
              <w:bottom w:val="single" w:sz="4" w:space="0" w:color="auto"/>
              <w:right w:val="single" w:sz="4" w:space="0" w:color="auto"/>
            </w:tcBorders>
          </w:tcPr>
          <w:p w14:paraId="326B1E4D" w14:textId="08F0A6B6" w:rsidR="00FA028A" w:rsidRPr="00834B52" w:rsidRDefault="00FA028A" w:rsidP="00255B59">
            <w:r w:rsidRPr="00834B52">
              <w:t>Title</w:t>
            </w:r>
          </w:p>
        </w:tc>
        <w:tc>
          <w:tcPr>
            <w:tcW w:w="2093" w:type="dxa"/>
            <w:tcBorders>
              <w:top w:val="single" w:sz="4" w:space="0" w:color="auto"/>
              <w:left w:val="single" w:sz="4" w:space="0" w:color="auto"/>
              <w:bottom w:val="single" w:sz="4" w:space="0" w:color="auto"/>
              <w:right w:val="single" w:sz="4" w:space="0" w:color="auto"/>
            </w:tcBorders>
          </w:tcPr>
          <w:p w14:paraId="52763402" w14:textId="77777777" w:rsidR="00FA028A" w:rsidRPr="00834B52" w:rsidRDefault="00FA028A" w:rsidP="00255B59"/>
        </w:tc>
        <w:tc>
          <w:tcPr>
            <w:tcW w:w="2520" w:type="dxa"/>
            <w:tcBorders>
              <w:top w:val="single" w:sz="4" w:space="0" w:color="auto"/>
              <w:left w:val="single" w:sz="4" w:space="0" w:color="auto"/>
              <w:bottom w:val="single" w:sz="4" w:space="0" w:color="auto"/>
              <w:right w:val="single" w:sz="4" w:space="0" w:color="auto"/>
            </w:tcBorders>
          </w:tcPr>
          <w:p w14:paraId="1BB607DF" w14:textId="77777777" w:rsidR="00FA028A" w:rsidRPr="00834B52" w:rsidRDefault="00FA028A" w:rsidP="00255B59"/>
        </w:tc>
      </w:tr>
      <w:tr w:rsidR="00FA028A" w:rsidRPr="00834B52" w14:paraId="49822ECA" w14:textId="77777777" w:rsidTr="00112A79">
        <w:tc>
          <w:tcPr>
            <w:tcW w:w="4027" w:type="dxa"/>
            <w:tcBorders>
              <w:top w:val="single" w:sz="4" w:space="0" w:color="auto"/>
              <w:left w:val="single" w:sz="4" w:space="0" w:color="auto"/>
              <w:bottom w:val="single" w:sz="4" w:space="0" w:color="auto"/>
              <w:right w:val="single" w:sz="4" w:space="0" w:color="auto"/>
            </w:tcBorders>
          </w:tcPr>
          <w:p w14:paraId="0BBD5385" w14:textId="0C6B3DC2" w:rsidR="00FA028A" w:rsidRPr="00834B52" w:rsidRDefault="00FA028A" w:rsidP="00255B59">
            <w:r w:rsidRPr="00834B52">
              <w:t xml:space="preserve">Clear Temporary Files </w:t>
            </w:r>
          </w:p>
        </w:tc>
        <w:tc>
          <w:tcPr>
            <w:tcW w:w="1440" w:type="dxa"/>
            <w:tcBorders>
              <w:top w:val="single" w:sz="4" w:space="0" w:color="auto"/>
              <w:left w:val="single" w:sz="4" w:space="0" w:color="auto"/>
              <w:bottom w:val="single" w:sz="4" w:space="0" w:color="auto"/>
              <w:right w:val="single" w:sz="4" w:space="0" w:color="auto"/>
            </w:tcBorders>
          </w:tcPr>
          <w:p w14:paraId="7939BCBA" w14:textId="774ED36D" w:rsidR="00FA028A" w:rsidRPr="00834B52" w:rsidRDefault="00FA028A" w:rsidP="00255B59">
            <w:r w:rsidRPr="00834B52">
              <w:t>Button</w:t>
            </w:r>
          </w:p>
        </w:tc>
        <w:tc>
          <w:tcPr>
            <w:tcW w:w="2093" w:type="dxa"/>
            <w:tcBorders>
              <w:top w:val="single" w:sz="4" w:space="0" w:color="auto"/>
              <w:left w:val="single" w:sz="4" w:space="0" w:color="auto"/>
              <w:bottom w:val="single" w:sz="4" w:space="0" w:color="auto"/>
              <w:right w:val="single" w:sz="4" w:space="0" w:color="auto"/>
            </w:tcBorders>
          </w:tcPr>
          <w:p w14:paraId="370A1A3E" w14:textId="77777777" w:rsidR="00FA028A" w:rsidRPr="00834B52" w:rsidRDefault="00FA028A" w:rsidP="00255B59"/>
        </w:tc>
        <w:tc>
          <w:tcPr>
            <w:tcW w:w="2520" w:type="dxa"/>
            <w:tcBorders>
              <w:top w:val="single" w:sz="4" w:space="0" w:color="auto"/>
              <w:left w:val="single" w:sz="4" w:space="0" w:color="auto"/>
              <w:bottom w:val="single" w:sz="4" w:space="0" w:color="auto"/>
              <w:right w:val="single" w:sz="4" w:space="0" w:color="auto"/>
            </w:tcBorders>
          </w:tcPr>
          <w:p w14:paraId="199D7AF1" w14:textId="77777777" w:rsidR="00FA028A" w:rsidRPr="00834B52" w:rsidRDefault="00FA028A" w:rsidP="00255B59"/>
        </w:tc>
      </w:tr>
      <w:tr w:rsidR="00FA028A" w:rsidRPr="00834B52" w14:paraId="138D87BF" w14:textId="77777777" w:rsidTr="00112A79">
        <w:tc>
          <w:tcPr>
            <w:tcW w:w="4027" w:type="dxa"/>
            <w:tcBorders>
              <w:top w:val="single" w:sz="4" w:space="0" w:color="auto"/>
              <w:left w:val="single" w:sz="4" w:space="0" w:color="auto"/>
              <w:bottom w:val="single" w:sz="4" w:space="0" w:color="auto"/>
              <w:right w:val="single" w:sz="4" w:space="0" w:color="auto"/>
            </w:tcBorders>
          </w:tcPr>
          <w:p w14:paraId="40ABCFF6" w14:textId="77777777" w:rsidR="00FA028A" w:rsidRPr="00834B52" w:rsidRDefault="00FA028A" w:rsidP="00255B59"/>
        </w:tc>
        <w:tc>
          <w:tcPr>
            <w:tcW w:w="1440" w:type="dxa"/>
            <w:tcBorders>
              <w:top w:val="single" w:sz="4" w:space="0" w:color="auto"/>
              <w:left w:val="single" w:sz="4" w:space="0" w:color="auto"/>
              <w:bottom w:val="single" w:sz="4" w:space="0" w:color="auto"/>
              <w:right w:val="single" w:sz="4" w:space="0" w:color="auto"/>
            </w:tcBorders>
          </w:tcPr>
          <w:p w14:paraId="1A55F081" w14:textId="77777777" w:rsidR="00FA028A" w:rsidRPr="00834B52" w:rsidRDefault="00FA028A" w:rsidP="00255B59"/>
        </w:tc>
        <w:tc>
          <w:tcPr>
            <w:tcW w:w="2093" w:type="dxa"/>
            <w:tcBorders>
              <w:top w:val="single" w:sz="4" w:space="0" w:color="auto"/>
              <w:left w:val="single" w:sz="4" w:space="0" w:color="auto"/>
              <w:bottom w:val="single" w:sz="4" w:space="0" w:color="auto"/>
              <w:right w:val="single" w:sz="4" w:space="0" w:color="auto"/>
            </w:tcBorders>
          </w:tcPr>
          <w:p w14:paraId="6DF83A0F" w14:textId="77777777" w:rsidR="00FA028A" w:rsidRPr="00834B52" w:rsidRDefault="00FA028A" w:rsidP="00255B59"/>
        </w:tc>
        <w:tc>
          <w:tcPr>
            <w:tcW w:w="2520" w:type="dxa"/>
            <w:tcBorders>
              <w:top w:val="single" w:sz="4" w:space="0" w:color="auto"/>
              <w:left w:val="single" w:sz="4" w:space="0" w:color="auto"/>
              <w:bottom w:val="single" w:sz="4" w:space="0" w:color="auto"/>
              <w:right w:val="single" w:sz="4" w:space="0" w:color="auto"/>
            </w:tcBorders>
          </w:tcPr>
          <w:p w14:paraId="66D8504D" w14:textId="77777777" w:rsidR="00FA028A" w:rsidRPr="00834B52" w:rsidRDefault="00FA028A" w:rsidP="00255B59"/>
        </w:tc>
      </w:tr>
      <w:tr w:rsidR="00255B59" w:rsidRPr="00834B52" w14:paraId="0CE5D8F8" w14:textId="77777777" w:rsidTr="00112A79">
        <w:tc>
          <w:tcPr>
            <w:tcW w:w="4027" w:type="dxa"/>
            <w:tcBorders>
              <w:top w:val="single" w:sz="4" w:space="0" w:color="auto"/>
              <w:left w:val="single" w:sz="4" w:space="0" w:color="auto"/>
              <w:bottom w:val="single" w:sz="4" w:space="0" w:color="auto"/>
              <w:right w:val="single" w:sz="4" w:space="0" w:color="auto"/>
            </w:tcBorders>
          </w:tcPr>
          <w:p w14:paraId="0F4BC513" w14:textId="388864BB" w:rsidR="00255B59" w:rsidRPr="00834B52" w:rsidRDefault="00255B59" w:rsidP="00255B59">
            <w:r w:rsidRPr="00834B52">
              <w:t>Bio Type</w:t>
            </w:r>
          </w:p>
        </w:tc>
        <w:tc>
          <w:tcPr>
            <w:tcW w:w="1440" w:type="dxa"/>
            <w:tcBorders>
              <w:top w:val="single" w:sz="4" w:space="0" w:color="auto"/>
              <w:left w:val="single" w:sz="4" w:space="0" w:color="auto"/>
              <w:bottom w:val="single" w:sz="4" w:space="0" w:color="auto"/>
              <w:right w:val="single" w:sz="4" w:space="0" w:color="auto"/>
            </w:tcBorders>
          </w:tcPr>
          <w:p w14:paraId="68D42A1D" w14:textId="098AA519" w:rsidR="00255B59" w:rsidRPr="00834B52" w:rsidRDefault="002F4A40" w:rsidP="00255B59">
            <w:r w:rsidRPr="00834B52">
              <w:t>Text</w:t>
            </w:r>
          </w:p>
        </w:tc>
        <w:tc>
          <w:tcPr>
            <w:tcW w:w="2093" w:type="dxa"/>
            <w:tcBorders>
              <w:top w:val="single" w:sz="4" w:space="0" w:color="auto"/>
              <w:left w:val="single" w:sz="4" w:space="0" w:color="auto"/>
              <w:bottom w:val="single" w:sz="4" w:space="0" w:color="auto"/>
              <w:right w:val="single" w:sz="4" w:space="0" w:color="auto"/>
            </w:tcBorders>
          </w:tcPr>
          <w:p w14:paraId="2E608DED" w14:textId="1FAE872A" w:rsidR="00255B59" w:rsidRPr="00834B52" w:rsidRDefault="00255B59" w:rsidP="00255B59">
            <w:r w:rsidRPr="00834B52">
              <w:t>Protected/Hidden</w:t>
            </w:r>
          </w:p>
        </w:tc>
        <w:tc>
          <w:tcPr>
            <w:tcW w:w="2520" w:type="dxa"/>
            <w:tcBorders>
              <w:top w:val="single" w:sz="4" w:space="0" w:color="auto"/>
              <w:left w:val="single" w:sz="4" w:space="0" w:color="auto"/>
              <w:bottom w:val="single" w:sz="4" w:space="0" w:color="auto"/>
              <w:right w:val="single" w:sz="4" w:space="0" w:color="auto"/>
            </w:tcBorders>
          </w:tcPr>
          <w:p w14:paraId="49318C72" w14:textId="77777777" w:rsidR="00255B59" w:rsidRPr="00834B52" w:rsidRDefault="00255B59" w:rsidP="00255B59"/>
        </w:tc>
      </w:tr>
      <w:tr w:rsidR="00255B59" w:rsidRPr="00834B52" w14:paraId="5E0032B7" w14:textId="77777777" w:rsidTr="00112A79">
        <w:tc>
          <w:tcPr>
            <w:tcW w:w="4027" w:type="dxa"/>
            <w:tcBorders>
              <w:top w:val="single" w:sz="4" w:space="0" w:color="auto"/>
              <w:left w:val="single" w:sz="4" w:space="0" w:color="auto"/>
              <w:bottom w:val="single" w:sz="4" w:space="0" w:color="auto"/>
              <w:right w:val="single" w:sz="4" w:space="0" w:color="auto"/>
            </w:tcBorders>
          </w:tcPr>
          <w:p w14:paraId="38C92D44" w14:textId="2D93487C" w:rsidR="00255B59" w:rsidRPr="00834B52" w:rsidRDefault="00255B59" w:rsidP="00255B59">
            <w:r w:rsidRPr="00834B52">
              <w:t xml:space="preserve">About </w:t>
            </w:r>
          </w:p>
        </w:tc>
        <w:tc>
          <w:tcPr>
            <w:tcW w:w="1440" w:type="dxa"/>
            <w:tcBorders>
              <w:top w:val="single" w:sz="4" w:space="0" w:color="auto"/>
              <w:left w:val="single" w:sz="4" w:space="0" w:color="auto"/>
              <w:bottom w:val="single" w:sz="4" w:space="0" w:color="auto"/>
              <w:right w:val="single" w:sz="4" w:space="0" w:color="auto"/>
            </w:tcBorders>
          </w:tcPr>
          <w:p w14:paraId="18DA6E69" w14:textId="77777777" w:rsidR="00255B59" w:rsidRPr="00834B52" w:rsidRDefault="00255B59" w:rsidP="00255B59"/>
        </w:tc>
        <w:tc>
          <w:tcPr>
            <w:tcW w:w="2093" w:type="dxa"/>
            <w:tcBorders>
              <w:top w:val="single" w:sz="4" w:space="0" w:color="auto"/>
              <w:left w:val="single" w:sz="4" w:space="0" w:color="auto"/>
              <w:bottom w:val="single" w:sz="4" w:space="0" w:color="auto"/>
              <w:right w:val="single" w:sz="4" w:space="0" w:color="auto"/>
            </w:tcBorders>
          </w:tcPr>
          <w:p w14:paraId="0ECA6A6B" w14:textId="77777777" w:rsidR="00255B59" w:rsidRPr="00834B52" w:rsidRDefault="00255B59" w:rsidP="00255B59"/>
        </w:tc>
        <w:tc>
          <w:tcPr>
            <w:tcW w:w="2520" w:type="dxa"/>
            <w:tcBorders>
              <w:top w:val="single" w:sz="4" w:space="0" w:color="auto"/>
              <w:left w:val="single" w:sz="4" w:space="0" w:color="auto"/>
              <w:bottom w:val="single" w:sz="4" w:space="0" w:color="auto"/>
              <w:right w:val="single" w:sz="4" w:space="0" w:color="auto"/>
            </w:tcBorders>
          </w:tcPr>
          <w:p w14:paraId="06614E29" w14:textId="77777777" w:rsidR="00255B59" w:rsidRPr="00834B52" w:rsidRDefault="00255B59" w:rsidP="00255B59"/>
        </w:tc>
      </w:tr>
    </w:tbl>
    <w:p w14:paraId="0799329D" w14:textId="420B1F5F" w:rsidR="000655DD" w:rsidRPr="00834B52" w:rsidRDefault="000655DD" w:rsidP="009D124F">
      <w:pPr>
        <w:pStyle w:val="SOP1Numbered"/>
        <w:numPr>
          <w:ilvl w:val="0"/>
          <w:numId w:val="0"/>
        </w:numPr>
        <w:ind w:left="432"/>
      </w:pPr>
      <w:r w:rsidRPr="00834B52">
        <w:t>Since th</w:t>
      </w:r>
      <w:r w:rsidR="00A9556A" w:rsidRPr="00834B52">
        <w:t>is is the first time, the user is logging into the application, the</w:t>
      </w:r>
      <w:r w:rsidR="00C1189A" w:rsidRPr="00834B52">
        <w:t xml:space="preserve"> </w:t>
      </w:r>
      <w:r w:rsidR="00A91174" w:rsidRPr="00834B52">
        <w:t>‘</w:t>
      </w:r>
      <w:r w:rsidR="008D035B" w:rsidRPr="00834B52">
        <w:t>Face</w:t>
      </w:r>
      <w:r w:rsidR="001C3420" w:rsidRPr="00834B52">
        <w:t xml:space="preserve"> ID</w:t>
      </w:r>
      <w:r w:rsidR="008D035B" w:rsidRPr="00834B52">
        <w:t xml:space="preserve"> / </w:t>
      </w:r>
      <w:r w:rsidR="001C3420" w:rsidRPr="00834B52">
        <w:t>Touch</w:t>
      </w:r>
      <w:r w:rsidR="00C1189A" w:rsidRPr="00834B52">
        <w:t xml:space="preserve"> ID</w:t>
      </w:r>
      <w:r w:rsidR="00A91174" w:rsidRPr="00834B52">
        <w:t>’</w:t>
      </w:r>
      <w:r w:rsidR="00C1189A" w:rsidRPr="00834B52">
        <w:t xml:space="preserve"> </w:t>
      </w:r>
      <w:r w:rsidR="00765E72" w:rsidRPr="00834B52">
        <w:t>(iOS) or</w:t>
      </w:r>
      <w:r w:rsidR="008D035B" w:rsidRPr="00834B52">
        <w:t xml:space="preserve"> ‘Touch</w:t>
      </w:r>
      <w:r w:rsidR="001C3420" w:rsidRPr="00834B52">
        <w:t>’</w:t>
      </w:r>
      <w:r w:rsidR="00765E72" w:rsidRPr="00834B52">
        <w:t xml:space="preserve"> (Android)</w:t>
      </w:r>
      <w:r w:rsidR="001C3420" w:rsidRPr="00834B52">
        <w:t xml:space="preserve"> buttons</w:t>
      </w:r>
      <w:r w:rsidR="00C1189A" w:rsidRPr="00834B52">
        <w:t xml:space="preserve"> will be hidden in the login page. The </w:t>
      </w:r>
      <w:r w:rsidR="00D92E18" w:rsidRPr="00834B52">
        <w:t>‘</w:t>
      </w:r>
      <w:r w:rsidR="00765E72" w:rsidRPr="00834B52">
        <w:t>E</w:t>
      </w:r>
      <w:r w:rsidR="00A91174" w:rsidRPr="00834B52">
        <w:t>n</w:t>
      </w:r>
      <w:r w:rsidR="00765E72" w:rsidRPr="00834B52">
        <w:t>able Biometric Login</w:t>
      </w:r>
      <w:r w:rsidR="00D92E18" w:rsidRPr="00834B52">
        <w:t>’</w:t>
      </w:r>
      <w:r w:rsidR="00A9556A" w:rsidRPr="00834B52">
        <w:t xml:space="preserve"> </w:t>
      </w:r>
      <w:r w:rsidR="00375A75" w:rsidRPr="00834B52">
        <w:t xml:space="preserve">checkbox and the </w:t>
      </w:r>
      <w:r w:rsidR="00D92E18" w:rsidRPr="00834B52">
        <w:t>‘</w:t>
      </w:r>
      <w:r w:rsidR="00375A75" w:rsidRPr="00834B52">
        <w:t>Bio Type</w:t>
      </w:r>
      <w:r w:rsidR="00D92E18" w:rsidRPr="00834B52">
        <w:t>’</w:t>
      </w:r>
      <w:r w:rsidR="00375A75" w:rsidRPr="00834B52">
        <w:t xml:space="preserve"> </w:t>
      </w:r>
      <w:r w:rsidR="004D50CB" w:rsidRPr="00834B52">
        <w:t>field</w:t>
      </w:r>
      <w:r w:rsidR="00375A75" w:rsidRPr="00834B52">
        <w:t xml:space="preserve"> will be hidden</w:t>
      </w:r>
      <w:r w:rsidR="00C1189A" w:rsidRPr="00834B52">
        <w:t xml:space="preserve"> in the settings p</w:t>
      </w:r>
      <w:r w:rsidR="00D92E18" w:rsidRPr="00834B52">
        <w:t>opup.</w:t>
      </w:r>
    </w:p>
    <w:p w14:paraId="4377F609" w14:textId="3EE8E4AA" w:rsidR="006F2EE6" w:rsidRPr="00834B52" w:rsidRDefault="006F2EE6" w:rsidP="009D124F">
      <w:pPr>
        <w:pStyle w:val="SOP1Numbered"/>
      </w:pPr>
      <w:r w:rsidRPr="00834B52">
        <w:t xml:space="preserve">User touches </w:t>
      </w:r>
      <w:r w:rsidR="00F5512E" w:rsidRPr="00834B52">
        <w:t>‘</w:t>
      </w:r>
      <w:r w:rsidRPr="00834B52">
        <w:t>Scan QR Code</w:t>
      </w:r>
      <w:r w:rsidR="00F5512E" w:rsidRPr="00834B52">
        <w:t>’</w:t>
      </w:r>
    </w:p>
    <w:p w14:paraId="5389C606" w14:textId="21CDF5BE" w:rsidR="001F41B2" w:rsidRPr="00834B52" w:rsidRDefault="00282E7C" w:rsidP="009D124F">
      <w:pPr>
        <w:pStyle w:val="SOP1Numbered"/>
      </w:pPr>
      <w:r w:rsidRPr="00834B52">
        <w:t xml:space="preserve">Since this is the first time opening the camera to scan, the app will display the message: </w:t>
      </w:r>
    </w:p>
    <w:p w14:paraId="75593F41" w14:textId="6171CAA3" w:rsidR="00282E7C" w:rsidRPr="00834B52" w:rsidRDefault="00282E7C" w:rsidP="009D124F">
      <w:pPr>
        <w:pStyle w:val="SOP1Numbered"/>
        <w:numPr>
          <w:ilvl w:val="0"/>
          <w:numId w:val="0"/>
        </w:numPr>
        <w:ind w:left="792"/>
      </w:pPr>
      <w:r w:rsidRPr="00834B52">
        <w:t>“</w:t>
      </w:r>
      <w:r w:rsidR="00D27660" w:rsidRPr="00834B52">
        <w:t>Digital</w:t>
      </w:r>
      <w:r w:rsidRPr="00834B52">
        <w:t xml:space="preserve"> Work</w:t>
      </w:r>
      <w:r w:rsidR="00E740A4" w:rsidRPr="00834B52">
        <w:t>”</w:t>
      </w:r>
      <w:r w:rsidRPr="00834B52">
        <w:t xml:space="preserve"> Would Like to Access the Camera</w:t>
      </w:r>
      <w:r w:rsidR="00F91BCE" w:rsidRPr="00834B52">
        <w:t xml:space="preserve">. The Document and Scanning features need your </w:t>
      </w:r>
      <w:r w:rsidR="00E740A4" w:rsidRPr="00834B52">
        <w:t>permission</w:t>
      </w:r>
      <w:r w:rsidR="00F91BCE" w:rsidRPr="00834B52">
        <w:t xml:space="preserve"> to access your camera.</w:t>
      </w:r>
    </w:p>
    <w:p w14:paraId="7EF49992" w14:textId="6577B51E" w:rsidR="00E740A4" w:rsidRPr="00834B52" w:rsidRDefault="00E740A4" w:rsidP="009D124F">
      <w:pPr>
        <w:pStyle w:val="SOP1Numbered"/>
        <w:numPr>
          <w:ilvl w:val="0"/>
          <w:numId w:val="8"/>
        </w:numPr>
      </w:pPr>
      <w:r w:rsidRPr="00834B52">
        <w:t xml:space="preserve">Don’t Allow – This will navigate to the settings page of the device, giving the option to Turn on camera permissions </w:t>
      </w:r>
      <w:r w:rsidR="00F04A82" w:rsidRPr="00834B52">
        <w:t xml:space="preserve">for the </w:t>
      </w:r>
      <w:r w:rsidR="00D27660" w:rsidRPr="00834B52">
        <w:t>digital</w:t>
      </w:r>
      <w:r w:rsidR="00F04A82" w:rsidRPr="00834B52">
        <w:t xml:space="preserve"> work app</w:t>
      </w:r>
    </w:p>
    <w:p w14:paraId="05C7ED39" w14:textId="5026AD45" w:rsidR="00E740A4" w:rsidRPr="00834B52" w:rsidRDefault="00E740A4" w:rsidP="009D124F">
      <w:pPr>
        <w:pStyle w:val="SOP1Numbered"/>
        <w:numPr>
          <w:ilvl w:val="0"/>
          <w:numId w:val="8"/>
        </w:numPr>
      </w:pPr>
      <w:r w:rsidRPr="00834B52">
        <w:t>OK</w:t>
      </w:r>
      <w:r w:rsidR="00F04A82" w:rsidRPr="00834B52">
        <w:t xml:space="preserve"> – Opens the camera to scan the QR Code</w:t>
      </w:r>
      <w:r w:rsidR="008916C0" w:rsidRPr="00834B52">
        <w:t xml:space="preserve"> – Selecting OK will </w:t>
      </w:r>
      <w:r w:rsidR="000176F7" w:rsidRPr="00834B52">
        <w:t xml:space="preserve">not show this message again, as the app will remember the settings </w:t>
      </w:r>
    </w:p>
    <w:p w14:paraId="00C26BA3" w14:textId="5328BC1D" w:rsidR="003819BE" w:rsidRPr="00834B52" w:rsidRDefault="003819BE" w:rsidP="009D124F">
      <w:pPr>
        <w:pStyle w:val="SOP1Numbered"/>
        <w:numPr>
          <w:ilvl w:val="0"/>
          <w:numId w:val="0"/>
        </w:numPr>
        <w:ind w:left="1512"/>
      </w:pPr>
      <w:r w:rsidRPr="00834B52">
        <w:t xml:space="preserve">If the user closes the camera without scanning any QR code, </w:t>
      </w:r>
      <w:r w:rsidR="00E46C67" w:rsidRPr="00834B52">
        <w:t>the camera closes</w:t>
      </w:r>
    </w:p>
    <w:p w14:paraId="531C954C" w14:textId="3A092215" w:rsidR="00905C0E" w:rsidRPr="00834B52" w:rsidRDefault="00905C0E" w:rsidP="009D124F">
      <w:pPr>
        <w:pStyle w:val="SOP1Numbered"/>
      </w:pPr>
      <w:r w:rsidRPr="00834B52">
        <w:t xml:space="preserve">Since the QR code was valid, </w:t>
      </w:r>
      <w:r w:rsidR="00F04A82" w:rsidRPr="00834B52">
        <w:t xml:space="preserve">the app will populate the Tenant and Endpoint information from the QR code. </w:t>
      </w:r>
    </w:p>
    <w:p w14:paraId="0B6D610A" w14:textId="02C1F7FA" w:rsidR="00F04A82" w:rsidRPr="00834B52" w:rsidRDefault="00F04A82" w:rsidP="009D124F">
      <w:pPr>
        <w:pStyle w:val="SOP1Numbered"/>
      </w:pPr>
      <w:r w:rsidRPr="00834B52">
        <w:t xml:space="preserve">User can also </w:t>
      </w:r>
      <w:r w:rsidR="004932FC" w:rsidRPr="00834B52">
        <w:t>touch the “Test Connection” button to test the connection. This will give a ‘</w:t>
      </w:r>
      <w:r w:rsidR="005D4BFB" w:rsidRPr="00834B52">
        <w:t>G</w:t>
      </w:r>
      <w:r w:rsidR="004932FC" w:rsidRPr="00834B52">
        <w:t xml:space="preserve">reen check’ if the connection </w:t>
      </w:r>
      <w:r w:rsidR="005F5F24" w:rsidRPr="00834B52">
        <w:t>i</w:t>
      </w:r>
      <w:r w:rsidR="004932FC" w:rsidRPr="00834B52">
        <w:t>s right</w:t>
      </w:r>
      <w:r w:rsidR="000176F7" w:rsidRPr="00834B52">
        <w:t xml:space="preserve">. If any errors are found in the connection, the relevant error message will be displayed. </w:t>
      </w:r>
      <w:r w:rsidR="00AE4733" w:rsidRPr="00834B52">
        <w:t>See alternate flow “Invalid Setup Information” for the error messages displayed</w:t>
      </w:r>
      <w:r w:rsidR="005F5F24" w:rsidRPr="00834B52">
        <w:t>.</w:t>
      </w:r>
    </w:p>
    <w:p w14:paraId="74948152" w14:textId="3A3EB1BD" w:rsidR="005D4BFB" w:rsidRPr="00834B52" w:rsidRDefault="005D4BFB" w:rsidP="009D124F">
      <w:pPr>
        <w:pStyle w:val="SOP1Numbered"/>
      </w:pPr>
      <w:r w:rsidRPr="00834B52">
        <w:t xml:space="preserve">User touches ‘Close’ to close this </w:t>
      </w:r>
      <w:r w:rsidR="00B33B59" w:rsidRPr="00834B52">
        <w:t>settings popup. This will take the user back to the login page.</w:t>
      </w:r>
    </w:p>
    <w:p w14:paraId="7E8B0D64" w14:textId="0B5E6327" w:rsidR="00905C0E" w:rsidRPr="00834B52" w:rsidRDefault="00905C0E" w:rsidP="009D124F">
      <w:pPr>
        <w:pStyle w:val="SOP1Numbered"/>
      </w:pPr>
      <w:r w:rsidRPr="00834B52">
        <w:t>The user enters the</w:t>
      </w:r>
      <w:r w:rsidR="00A507EE" w:rsidRPr="00834B52">
        <w:t xml:space="preserve"> User ID</w:t>
      </w:r>
      <w:r w:rsidRPr="00834B52">
        <w:t xml:space="preserve"> and </w:t>
      </w:r>
      <w:r w:rsidR="00A507EE" w:rsidRPr="00834B52">
        <w:t>P</w:t>
      </w:r>
      <w:r w:rsidRPr="00834B52">
        <w:t>assword</w:t>
      </w:r>
      <w:r w:rsidR="003B1C05" w:rsidRPr="00834B52">
        <w:t>,</w:t>
      </w:r>
      <w:r w:rsidRPr="00834B52">
        <w:t xml:space="preserve"> and logs into the application b</w:t>
      </w:r>
      <w:r w:rsidR="003B1C05" w:rsidRPr="00834B52">
        <w:t xml:space="preserve">y touching the </w:t>
      </w:r>
      <w:r w:rsidR="00C377EF" w:rsidRPr="00834B52">
        <w:t>‘</w:t>
      </w:r>
      <w:r w:rsidR="003B1C05" w:rsidRPr="00834B52">
        <w:t>Sign In</w:t>
      </w:r>
      <w:r w:rsidR="00C377EF" w:rsidRPr="00834B52">
        <w:t>’</w:t>
      </w:r>
      <w:r w:rsidRPr="00834B52">
        <w:t xml:space="preserve"> button.</w:t>
      </w:r>
    </w:p>
    <w:p w14:paraId="41698DBE" w14:textId="7AD2106A" w:rsidR="00931745" w:rsidRPr="00834B52" w:rsidRDefault="002B26AA" w:rsidP="009D124F">
      <w:pPr>
        <w:pStyle w:val="SOP1Numbered"/>
      </w:pPr>
      <w:r w:rsidRPr="00834B52">
        <w:t xml:space="preserve">App opens with the first screen. See </w:t>
      </w:r>
      <w:proofErr w:type="spellStart"/>
      <w:r w:rsidRPr="00834B52">
        <w:rPr>
          <w:i/>
          <w:iCs/>
          <w:color w:val="4472C4" w:themeColor="accent1"/>
        </w:rPr>
        <w:t>EAM.DUX.REQ.StandardModel</w:t>
      </w:r>
      <w:proofErr w:type="spellEnd"/>
      <w:r w:rsidRPr="00834B52">
        <w:rPr>
          <w:i/>
          <w:iCs/>
          <w:color w:val="4472C4" w:themeColor="accent1"/>
        </w:rPr>
        <w:t xml:space="preserve"> </w:t>
      </w:r>
    </w:p>
    <w:p w14:paraId="378DC33E" w14:textId="77777777" w:rsidR="00905C0E" w:rsidRPr="00834B52" w:rsidRDefault="00905C0E" w:rsidP="009D124F">
      <w:pPr>
        <w:pStyle w:val="SOP1Numbered"/>
        <w:numPr>
          <w:ilvl w:val="0"/>
          <w:numId w:val="0"/>
        </w:numPr>
        <w:ind w:left="720"/>
      </w:pPr>
    </w:p>
    <w:p w14:paraId="5487FC8F" w14:textId="77777777" w:rsidR="00905C0E" w:rsidRPr="00834B52" w:rsidRDefault="00905C0E" w:rsidP="00905C0E">
      <w:pPr>
        <w:pStyle w:val="SOP1Heading"/>
      </w:pPr>
      <w:r w:rsidRPr="00834B52">
        <w:t>Alternate Flows</w:t>
      </w:r>
    </w:p>
    <w:p w14:paraId="6B1074F7" w14:textId="1AC08246" w:rsidR="0063407E" w:rsidRPr="00834B52" w:rsidRDefault="0063407E" w:rsidP="009D124F">
      <w:pPr>
        <w:pStyle w:val="SOP2Heading"/>
      </w:pPr>
      <w:r w:rsidRPr="00834B52">
        <w:t xml:space="preserve">User turns on </w:t>
      </w:r>
      <w:r w:rsidR="00D92E18" w:rsidRPr="00834B52">
        <w:t>‘Enable</w:t>
      </w:r>
      <w:r w:rsidRPr="00834B52">
        <w:t xml:space="preserve"> Single Sign On’</w:t>
      </w:r>
    </w:p>
    <w:p w14:paraId="15813C02" w14:textId="1128917A" w:rsidR="00C31695" w:rsidRPr="00834B52" w:rsidRDefault="00C31695" w:rsidP="00811988">
      <w:pPr>
        <w:pStyle w:val="SOP2Text"/>
      </w:pPr>
    </w:p>
    <w:p w14:paraId="5C619EE7" w14:textId="24BC5615" w:rsidR="00C31695" w:rsidRPr="00834B52" w:rsidRDefault="00C31695" w:rsidP="00811988">
      <w:pPr>
        <w:pStyle w:val="SOP2Text"/>
      </w:pPr>
      <w:r w:rsidRPr="00834B52">
        <w:t xml:space="preserve">System will uncheck the </w:t>
      </w:r>
      <w:r w:rsidR="00F76049" w:rsidRPr="00834B52">
        <w:t>‘</w:t>
      </w:r>
      <w:r w:rsidR="00765E72" w:rsidRPr="00834B52">
        <w:t>Enable Biometric Login’</w:t>
      </w:r>
      <w:r w:rsidR="006136F4" w:rsidRPr="00834B52">
        <w:t xml:space="preserve"> &amp; ‘Internal Authentication’</w:t>
      </w:r>
      <w:r w:rsidR="00765E72" w:rsidRPr="00834B52">
        <w:t xml:space="preserve"> </w:t>
      </w:r>
      <w:r w:rsidR="006B41F1" w:rsidRPr="00834B52">
        <w:t xml:space="preserve">checkbox </w:t>
      </w:r>
      <w:r w:rsidR="00D54258" w:rsidRPr="00834B52">
        <w:t>if previously checked and available</w:t>
      </w:r>
    </w:p>
    <w:p w14:paraId="75D2E033" w14:textId="35EFFE96" w:rsidR="00C40048" w:rsidRPr="00834B52" w:rsidRDefault="00C40048" w:rsidP="00811988">
      <w:pPr>
        <w:pStyle w:val="SOP2Text"/>
      </w:pPr>
    </w:p>
    <w:p w14:paraId="53069649" w14:textId="178902D1" w:rsidR="00C40048" w:rsidRPr="00834B52" w:rsidRDefault="00BF202F" w:rsidP="00811988">
      <w:pPr>
        <w:pStyle w:val="SOP2Text"/>
      </w:pPr>
      <w:r w:rsidRPr="00834B52">
        <w:lastRenderedPageBreak/>
        <w:t>This action will</w:t>
      </w:r>
      <w:r w:rsidR="00C40048" w:rsidRPr="00834B52">
        <w:t xml:space="preserve"> hide </w:t>
      </w:r>
      <w:r w:rsidR="008F05CE" w:rsidRPr="00834B52">
        <w:t xml:space="preserve">the </w:t>
      </w:r>
      <w:r w:rsidR="00765E72" w:rsidRPr="00834B52">
        <w:t xml:space="preserve">‘Face ID / Touch ID’ (iOS) or ‘Touch’ (Android) </w:t>
      </w:r>
      <w:r w:rsidR="008F05CE" w:rsidRPr="00834B52">
        <w:t xml:space="preserve">buttons in the login page if previously </w:t>
      </w:r>
      <w:r w:rsidR="00CC716D" w:rsidRPr="00834B52">
        <w:t>available</w:t>
      </w:r>
    </w:p>
    <w:p w14:paraId="6BDF8094" w14:textId="77777777" w:rsidR="00C31695" w:rsidRPr="00834B52" w:rsidRDefault="00C31695" w:rsidP="00811988">
      <w:pPr>
        <w:pStyle w:val="SOP2Text"/>
      </w:pPr>
    </w:p>
    <w:p w14:paraId="7DCD07F6" w14:textId="03BD7013" w:rsidR="00811988" w:rsidRPr="00834B52" w:rsidRDefault="00811988" w:rsidP="00811988">
      <w:pPr>
        <w:pStyle w:val="SOP2Text"/>
      </w:pPr>
      <w:r w:rsidRPr="00834B52">
        <w:t xml:space="preserve">If this option is turned on, the login page will NOT have the option to enter the User ID and Password. </w:t>
      </w:r>
      <w:r w:rsidR="0000265D" w:rsidRPr="00834B52">
        <w:t>i.e. only ‘Sign In’ and ‘Settings’ options will be available</w:t>
      </w:r>
    </w:p>
    <w:p w14:paraId="5E3D3BDC" w14:textId="079ED31C" w:rsidR="00852053" w:rsidRPr="00834B52" w:rsidRDefault="00852053" w:rsidP="00811988">
      <w:pPr>
        <w:pStyle w:val="SOP2Text"/>
      </w:pPr>
      <w:r w:rsidRPr="00834B52">
        <w:t xml:space="preserve">When the user touches ‘Sign In’ a message will be prompted by the app, asking the user for permissions to access </w:t>
      </w:r>
      <w:r w:rsidR="00B3352B" w:rsidRPr="00834B52">
        <w:t>the web browser type of</w:t>
      </w:r>
      <w:r w:rsidRPr="00834B52">
        <w:t xml:space="preserve"> login. </w:t>
      </w:r>
    </w:p>
    <w:p w14:paraId="68172D87" w14:textId="0CFA1B1F" w:rsidR="00C32CD3" w:rsidRPr="00834B52" w:rsidRDefault="00C32CD3" w:rsidP="00834B52">
      <w:pPr>
        <w:pStyle w:val="SOP2Text"/>
        <w:numPr>
          <w:ilvl w:val="0"/>
          <w:numId w:val="9"/>
        </w:numPr>
      </w:pPr>
      <w:r w:rsidRPr="00834B52">
        <w:t xml:space="preserve">Cancelling this option will close this message and return to the login page </w:t>
      </w:r>
    </w:p>
    <w:p w14:paraId="71EF19CC" w14:textId="47E6E9F4" w:rsidR="00C32CD3" w:rsidRPr="00834B52" w:rsidRDefault="00C32CD3" w:rsidP="00834B52">
      <w:pPr>
        <w:pStyle w:val="SOP2Text"/>
        <w:numPr>
          <w:ilvl w:val="0"/>
          <w:numId w:val="9"/>
        </w:numPr>
      </w:pPr>
      <w:r w:rsidRPr="00834B52">
        <w:t xml:space="preserve">Continue – This will </w:t>
      </w:r>
      <w:r w:rsidR="00670A6B" w:rsidRPr="00834B52">
        <w:t>open a Web browser popup, pr</w:t>
      </w:r>
      <w:r w:rsidR="00D34CB7" w:rsidRPr="00834B52">
        <w:t>ompting</w:t>
      </w:r>
      <w:r w:rsidR="00670A6B" w:rsidRPr="00834B52">
        <w:t xml:space="preserve"> the user to enter the User ID and Password</w:t>
      </w:r>
      <w:r w:rsidR="00D34CB7" w:rsidRPr="00834B52">
        <w:t xml:space="preserve">. For this popup interface, see </w:t>
      </w:r>
      <w:proofErr w:type="spellStart"/>
      <w:r w:rsidR="00353849" w:rsidRPr="00834B52">
        <w:rPr>
          <w:i/>
          <w:iCs/>
          <w:color w:val="4472C4" w:themeColor="accent1"/>
        </w:rPr>
        <w:t>EAM.BASE.REQ.SystemLogin</w:t>
      </w:r>
      <w:proofErr w:type="spellEnd"/>
    </w:p>
    <w:p w14:paraId="14053333" w14:textId="79087D1F" w:rsidR="00353849" w:rsidRPr="00834B52" w:rsidRDefault="00841E25" w:rsidP="00841E25">
      <w:pPr>
        <w:pStyle w:val="SOP2Text"/>
        <w:ind w:left="1584"/>
      </w:pPr>
      <w:r w:rsidRPr="00834B52">
        <w:t xml:space="preserve">If the above login credentials entered inside the popup are correct, the user will be logged into the app </w:t>
      </w:r>
    </w:p>
    <w:p w14:paraId="2E4E70DB" w14:textId="2DB043ED" w:rsidR="006809FA" w:rsidRPr="00834B52" w:rsidRDefault="006809FA" w:rsidP="009D124F">
      <w:pPr>
        <w:pStyle w:val="SOP2Heading"/>
      </w:pPr>
      <w:r w:rsidRPr="00834B52">
        <w:t xml:space="preserve">User turns on ‘Internal </w:t>
      </w:r>
      <w:r w:rsidR="00970E2C" w:rsidRPr="00834B52">
        <w:t>Authentication’ checkbox</w:t>
      </w:r>
    </w:p>
    <w:p w14:paraId="124C5C13" w14:textId="77777777" w:rsidR="006809FA" w:rsidRPr="00834B52" w:rsidRDefault="006809FA" w:rsidP="006809FA">
      <w:pPr>
        <w:pStyle w:val="SOP2Text"/>
      </w:pPr>
    </w:p>
    <w:p w14:paraId="16750891" w14:textId="1A5A4869" w:rsidR="006809FA" w:rsidRPr="00834B52" w:rsidRDefault="006809FA" w:rsidP="006809FA">
      <w:pPr>
        <w:pStyle w:val="SOP2Text"/>
      </w:pPr>
      <w:r w:rsidRPr="00834B52">
        <w:t xml:space="preserve">System will uncheck the </w:t>
      </w:r>
      <w:r w:rsidR="00970E2C" w:rsidRPr="00834B52">
        <w:t>‘Enable Single Sign On</w:t>
      </w:r>
      <w:r w:rsidRPr="00834B52">
        <w:t>’ checkbox if previously checked and available</w:t>
      </w:r>
      <w:r w:rsidR="00970E2C" w:rsidRPr="00834B52">
        <w:t xml:space="preserve">. This checkbox will NOT affect the </w:t>
      </w:r>
      <w:r w:rsidR="00680C82" w:rsidRPr="00834B52">
        <w:t>‘</w:t>
      </w:r>
      <w:r w:rsidR="00970E2C" w:rsidRPr="00834B52">
        <w:t>Enable Biometrics Login</w:t>
      </w:r>
      <w:r w:rsidR="00680C82" w:rsidRPr="00834B52">
        <w:t>’</w:t>
      </w:r>
      <w:r w:rsidR="00970E2C" w:rsidRPr="00834B52">
        <w:t xml:space="preserve"> checkbox. </w:t>
      </w:r>
      <w:r w:rsidR="00680C82" w:rsidRPr="00834B52">
        <w:t>The user can continue to use the biometrics login with this checkbox checked.</w:t>
      </w:r>
    </w:p>
    <w:p w14:paraId="584C73DD" w14:textId="77777777" w:rsidR="00680C82" w:rsidRPr="00834B52" w:rsidRDefault="00680C82" w:rsidP="006809FA">
      <w:pPr>
        <w:pStyle w:val="SOP2Text"/>
      </w:pPr>
    </w:p>
    <w:p w14:paraId="100A426C" w14:textId="1E408021" w:rsidR="00680C82" w:rsidRPr="00834B52" w:rsidRDefault="00680C82" w:rsidP="00680C82">
      <w:pPr>
        <w:pStyle w:val="SOP2Text"/>
      </w:pPr>
      <w:r w:rsidRPr="00834B52">
        <w:t xml:space="preserve">The purpose of this checkbox is to provide a mechanism similar to base EAM, wherein - even if the build is configured </w:t>
      </w:r>
      <w:r w:rsidR="0016602D" w:rsidRPr="00834B52">
        <w:t>to support SSO using the SSO configuration screen</w:t>
      </w:r>
      <w:r w:rsidRPr="00834B52">
        <w:t xml:space="preserve">, it provides an alternate authentication mode which allows for authentication to be handled by EAM (in base EAM this is done by passing the authentication mode parameter in the URL of the login screen </w:t>
      </w:r>
      <w:r w:rsidR="0016602D" w:rsidRPr="00834B52">
        <w:t>–</w:t>
      </w:r>
      <w:r w:rsidRPr="00834B52">
        <w:t xml:space="preserve"> </w:t>
      </w:r>
      <w:r w:rsidR="0016602D" w:rsidRPr="00834B52">
        <w:t xml:space="preserve">see alternate flow </w:t>
      </w:r>
      <w:r w:rsidR="0016602D" w:rsidRPr="00834B52">
        <w:rPr>
          <w:color w:val="4472C4" w:themeColor="accent1"/>
        </w:rPr>
        <w:t>Authentication Mode as a Parameter</w:t>
      </w:r>
      <w:r w:rsidR="0016602D" w:rsidRPr="00834B52">
        <w:t xml:space="preserve"> in</w:t>
      </w:r>
      <w:r w:rsidRPr="00834B52">
        <w:t xml:space="preserve"> </w:t>
      </w:r>
      <w:proofErr w:type="spellStart"/>
      <w:r w:rsidR="0016602D" w:rsidRPr="00834B52">
        <w:rPr>
          <w:i/>
          <w:iCs/>
          <w:color w:val="4472C4" w:themeColor="accent1"/>
        </w:rPr>
        <w:t>EAM.BASE.REQ.SystemLogin</w:t>
      </w:r>
      <w:proofErr w:type="spellEnd"/>
      <w:r w:rsidR="009E2764" w:rsidRPr="00834B52">
        <w:rPr>
          <w:i/>
          <w:iCs/>
          <w:color w:val="4472C4" w:themeColor="accent1"/>
        </w:rPr>
        <w:t xml:space="preserve"> </w:t>
      </w:r>
      <w:r w:rsidR="009E2764" w:rsidRPr="00834B52">
        <w:t>for more information</w:t>
      </w:r>
      <w:r w:rsidR="008C2032" w:rsidRPr="00834B52">
        <w:t>)</w:t>
      </w:r>
    </w:p>
    <w:p w14:paraId="1DD2FC0D" w14:textId="68204B0A" w:rsidR="00680C82" w:rsidRPr="00834B52" w:rsidRDefault="00680C82" w:rsidP="00834B52">
      <w:pPr>
        <w:pStyle w:val="SOP2Text"/>
        <w:ind w:left="0"/>
      </w:pPr>
    </w:p>
    <w:p w14:paraId="5AB372C5" w14:textId="6BC5C993" w:rsidR="00680C82" w:rsidRPr="00834B52" w:rsidRDefault="00680C82" w:rsidP="00680C82">
      <w:pPr>
        <w:pStyle w:val="SOP2Text"/>
      </w:pPr>
      <w:r w:rsidRPr="00834B52">
        <w:t xml:space="preserve">This checkbox is the DUX equivalent of passing this parameter. </w:t>
      </w:r>
    </w:p>
    <w:p w14:paraId="3146DC37" w14:textId="77777777" w:rsidR="00680C82" w:rsidRPr="00834B52" w:rsidRDefault="00680C82" w:rsidP="00680C82">
      <w:pPr>
        <w:pStyle w:val="SOP2Text"/>
      </w:pPr>
    </w:p>
    <w:p w14:paraId="51483786" w14:textId="62D338D8" w:rsidR="00680C82" w:rsidRPr="00834B52" w:rsidRDefault="00680C82" w:rsidP="00680C82">
      <w:pPr>
        <w:pStyle w:val="SOP2Text"/>
      </w:pPr>
      <w:r w:rsidRPr="00834B52">
        <w:rPr>
          <w:b/>
          <w:bCs/>
        </w:rPr>
        <w:t>Note:</w:t>
      </w:r>
      <w:r w:rsidRPr="00834B52">
        <w:t xml:space="preserve"> The passwords will no longer be managed by their SSO provider but will be at the user level</w:t>
      </w:r>
    </w:p>
    <w:p w14:paraId="23F51E2F" w14:textId="77777777" w:rsidR="006809FA" w:rsidRPr="00834B52" w:rsidRDefault="006809FA" w:rsidP="009D124F">
      <w:pPr>
        <w:pStyle w:val="SOP2Heading"/>
        <w:numPr>
          <w:ilvl w:val="0"/>
          <w:numId w:val="0"/>
        </w:numPr>
        <w:ind w:left="432"/>
      </w:pPr>
    </w:p>
    <w:p w14:paraId="2ABBA93B" w14:textId="5C7C3474" w:rsidR="0063407E" w:rsidRPr="00834B52" w:rsidRDefault="0063407E" w:rsidP="009D124F">
      <w:pPr>
        <w:pStyle w:val="SOP2Heading"/>
      </w:pPr>
      <w:r w:rsidRPr="00834B52">
        <w:t xml:space="preserve">User touches Clear </w:t>
      </w:r>
    </w:p>
    <w:p w14:paraId="0C96F302" w14:textId="739CADB8" w:rsidR="002C001B" w:rsidRPr="00834B52" w:rsidRDefault="002C001B" w:rsidP="002C001B">
      <w:pPr>
        <w:pStyle w:val="SOP2Text"/>
      </w:pPr>
      <w:r w:rsidRPr="00834B52">
        <w:t>If value</w:t>
      </w:r>
      <w:r w:rsidR="004B3A63" w:rsidRPr="00834B52">
        <w:t>s</w:t>
      </w:r>
      <w:r w:rsidRPr="00834B52">
        <w:t xml:space="preserve"> </w:t>
      </w:r>
      <w:proofErr w:type="gramStart"/>
      <w:r w:rsidRPr="00834B52">
        <w:t>exists</w:t>
      </w:r>
      <w:proofErr w:type="gramEnd"/>
      <w:r w:rsidRPr="00834B52">
        <w:t xml:space="preserve"> for Tenant and/or Endpoint, </w:t>
      </w:r>
      <w:r w:rsidR="00F7557C" w:rsidRPr="00834B52">
        <w:t xml:space="preserve">the app will show this warning message: </w:t>
      </w:r>
    </w:p>
    <w:p w14:paraId="6DDDACB2" w14:textId="6C372544" w:rsidR="00F7557C" w:rsidRPr="00834B52" w:rsidRDefault="00F7557C" w:rsidP="002C001B">
      <w:pPr>
        <w:pStyle w:val="SOP2Text"/>
      </w:pPr>
    </w:p>
    <w:p w14:paraId="1A9DA49B" w14:textId="1561C8CC" w:rsidR="00F7557C" w:rsidRPr="00834B52" w:rsidRDefault="00057238" w:rsidP="002C001B">
      <w:pPr>
        <w:pStyle w:val="SOP2Text"/>
      </w:pPr>
      <w:r w:rsidRPr="00834B52">
        <w:rPr>
          <w:b/>
          <w:bCs/>
        </w:rPr>
        <w:t>Clear Settings</w:t>
      </w:r>
      <w:r w:rsidRPr="00834B52">
        <w:t xml:space="preserve">: </w:t>
      </w:r>
      <w:r w:rsidR="00F7557C" w:rsidRPr="00834B52">
        <w:t>“This will clear the Tenant and Endpoint information. Continue?”</w:t>
      </w:r>
    </w:p>
    <w:p w14:paraId="2082DF14" w14:textId="77777777" w:rsidR="0096304A" w:rsidRPr="00834B52" w:rsidRDefault="0096304A" w:rsidP="002C001B">
      <w:pPr>
        <w:pStyle w:val="SOP2Text"/>
      </w:pPr>
    </w:p>
    <w:p w14:paraId="10D5105F" w14:textId="12252706" w:rsidR="00A260EB" w:rsidRPr="00834B52" w:rsidRDefault="00A260EB" w:rsidP="002C001B">
      <w:pPr>
        <w:pStyle w:val="SOP2Text"/>
      </w:pPr>
      <w:r w:rsidRPr="00834B52">
        <w:t xml:space="preserve">Yes: </w:t>
      </w:r>
      <w:r w:rsidR="00E4254C" w:rsidRPr="00834B52">
        <w:t>Clear the Tenant and Endpoint information and close this message box</w:t>
      </w:r>
    </w:p>
    <w:p w14:paraId="129793A0" w14:textId="77777777" w:rsidR="00E4254C" w:rsidRPr="00834B52" w:rsidRDefault="00E4254C" w:rsidP="00E4254C">
      <w:pPr>
        <w:pStyle w:val="SOP2Text"/>
      </w:pPr>
      <w:r w:rsidRPr="00834B52">
        <w:t>No: Do NOT Clear the Tenant and Endpoint information and close this message box</w:t>
      </w:r>
    </w:p>
    <w:p w14:paraId="3656D6DD" w14:textId="5C072CCD" w:rsidR="00E4254C" w:rsidRPr="00834B52" w:rsidRDefault="00E4254C" w:rsidP="002C001B">
      <w:pPr>
        <w:pStyle w:val="SOP2Text"/>
      </w:pPr>
    </w:p>
    <w:p w14:paraId="2A146EAB" w14:textId="1DA855C2" w:rsidR="00F7557C" w:rsidRPr="00834B52" w:rsidRDefault="00B73E88" w:rsidP="00FE74B8">
      <w:pPr>
        <w:pStyle w:val="SOP2Text"/>
      </w:pPr>
      <w:r w:rsidRPr="00834B52">
        <w:t xml:space="preserve">The above </w:t>
      </w:r>
      <w:r w:rsidR="0067514B" w:rsidRPr="00834B52">
        <w:t xml:space="preserve">warning message will not be </w:t>
      </w:r>
      <w:r w:rsidR="00593E3A" w:rsidRPr="00834B52">
        <w:t>displayed if</w:t>
      </w:r>
      <w:r w:rsidR="0067514B" w:rsidRPr="00834B52">
        <w:t xml:space="preserve"> both the Tenant and Endpoint have NULL values</w:t>
      </w:r>
      <w:r w:rsidR="00AB4CBE" w:rsidRPr="00834B52">
        <w:t>.</w:t>
      </w:r>
    </w:p>
    <w:p w14:paraId="797D0A15" w14:textId="4E5FF849" w:rsidR="005752C5" w:rsidRPr="00834B52" w:rsidRDefault="005752C5" w:rsidP="005752C5">
      <w:pPr>
        <w:pStyle w:val="SOP2Text"/>
      </w:pPr>
    </w:p>
    <w:p w14:paraId="12A09F07" w14:textId="47200EC7" w:rsidR="00296C9A" w:rsidRPr="00834B52" w:rsidRDefault="00296C9A" w:rsidP="009D124F">
      <w:pPr>
        <w:pStyle w:val="SOP2Heading"/>
      </w:pPr>
      <w:r w:rsidRPr="00834B52">
        <w:t xml:space="preserve">User touches ‘Clear Temporary Files’ </w:t>
      </w:r>
    </w:p>
    <w:p w14:paraId="2876321B" w14:textId="00B2116E" w:rsidR="00296C9A" w:rsidRPr="00834B52" w:rsidRDefault="00296C9A" w:rsidP="00DD6733">
      <w:pPr>
        <w:pStyle w:val="SOP2Text"/>
      </w:pPr>
      <w:r w:rsidRPr="00834B52">
        <w:t xml:space="preserve">Touching this button will clear the app’s temporary files – A green checkbox success icon will be shown after this button is touched </w:t>
      </w:r>
    </w:p>
    <w:p w14:paraId="7C5800FD" w14:textId="1B0E6760" w:rsidR="0063407E" w:rsidRPr="00834B52" w:rsidRDefault="0063407E" w:rsidP="009D124F">
      <w:pPr>
        <w:pStyle w:val="SOP2Heading"/>
      </w:pPr>
      <w:r w:rsidRPr="00834B52">
        <w:t xml:space="preserve">User touches ‘About’ </w:t>
      </w:r>
    </w:p>
    <w:p w14:paraId="3DED01CD" w14:textId="08EFC7A4" w:rsidR="005D78AB" w:rsidRPr="00834B52" w:rsidRDefault="0090784B" w:rsidP="005D78AB">
      <w:pPr>
        <w:pStyle w:val="SOP2Text"/>
      </w:pPr>
      <w:r w:rsidRPr="00834B52">
        <w:t>This will open the ‘About’ page</w:t>
      </w:r>
      <w:r w:rsidR="0023245B" w:rsidRPr="00834B52">
        <w:t xml:space="preserve">. See </w:t>
      </w:r>
      <w:proofErr w:type="spellStart"/>
      <w:r w:rsidR="0023245B" w:rsidRPr="00834B52">
        <w:rPr>
          <w:i/>
          <w:iCs/>
          <w:color w:val="4472C4" w:themeColor="accent1"/>
        </w:rPr>
        <w:t>EAM.DUX.REQ.StandardModel</w:t>
      </w:r>
      <w:proofErr w:type="spellEnd"/>
      <w:r w:rsidR="0023245B" w:rsidRPr="00834B52">
        <w:rPr>
          <w:color w:val="4472C4" w:themeColor="accent1"/>
        </w:rPr>
        <w:t xml:space="preserve"> </w:t>
      </w:r>
      <w:r w:rsidR="0023245B" w:rsidRPr="00834B52">
        <w:t xml:space="preserve">for </w:t>
      </w:r>
      <w:r w:rsidR="005D4BCD" w:rsidRPr="00834B52">
        <w:t>‘About’</w:t>
      </w:r>
    </w:p>
    <w:p w14:paraId="7FF0EE62" w14:textId="6B43DCD8" w:rsidR="00905C0E" w:rsidRPr="00834B52" w:rsidRDefault="00905C0E" w:rsidP="009D124F">
      <w:pPr>
        <w:pStyle w:val="SOP2Heading"/>
      </w:pPr>
      <w:r w:rsidRPr="00834B52">
        <w:t xml:space="preserve">This is not the first </w:t>
      </w:r>
      <w:proofErr w:type="gramStart"/>
      <w:r w:rsidRPr="00834B52">
        <w:t>time,</w:t>
      </w:r>
      <w:proofErr w:type="gramEnd"/>
      <w:r w:rsidRPr="00834B52">
        <w:t xml:space="preserve"> the user is opening the app</w:t>
      </w:r>
    </w:p>
    <w:p w14:paraId="58F63025" w14:textId="10547C21" w:rsidR="00905C0E" w:rsidRPr="00834B52" w:rsidRDefault="00CF1440" w:rsidP="009D124F">
      <w:pPr>
        <w:pStyle w:val="SOP1Numbered"/>
        <w:numPr>
          <w:ilvl w:val="0"/>
          <w:numId w:val="0"/>
        </w:numPr>
        <w:ind w:left="864"/>
      </w:pPr>
      <w:r w:rsidRPr="00834B52">
        <w:t xml:space="preserve">The </w:t>
      </w:r>
      <w:r w:rsidR="000F568B" w:rsidRPr="00834B52">
        <w:t>U</w:t>
      </w:r>
      <w:r w:rsidRPr="00834B52">
        <w:t>ser ID</w:t>
      </w:r>
      <w:r w:rsidR="000F568B" w:rsidRPr="00834B52">
        <w:t xml:space="preserve"> and login credentials like Tenant and End</w:t>
      </w:r>
      <w:r w:rsidR="00A17342" w:rsidRPr="00834B52">
        <w:t>p</w:t>
      </w:r>
      <w:r w:rsidR="000F568B" w:rsidRPr="00834B52">
        <w:t>oint</w:t>
      </w:r>
      <w:r w:rsidRPr="00834B52">
        <w:t xml:space="preserve"> will be populated, and the user just needs to enter the password to login</w:t>
      </w:r>
      <w:r w:rsidR="000F568B" w:rsidRPr="00834B52">
        <w:t>.</w:t>
      </w:r>
    </w:p>
    <w:p w14:paraId="77A1CFBC" w14:textId="72DC0550" w:rsidR="00905C0E" w:rsidRPr="00834B52" w:rsidRDefault="00905C0E" w:rsidP="009D124F">
      <w:pPr>
        <w:pStyle w:val="SOP2Heading"/>
      </w:pPr>
      <w:r w:rsidRPr="00834B52">
        <w:t>QR code is not valid</w:t>
      </w:r>
    </w:p>
    <w:p w14:paraId="7DC4C39F" w14:textId="2B7AB97C" w:rsidR="00B068B9" w:rsidRPr="00834B52" w:rsidRDefault="00B068B9" w:rsidP="00B068B9">
      <w:pPr>
        <w:pStyle w:val="SOP2Text"/>
      </w:pPr>
      <w:r w:rsidRPr="00834B52">
        <w:t xml:space="preserve">The system will display an error: </w:t>
      </w:r>
    </w:p>
    <w:p w14:paraId="1E2A931B" w14:textId="625A2A1B" w:rsidR="00B068B9" w:rsidRPr="00834B52" w:rsidRDefault="00B068B9" w:rsidP="00B068B9">
      <w:pPr>
        <w:pStyle w:val="SOP2Text"/>
      </w:pPr>
    </w:p>
    <w:p w14:paraId="380E2999" w14:textId="16B01832" w:rsidR="00B068B9" w:rsidRPr="00834B52" w:rsidRDefault="00B068B9" w:rsidP="00670E50">
      <w:pPr>
        <w:pStyle w:val="SOP2Text"/>
      </w:pPr>
      <w:r w:rsidRPr="00834B52">
        <w:rPr>
          <w:b/>
          <w:bCs/>
        </w:rPr>
        <w:t>Error</w:t>
      </w:r>
      <w:r w:rsidRPr="00834B52">
        <w:t xml:space="preserve">: </w:t>
      </w:r>
      <w:r w:rsidR="00FE655C" w:rsidRPr="00834B52">
        <w:t xml:space="preserve">The QR code scanned is not valid. </w:t>
      </w:r>
      <w:r w:rsidR="00935DC9" w:rsidRPr="00834B52">
        <w:t>T</w:t>
      </w:r>
      <w:r w:rsidR="00FE655C" w:rsidRPr="00834B52">
        <w:t xml:space="preserve">ry again or </w:t>
      </w:r>
      <w:r w:rsidR="00935DC9" w:rsidRPr="00834B52">
        <w:t>m</w:t>
      </w:r>
      <w:r w:rsidR="00FE655C" w:rsidRPr="00834B52">
        <w:t xml:space="preserve">anually </w:t>
      </w:r>
      <w:r w:rsidR="00935DC9" w:rsidRPr="00834B52">
        <w:t>c</w:t>
      </w:r>
      <w:r w:rsidR="00FE655C" w:rsidRPr="00834B52">
        <w:t xml:space="preserve">onfigure. </w:t>
      </w:r>
    </w:p>
    <w:p w14:paraId="5F2FF511" w14:textId="1A495333" w:rsidR="001D65B6" w:rsidRPr="00834B52" w:rsidRDefault="001D65B6" w:rsidP="009D124F">
      <w:pPr>
        <w:pStyle w:val="SOP2Heading"/>
      </w:pPr>
      <w:r w:rsidRPr="00834B52">
        <w:t>Login credentials are not valid</w:t>
      </w:r>
    </w:p>
    <w:p w14:paraId="0A097ABC" w14:textId="28B64269" w:rsidR="00204823" w:rsidRPr="00834B52" w:rsidRDefault="00204823" w:rsidP="00204823">
      <w:pPr>
        <w:pStyle w:val="SOP2Text"/>
      </w:pPr>
    </w:p>
    <w:p w14:paraId="731E6DE3" w14:textId="2CDCD697" w:rsidR="00204823" w:rsidRPr="00834B52" w:rsidRDefault="00204823" w:rsidP="00A210C4">
      <w:pPr>
        <w:pStyle w:val="SOP2Text"/>
        <w:rPr>
          <w:bCs/>
        </w:rPr>
      </w:pPr>
      <w:r w:rsidRPr="00834B52">
        <w:rPr>
          <w:b/>
          <w:bCs/>
        </w:rPr>
        <w:lastRenderedPageBreak/>
        <w:t xml:space="preserve">If the </w:t>
      </w:r>
      <w:r w:rsidR="00201323" w:rsidRPr="00834B52">
        <w:rPr>
          <w:b/>
          <w:bCs/>
        </w:rPr>
        <w:t>‘Enable Single Sign On’ checkbox is turned</w:t>
      </w:r>
      <w:r w:rsidRPr="00834B52">
        <w:rPr>
          <w:b/>
          <w:bCs/>
        </w:rPr>
        <w:t xml:space="preserve"> OFF: </w:t>
      </w:r>
    </w:p>
    <w:p w14:paraId="2352032A" w14:textId="6C30927C" w:rsidR="001D65B6" w:rsidRPr="00834B52" w:rsidRDefault="001D65B6" w:rsidP="001D65B6">
      <w:pPr>
        <w:pStyle w:val="SOP2Text"/>
      </w:pPr>
      <w:r w:rsidRPr="00834B52">
        <w:t xml:space="preserve">System will display the error: </w:t>
      </w:r>
    </w:p>
    <w:p w14:paraId="1E70894C" w14:textId="5E4FF1F6" w:rsidR="001D65B6" w:rsidRPr="00834B52" w:rsidRDefault="001D65B6" w:rsidP="001D65B6">
      <w:pPr>
        <w:pStyle w:val="SOP2Text"/>
      </w:pPr>
    </w:p>
    <w:p w14:paraId="3C0263E7" w14:textId="541DC400" w:rsidR="001D65B6" w:rsidRPr="00834B52" w:rsidRDefault="001D65B6" w:rsidP="001D65B6">
      <w:pPr>
        <w:pStyle w:val="SOP2Text"/>
      </w:pPr>
      <w:r w:rsidRPr="00834B52">
        <w:rPr>
          <w:b/>
          <w:bCs/>
        </w:rPr>
        <w:t>Error</w:t>
      </w:r>
      <w:r w:rsidRPr="00834B52">
        <w:t xml:space="preserve">: </w:t>
      </w:r>
      <w:r w:rsidR="00453F49" w:rsidRPr="00834B52">
        <w:t>“</w:t>
      </w:r>
      <w:r w:rsidRPr="00834B52">
        <w:t>Unable to login</w:t>
      </w:r>
      <w:r w:rsidR="000A553B" w:rsidRPr="00834B52">
        <w:t xml:space="preserve"> user &lt;User ID&gt;. Please make certain all credentials are entered </w:t>
      </w:r>
      <w:proofErr w:type="gramStart"/>
      <w:r w:rsidR="000A553B" w:rsidRPr="00834B52">
        <w:t>correctly</w:t>
      </w:r>
      <w:proofErr w:type="gramEnd"/>
      <w:r w:rsidR="000A553B" w:rsidRPr="00834B52">
        <w:t xml:space="preserve"> and the user is not locked.</w:t>
      </w:r>
      <w:r w:rsidR="00453F49" w:rsidRPr="00834B52">
        <w:t>”</w:t>
      </w:r>
    </w:p>
    <w:p w14:paraId="42BB5792" w14:textId="281B45FF" w:rsidR="00EC2977" w:rsidRPr="00834B52" w:rsidRDefault="00EC2977" w:rsidP="001D65B6">
      <w:pPr>
        <w:pStyle w:val="SOP2Text"/>
      </w:pPr>
    </w:p>
    <w:p w14:paraId="4E1DC37E" w14:textId="4B813BE2" w:rsidR="00204823" w:rsidRPr="00834B52" w:rsidRDefault="00EC2977" w:rsidP="001D65B6">
      <w:pPr>
        <w:pStyle w:val="SOP2Text"/>
      </w:pPr>
      <w:r w:rsidRPr="00834B52">
        <w:rPr>
          <w:b/>
          <w:bCs/>
        </w:rPr>
        <w:t xml:space="preserve">If the </w:t>
      </w:r>
      <w:r w:rsidR="008723AF" w:rsidRPr="00834B52">
        <w:rPr>
          <w:b/>
          <w:bCs/>
        </w:rPr>
        <w:t xml:space="preserve">Enable Single Sign On’ checkbox is </w:t>
      </w:r>
      <w:r w:rsidRPr="00834B52">
        <w:rPr>
          <w:b/>
          <w:bCs/>
        </w:rPr>
        <w:t>turned ON</w:t>
      </w:r>
      <w:r w:rsidR="00204823" w:rsidRPr="00834B52">
        <w:t>:</w:t>
      </w:r>
    </w:p>
    <w:p w14:paraId="3D7D5092" w14:textId="77777777" w:rsidR="00FA60B6" w:rsidRPr="00834B52" w:rsidRDefault="00FA60B6" w:rsidP="00FA60B6">
      <w:pPr>
        <w:pStyle w:val="SOP2Text"/>
      </w:pPr>
      <w:r w:rsidRPr="00834B52">
        <w:t xml:space="preserve">System will display the error: </w:t>
      </w:r>
    </w:p>
    <w:p w14:paraId="7B1D3CE9" w14:textId="2BB6A6D0" w:rsidR="00EC2977" w:rsidRPr="00834B52" w:rsidRDefault="00EC2977" w:rsidP="001D65B6">
      <w:pPr>
        <w:pStyle w:val="SOP2Text"/>
      </w:pPr>
    </w:p>
    <w:p w14:paraId="192A5042" w14:textId="56C9DCB3" w:rsidR="00EC2977" w:rsidRPr="00834B52" w:rsidRDefault="00EC2977" w:rsidP="001D65B6">
      <w:pPr>
        <w:pStyle w:val="SOP2Text"/>
      </w:pPr>
      <w:r w:rsidRPr="00834B52">
        <w:rPr>
          <w:b/>
          <w:bCs/>
        </w:rPr>
        <w:t>Error</w:t>
      </w:r>
      <w:r w:rsidRPr="00834B52">
        <w:t xml:space="preserve">: </w:t>
      </w:r>
      <w:r w:rsidR="00453F49" w:rsidRPr="00834B52">
        <w:t>“</w:t>
      </w:r>
      <w:r w:rsidRPr="00834B52">
        <w:t xml:space="preserve">We did </w:t>
      </w:r>
      <w:r w:rsidR="00453F49" w:rsidRPr="00834B52">
        <w:t xml:space="preserve">not recognize the </w:t>
      </w:r>
      <w:proofErr w:type="gramStart"/>
      <w:r w:rsidR="00453F49" w:rsidRPr="00834B52">
        <w:t>user name</w:t>
      </w:r>
      <w:proofErr w:type="gramEnd"/>
      <w:r w:rsidR="00453F49" w:rsidRPr="00834B52">
        <w:t xml:space="preserve"> or password that you entered. Please try again</w:t>
      </w:r>
      <w:r w:rsidR="00F66C5C" w:rsidRPr="00834B52">
        <w:t>.</w:t>
      </w:r>
      <w:r w:rsidR="00453F49" w:rsidRPr="00834B52">
        <w:t>”</w:t>
      </w:r>
    </w:p>
    <w:p w14:paraId="38C4AEAB" w14:textId="6C6DABFD" w:rsidR="004415EF" w:rsidRPr="00834B52" w:rsidRDefault="004415EF" w:rsidP="001D65B6">
      <w:pPr>
        <w:pStyle w:val="SOP2Text"/>
      </w:pPr>
    </w:p>
    <w:p w14:paraId="466F687F" w14:textId="12194756" w:rsidR="00BC146A" w:rsidRPr="00834B52" w:rsidRDefault="00F66C5C" w:rsidP="004415EF">
      <w:pPr>
        <w:pStyle w:val="SOP2Text"/>
      </w:pPr>
      <w:r w:rsidRPr="00834B52">
        <w:t xml:space="preserve">The above error message will be displayed in the device’s language. </w:t>
      </w:r>
    </w:p>
    <w:p w14:paraId="781DA94C" w14:textId="5F69EFF7" w:rsidR="001D65B6" w:rsidRPr="00834B52" w:rsidRDefault="004415EF" w:rsidP="00905C0E">
      <w:pPr>
        <w:pStyle w:val="SOP2Text"/>
      </w:pPr>
      <w:r w:rsidRPr="00834B52">
        <w:br/>
      </w:r>
    </w:p>
    <w:p w14:paraId="3447BACE" w14:textId="142AC4F3" w:rsidR="00905C0E" w:rsidRPr="00834B52" w:rsidRDefault="00905C0E" w:rsidP="009D124F">
      <w:pPr>
        <w:pStyle w:val="SOP2Heading"/>
      </w:pPr>
      <w:r w:rsidRPr="00834B52">
        <w:t xml:space="preserve">Untrusted Certificates </w:t>
      </w:r>
      <w:proofErr w:type="gramStart"/>
      <w:r w:rsidRPr="00834B52">
        <w:t>exists</w:t>
      </w:r>
      <w:proofErr w:type="gramEnd"/>
      <w:r w:rsidRPr="00834B52">
        <w:t xml:space="preserve"> on the serve</w:t>
      </w:r>
      <w:r w:rsidR="00A17342" w:rsidRPr="00834B52">
        <w:t>r</w:t>
      </w:r>
    </w:p>
    <w:p w14:paraId="3ED63C84" w14:textId="2E837E94" w:rsidR="00905C0E" w:rsidRPr="00834B52" w:rsidRDefault="009F7C58" w:rsidP="00905C0E">
      <w:pPr>
        <w:pStyle w:val="SOP2Text"/>
      </w:pPr>
      <w:r w:rsidRPr="00834B52">
        <w:t>When</w:t>
      </w:r>
      <w:r w:rsidR="00905C0E" w:rsidRPr="00834B52">
        <w:t xml:space="preserve"> untrusted certificates exist</w:t>
      </w:r>
      <w:r w:rsidRPr="00834B52">
        <w:t xml:space="preserve"> on the device</w:t>
      </w:r>
      <w:r w:rsidR="00905C0E" w:rsidRPr="00834B52">
        <w:t xml:space="preserve">, the app will recognize this and display a warning message </w:t>
      </w:r>
      <w:r w:rsidR="00413BB0" w:rsidRPr="00834B52">
        <w:t>when opening the application</w:t>
      </w:r>
      <w:r w:rsidR="00905C0E" w:rsidRPr="00834B52">
        <w:t>:</w:t>
      </w:r>
    </w:p>
    <w:p w14:paraId="3BDC58F6" w14:textId="77777777" w:rsidR="00905C0E" w:rsidRPr="00834B52" w:rsidRDefault="00905C0E" w:rsidP="00905C0E">
      <w:pPr>
        <w:pStyle w:val="SOP2Text"/>
      </w:pPr>
    </w:p>
    <w:p w14:paraId="7760E28E" w14:textId="09ADC25D" w:rsidR="00893E97" w:rsidRPr="00834B52" w:rsidRDefault="00CA1EDC" w:rsidP="00905C0E">
      <w:pPr>
        <w:pStyle w:val="SOP2Text"/>
      </w:pPr>
      <w:r w:rsidRPr="00834B52">
        <w:rPr>
          <w:b/>
          <w:bCs/>
        </w:rPr>
        <w:t>Untrusted Enterprise Developer</w:t>
      </w:r>
      <w:r w:rsidRPr="00834B52">
        <w:t xml:space="preserve">: “Infor Global Solutions, Inc,” </w:t>
      </w:r>
      <w:r w:rsidR="000B2EE2" w:rsidRPr="00834B52">
        <w:t xml:space="preserve">has not been trusted on this iPad. Until this developer has been trusted, their enterprise apps will not be available to use” </w:t>
      </w:r>
    </w:p>
    <w:p w14:paraId="1E50C72C" w14:textId="1BF59317" w:rsidR="00267BD8" w:rsidRPr="00834B52" w:rsidRDefault="00267BD8" w:rsidP="00905C0E">
      <w:pPr>
        <w:pStyle w:val="SOP2Text"/>
      </w:pPr>
    </w:p>
    <w:p w14:paraId="690982AF" w14:textId="73BD6599" w:rsidR="00893E97" w:rsidRPr="00834B52" w:rsidRDefault="00267BD8" w:rsidP="00905C0E">
      <w:pPr>
        <w:pStyle w:val="SOP2Text"/>
      </w:pPr>
      <w:r w:rsidRPr="00834B52">
        <w:t>This can be fixed by ‘Trusting’ the certificate on the device.</w:t>
      </w:r>
    </w:p>
    <w:p w14:paraId="62095C64" w14:textId="77777777" w:rsidR="00905C0E" w:rsidRPr="00834B52" w:rsidRDefault="00905C0E" w:rsidP="009D124F">
      <w:pPr>
        <w:pStyle w:val="SOP2Heading"/>
      </w:pPr>
      <w:r w:rsidRPr="00834B52">
        <w:t>Invalid Setup information</w:t>
      </w:r>
    </w:p>
    <w:p w14:paraId="2F0491A6" w14:textId="5C961527" w:rsidR="006F3179" w:rsidRPr="00834B52" w:rsidRDefault="006F3179" w:rsidP="00905C0E">
      <w:pPr>
        <w:pStyle w:val="SOP2Text"/>
      </w:pPr>
      <w:r w:rsidRPr="00834B52">
        <w:t xml:space="preserve">If any of the settings information is invalid, </w:t>
      </w:r>
      <w:r w:rsidR="00B67172" w:rsidRPr="00834B52">
        <w:t xml:space="preserve">either of the </w:t>
      </w:r>
      <w:r w:rsidRPr="00834B52">
        <w:t>following message</w:t>
      </w:r>
      <w:r w:rsidR="00B67172" w:rsidRPr="00834B52">
        <w:t>s</w:t>
      </w:r>
      <w:r w:rsidRPr="00834B52">
        <w:t xml:space="preserve"> will be displayed </w:t>
      </w:r>
      <w:r w:rsidR="001642ED" w:rsidRPr="00834B52">
        <w:t>when the user tries to Sign In</w:t>
      </w:r>
    </w:p>
    <w:p w14:paraId="12142750" w14:textId="77777777" w:rsidR="006F3179" w:rsidRPr="00834B52" w:rsidRDefault="006F3179" w:rsidP="00905C0E">
      <w:pPr>
        <w:pStyle w:val="SOP2Text"/>
      </w:pPr>
    </w:p>
    <w:p w14:paraId="3578123F" w14:textId="412529A9" w:rsidR="00905C0E" w:rsidRPr="00834B52" w:rsidRDefault="005251A0" w:rsidP="00905C0E">
      <w:pPr>
        <w:pStyle w:val="SOP2Text"/>
      </w:pPr>
      <w:r w:rsidRPr="00834B52">
        <w:rPr>
          <w:b/>
          <w:bCs/>
        </w:rPr>
        <w:t>Error:</w:t>
      </w:r>
      <w:r w:rsidRPr="00834B52">
        <w:t xml:space="preserve"> </w:t>
      </w:r>
      <w:r w:rsidR="006F3179" w:rsidRPr="00834B52">
        <w:t>Could not connect to the server</w:t>
      </w:r>
    </w:p>
    <w:p w14:paraId="68F5CC62" w14:textId="38AEAE95" w:rsidR="00D27457" w:rsidRPr="00834B52" w:rsidRDefault="00D27457" w:rsidP="00905C0E">
      <w:pPr>
        <w:pStyle w:val="SOP2Text"/>
      </w:pPr>
    </w:p>
    <w:p w14:paraId="206C61F2" w14:textId="31D66122" w:rsidR="00D27457" w:rsidRPr="00834B52" w:rsidRDefault="005251A0" w:rsidP="00905C0E">
      <w:pPr>
        <w:pStyle w:val="SOP2Text"/>
      </w:pPr>
      <w:r w:rsidRPr="00834B52">
        <w:rPr>
          <w:b/>
          <w:bCs/>
        </w:rPr>
        <w:t>Error:</w:t>
      </w:r>
      <w:r w:rsidRPr="00834B52">
        <w:t xml:space="preserve"> </w:t>
      </w:r>
      <w:r w:rsidR="00D27457" w:rsidRPr="00834B52">
        <w:t>There was an error communicating with the server</w:t>
      </w:r>
    </w:p>
    <w:p w14:paraId="382DD947" w14:textId="51F54897" w:rsidR="00504A39" w:rsidRPr="00834B52" w:rsidRDefault="00504A39" w:rsidP="00905C0E">
      <w:pPr>
        <w:pStyle w:val="SOP2Text"/>
      </w:pPr>
    </w:p>
    <w:p w14:paraId="49EEB3DA" w14:textId="2A07C0EF" w:rsidR="00504A39" w:rsidRPr="00834B52" w:rsidRDefault="00504A39" w:rsidP="00905C0E">
      <w:pPr>
        <w:pStyle w:val="SOP2Text"/>
      </w:pPr>
      <w:r w:rsidRPr="00834B52">
        <w:t xml:space="preserve">While testing connection, the following messages will be displayed: </w:t>
      </w:r>
    </w:p>
    <w:p w14:paraId="068149EC" w14:textId="77777777" w:rsidR="00504A39" w:rsidRPr="00834B52" w:rsidRDefault="00504A39" w:rsidP="00905C0E">
      <w:pPr>
        <w:pStyle w:val="SOP2Text"/>
      </w:pPr>
    </w:p>
    <w:p w14:paraId="0538D366" w14:textId="77777777" w:rsidR="00F85196" w:rsidRPr="00834B52" w:rsidRDefault="00504A39" w:rsidP="00504A39">
      <w:pPr>
        <w:pStyle w:val="SOP2Text"/>
      </w:pPr>
      <w:r w:rsidRPr="00834B52">
        <w:t>If the Tenant is NULL</w:t>
      </w:r>
      <w:r w:rsidR="004F2102" w:rsidRPr="00834B52">
        <w:t>:</w:t>
      </w:r>
      <w:r w:rsidR="00F85196" w:rsidRPr="00834B52">
        <w:t xml:space="preserve"> </w:t>
      </w:r>
    </w:p>
    <w:p w14:paraId="17BEF712" w14:textId="77777777" w:rsidR="00F85196" w:rsidRPr="00834B52" w:rsidRDefault="00F85196" w:rsidP="00504A39">
      <w:pPr>
        <w:pStyle w:val="SOP2Text"/>
      </w:pPr>
    </w:p>
    <w:p w14:paraId="2C93D5E6" w14:textId="3C2C4B45" w:rsidR="00504A39" w:rsidRPr="00834B52" w:rsidRDefault="00F85196" w:rsidP="00504A39">
      <w:pPr>
        <w:pStyle w:val="SOP2Text"/>
      </w:pPr>
      <w:r w:rsidRPr="00834B52">
        <w:rPr>
          <w:b/>
          <w:bCs/>
        </w:rPr>
        <w:t>Error</w:t>
      </w:r>
      <w:r w:rsidRPr="00834B52">
        <w:t xml:space="preserve">: </w:t>
      </w:r>
      <w:r w:rsidR="00504A39" w:rsidRPr="00834B52">
        <w:t>Please enter a Tenant</w:t>
      </w:r>
    </w:p>
    <w:p w14:paraId="0A506CC3" w14:textId="4A692E62" w:rsidR="00FF65B0" w:rsidRPr="00834B52" w:rsidRDefault="00FF65B0" w:rsidP="00504A39">
      <w:pPr>
        <w:pStyle w:val="SOP2Text"/>
      </w:pPr>
    </w:p>
    <w:p w14:paraId="4025529F" w14:textId="65E94B1A" w:rsidR="00FF65B0" w:rsidRPr="00834B52" w:rsidRDefault="00FF65B0" w:rsidP="00504A39">
      <w:pPr>
        <w:pStyle w:val="SOP2Text"/>
      </w:pPr>
      <w:r w:rsidRPr="00834B52">
        <w:t>If Endpoint is NULL:</w:t>
      </w:r>
    </w:p>
    <w:p w14:paraId="3E819B8A" w14:textId="77777777" w:rsidR="00504A39" w:rsidRPr="00834B52" w:rsidRDefault="00504A39" w:rsidP="00504A39">
      <w:pPr>
        <w:pStyle w:val="SOP2Text"/>
      </w:pPr>
    </w:p>
    <w:p w14:paraId="396811BB" w14:textId="60318AED" w:rsidR="00504A39" w:rsidRPr="00834B52" w:rsidRDefault="00F85196" w:rsidP="00504A39">
      <w:pPr>
        <w:pStyle w:val="SOP2Text"/>
      </w:pPr>
      <w:r w:rsidRPr="00834B52">
        <w:rPr>
          <w:b/>
          <w:bCs/>
        </w:rPr>
        <w:t>Error:</w:t>
      </w:r>
      <w:r w:rsidRPr="00834B52">
        <w:t xml:space="preserve"> </w:t>
      </w:r>
      <w:r w:rsidR="00504A39" w:rsidRPr="00834B52">
        <w:t xml:space="preserve">Please enter </w:t>
      </w:r>
      <w:proofErr w:type="spellStart"/>
      <w:proofErr w:type="gramStart"/>
      <w:r w:rsidR="00504A39" w:rsidRPr="00834B52">
        <w:t>a</w:t>
      </w:r>
      <w:proofErr w:type="spellEnd"/>
      <w:proofErr w:type="gramEnd"/>
      <w:r w:rsidR="00504A39" w:rsidRPr="00834B52">
        <w:t xml:space="preserve"> Endpoin</w:t>
      </w:r>
      <w:r w:rsidR="00FF65B0" w:rsidRPr="00834B52">
        <w:t>t</w:t>
      </w:r>
    </w:p>
    <w:p w14:paraId="7F95F474" w14:textId="36D011BC" w:rsidR="00DA4558" w:rsidRPr="00834B52" w:rsidRDefault="00DA4558" w:rsidP="00504A39">
      <w:pPr>
        <w:pStyle w:val="SOP2Text"/>
      </w:pPr>
    </w:p>
    <w:p w14:paraId="0B12992B" w14:textId="4345CC69" w:rsidR="00FF65B0" w:rsidRPr="00834B52" w:rsidRDefault="00DA4558" w:rsidP="00905C0E">
      <w:pPr>
        <w:pStyle w:val="SOP2Text"/>
      </w:pPr>
      <w:r w:rsidRPr="00834B52">
        <w:t xml:space="preserve">If </w:t>
      </w:r>
      <w:r w:rsidR="004F2102" w:rsidRPr="00834B52">
        <w:t>the tenant is invalid</w:t>
      </w:r>
      <w:r w:rsidR="004C2EAB" w:rsidRPr="00834B52">
        <w:t>:</w:t>
      </w:r>
    </w:p>
    <w:p w14:paraId="5AC1D1E2" w14:textId="77777777" w:rsidR="00FF65B0" w:rsidRPr="00834B52" w:rsidRDefault="00FF65B0" w:rsidP="00905C0E">
      <w:pPr>
        <w:pStyle w:val="SOP2Text"/>
      </w:pPr>
    </w:p>
    <w:p w14:paraId="551229E1" w14:textId="67BFA5B1" w:rsidR="00DA4558" w:rsidRPr="00834B52" w:rsidRDefault="00FF65B0" w:rsidP="00905C0E">
      <w:pPr>
        <w:pStyle w:val="SOP2Text"/>
      </w:pPr>
      <w:r w:rsidRPr="00834B52">
        <w:rPr>
          <w:b/>
          <w:bCs/>
        </w:rPr>
        <w:t>Error</w:t>
      </w:r>
      <w:r w:rsidRPr="00834B52">
        <w:t>:</w:t>
      </w:r>
      <w:r w:rsidR="004F2102" w:rsidRPr="00834B52">
        <w:t xml:space="preserve"> </w:t>
      </w:r>
      <w:r w:rsidR="00DA4558" w:rsidRPr="00834B52">
        <w:t>Invalid Tenant ID</w:t>
      </w:r>
    </w:p>
    <w:p w14:paraId="6440A2BB" w14:textId="4DD301A5" w:rsidR="00905C0E" w:rsidRPr="00834B52" w:rsidRDefault="00905C0E" w:rsidP="00905C0E">
      <w:pPr>
        <w:pStyle w:val="SOP2Text"/>
        <w:ind w:left="1224"/>
      </w:pPr>
    </w:p>
    <w:p w14:paraId="2BE107C8" w14:textId="31F3D820" w:rsidR="00F16252" w:rsidRPr="00834B52" w:rsidRDefault="00F16252" w:rsidP="009D124F">
      <w:pPr>
        <w:pStyle w:val="SOP2Heading"/>
      </w:pPr>
      <w:r w:rsidRPr="00834B52">
        <w:t>User logs out, after logging in for the first time</w:t>
      </w:r>
    </w:p>
    <w:p w14:paraId="72B70230" w14:textId="59B7E122" w:rsidR="006276F7" w:rsidRPr="00834B52" w:rsidRDefault="006276F7" w:rsidP="006276F7">
      <w:pPr>
        <w:pStyle w:val="SOP2Text"/>
      </w:pPr>
      <w:r w:rsidRPr="00834B52">
        <w:t>The system will retain</w:t>
      </w:r>
      <w:r w:rsidR="002432F0" w:rsidRPr="00834B52">
        <w:t xml:space="preserve"> (populate)</w:t>
      </w:r>
      <w:r w:rsidRPr="00834B52">
        <w:t xml:space="preserve"> the User ID filled in, during login. </w:t>
      </w:r>
      <w:r w:rsidR="002432F0" w:rsidRPr="00834B52">
        <w:t>The user will just have to enter the password to login</w:t>
      </w:r>
      <w:r w:rsidR="00241D10" w:rsidRPr="00834B52">
        <w:t xml:space="preserve"> (or)</w:t>
      </w:r>
    </w:p>
    <w:p w14:paraId="6D5F5A1C" w14:textId="7E10D862" w:rsidR="002432F0" w:rsidRPr="00834B52" w:rsidRDefault="002432F0" w:rsidP="006276F7">
      <w:pPr>
        <w:pStyle w:val="SOP2Text"/>
      </w:pPr>
    </w:p>
    <w:p w14:paraId="674A1D50" w14:textId="16F26881" w:rsidR="002432F0" w:rsidRPr="00834B52" w:rsidRDefault="002432F0" w:rsidP="006276F7">
      <w:pPr>
        <w:pStyle w:val="SOP2Text"/>
      </w:pPr>
      <w:r w:rsidRPr="00834B52">
        <w:t xml:space="preserve">The system will also </w:t>
      </w:r>
      <w:r w:rsidR="009336FE" w:rsidRPr="00834B52">
        <w:t>check if:</w:t>
      </w:r>
    </w:p>
    <w:p w14:paraId="368849F1" w14:textId="25896A56" w:rsidR="004B7D5D" w:rsidRPr="00834B52" w:rsidRDefault="004B7D5D" w:rsidP="006276F7">
      <w:pPr>
        <w:pStyle w:val="SOP2Text"/>
      </w:pPr>
    </w:p>
    <w:p w14:paraId="23C1192B" w14:textId="7164C7AA" w:rsidR="004B7D5D" w:rsidRPr="00834B52" w:rsidRDefault="009336FE" w:rsidP="00FE74B8">
      <w:pPr>
        <w:pStyle w:val="SOP3Heading"/>
        <w:tabs>
          <w:tab w:val="clear" w:pos="1728"/>
          <w:tab w:val="num" w:pos="1530"/>
        </w:tabs>
        <w:rPr>
          <w:b w:val="0"/>
        </w:rPr>
      </w:pPr>
      <w:r w:rsidRPr="00834B52">
        <w:t>‘Enable Biometrics’ is checked for the user in base EAM</w:t>
      </w:r>
      <w:r w:rsidR="00A104EE" w:rsidRPr="00834B52">
        <w:t xml:space="preserve"> and </w:t>
      </w:r>
      <w:r w:rsidR="00036C1F" w:rsidRPr="00834B52">
        <w:t>Biometrics login</w:t>
      </w:r>
      <w:r w:rsidR="00A104EE" w:rsidRPr="00834B52">
        <w:t xml:space="preserve"> </w:t>
      </w:r>
      <w:r w:rsidR="00A864E5" w:rsidRPr="00834B52">
        <w:t>is configured for the device</w:t>
      </w:r>
      <w:r w:rsidRPr="00834B52">
        <w:t xml:space="preserve">: </w:t>
      </w:r>
    </w:p>
    <w:p w14:paraId="580C0CE9" w14:textId="6158243A" w:rsidR="009336FE" w:rsidRPr="00834B52" w:rsidRDefault="009336FE" w:rsidP="006276F7">
      <w:pPr>
        <w:pStyle w:val="SOP2Text"/>
        <w:rPr>
          <w:b/>
          <w:bCs/>
          <w:u w:val="single"/>
        </w:rPr>
      </w:pPr>
    </w:p>
    <w:p w14:paraId="4C728DF4" w14:textId="262BA5DE" w:rsidR="003A40FC" w:rsidRPr="00834B52" w:rsidRDefault="00AE7F6E" w:rsidP="006276F7">
      <w:pPr>
        <w:pStyle w:val="SOP2Text"/>
      </w:pPr>
      <w:r w:rsidRPr="00834B52">
        <w:t>If this checkbox is checked in base EAM</w:t>
      </w:r>
      <w:r w:rsidR="0026029F" w:rsidRPr="00834B52">
        <w:t xml:space="preserve"> </w:t>
      </w:r>
      <w:r w:rsidR="00036C1F" w:rsidRPr="00834B52">
        <w:t>&amp;</w:t>
      </w:r>
      <w:r w:rsidR="0026029F" w:rsidRPr="00834B52">
        <w:t xml:space="preserve"> </w:t>
      </w:r>
      <w:r w:rsidR="00036C1F" w:rsidRPr="00834B52">
        <w:t xml:space="preserve">Biometrics is </w:t>
      </w:r>
      <w:r w:rsidR="00EF3446" w:rsidRPr="00834B52">
        <w:t>configured for the device</w:t>
      </w:r>
      <w:r w:rsidRPr="00834B52">
        <w:t xml:space="preserve">, </w:t>
      </w:r>
      <w:r w:rsidR="003A40FC" w:rsidRPr="00834B52">
        <w:t xml:space="preserve">then the following fields will be </w:t>
      </w:r>
      <w:r w:rsidR="003942C1" w:rsidRPr="00834B52">
        <w:t>available</w:t>
      </w:r>
      <w:r w:rsidR="003A40FC" w:rsidRPr="00834B52">
        <w:t xml:space="preserve"> in the settings </w:t>
      </w:r>
      <w:r w:rsidR="00ED79BF" w:rsidRPr="00834B52">
        <w:t>popup</w:t>
      </w:r>
      <w:r w:rsidR="003A40FC" w:rsidRPr="00834B52">
        <w:t>:</w:t>
      </w:r>
    </w:p>
    <w:p w14:paraId="0D72C041" w14:textId="22846710" w:rsidR="009336FE" w:rsidRPr="00834B52" w:rsidRDefault="003A40FC" w:rsidP="006276F7">
      <w:pPr>
        <w:pStyle w:val="SOP2Text"/>
      </w:pPr>
      <w:r w:rsidRPr="00834B52">
        <w:lastRenderedPageBreak/>
        <w:t xml:space="preserve"> </w:t>
      </w:r>
    </w:p>
    <w:p w14:paraId="794E7272" w14:textId="543F64FA" w:rsidR="003A40FC" w:rsidRPr="00834B52" w:rsidRDefault="00765E72" w:rsidP="003A40FC">
      <w:pPr>
        <w:pStyle w:val="SOP2Text"/>
      </w:pPr>
      <w:r w:rsidRPr="00834B52">
        <w:t>Enable Biometric Login</w:t>
      </w:r>
    </w:p>
    <w:p w14:paraId="351EA8A2" w14:textId="41422BAE" w:rsidR="003A40FC" w:rsidRPr="00834B52" w:rsidRDefault="003A40FC" w:rsidP="003A40FC">
      <w:pPr>
        <w:pStyle w:val="SOP2Text"/>
      </w:pPr>
      <w:r w:rsidRPr="00834B52">
        <w:t>Bio Type</w:t>
      </w:r>
    </w:p>
    <w:p w14:paraId="22929C9C" w14:textId="6D8EE3D0" w:rsidR="00580FB5" w:rsidRPr="00834B52" w:rsidRDefault="00580FB5" w:rsidP="003A40FC">
      <w:pPr>
        <w:pStyle w:val="SOP2Text"/>
      </w:pPr>
    </w:p>
    <w:p w14:paraId="1DC685EB" w14:textId="367A3DB7" w:rsidR="00580FB5" w:rsidRPr="00834B52" w:rsidRDefault="00580FB5" w:rsidP="003A40FC">
      <w:pPr>
        <w:pStyle w:val="SOP2Text"/>
      </w:pPr>
      <w:r w:rsidRPr="00834B52">
        <w:t xml:space="preserve">The Bio Type </w:t>
      </w:r>
      <w:r w:rsidR="001F42A3" w:rsidRPr="00834B52">
        <w:t>field</w:t>
      </w:r>
      <w:r w:rsidR="00BC5291" w:rsidRPr="00834B52">
        <w:t xml:space="preserve"> will either </w:t>
      </w:r>
      <w:r w:rsidR="004E5894" w:rsidRPr="00834B52">
        <w:t>show ‘</w:t>
      </w:r>
      <w:r w:rsidR="009B2E95" w:rsidRPr="00834B52">
        <w:t>F</w:t>
      </w:r>
      <w:r w:rsidR="001F42A3" w:rsidRPr="00834B52">
        <w:t>ace</w:t>
      </w:r>
      <w:r w:rsidR="00CD49DC" w:rsidRPr="00834B52">
        <w:t>’</w:t>
      </w:r>
      <w:r w:rsidR="00924F87" w:rsidRPr="00834B52">
        <w:t xml:space="preserve"> </w:t>
      </w:r>
      <w:r w:rsidR="000023FE" w:rsidRPr="00834B52">
        <w:t>or ‘</w:t>
      </w:r>
      <w:r w:rsidR="00924F87" w:rsidRPr="00834B52">
        <w:t>F</w:t>
      </w:r>
      <w:r w:rsidR="001F42A3" w:rsidRPr="00834B52">
        <w:t>ingerprint</w:t>
      </w:r>
      <w:r w:rsidR="00924F87" w:rsidRPr="00834B52">
        <w:t>’</w:t>
      </w:r>
      <w:r w:rsidR="00CD49DC" w:rsidRPr="00834B52">
        <w:t xml:space="preserve"> </w:t>
      </w:r>
      <w:r w:rsidR="00E30FE0" w:rsidRPr="00834B52">
        <w:t xml:space="preserve">for </w:t>
      </w:r>
      <w:r w:rsidR="00E279CA" w:rsidRPr="00834B52">
        <w:t>iOS devices</w:t>
      </w:r>
      <w:r w:rsidR="003942C1" w:rsidRPr="00834B52">
        <w:t xml:space="preserve"> (depending on the O</w:t>
      </w:r>
      <w:r w:rsidR="00C44FB7" w:rsidRPr="00834B52">
        <w:t>perating system</w:t>
      </w:r>
      <w:r w:rsidR="003942C1" w:rsidRPr="00834B52">
        <w:t xml:space="preserve"> configuration</w:t>
      </w:r>
      <w:r w:rsidR="00A26700" w:rsidRPr="00834B52">
        <w:t>) and</w:t>
      </w:r>
      <w:r w:rsidR="00E279CA" w:rsidRPr="00834B52">
        <w:t xml:space="preserve"> will only show ‘FINGERPRINT’ for Android </w:t>
      </w:r>
      <w:r w:rsidR="00FF2710" w:rsidRPr="00834B52">
        <w:t>devices</w:t>
      </w:r>
      <w:r w:rsidR="00030A40" w:rsidRPr="00834B52">
        <w:t xml:space="preserve">. </w:t>
      </w:r>
    </w:p>
    <w:p w14:paraId="5A8AF863" w14:textId="2067CC01" w:rsidR="00D428A3" w:rsidRPr="00834B52" w:rsidRDefault="00D428A3" w:rsidP="003A40FC">
      <w:pPr>
        <w:pStyle w:val="SOP2Text"/>
      </w:pPr>
    </w:p>
    <w:p w14:paraId="67A5D853" w14:textId="5BA3CA1E" w:rsidR="0050234C" w:rsidRPr="00834B52" w:rsidRDefault="0050234C" w:rsidP="003A40FC">
      <w:pPr>
        <w:pStyle w:val="SOP2Text"/>
      </w:pPr>
      <w:r w:rsidRPr="00834B52">
        <w:t>The user can now login from the login page, using either Face</w:t>
      </w:r>
      <w:r w:rsidR="001C252C" w:rsidRPr="00834B52">
        <w:t xml:space="preserve"> I</w:t>
      </w:r>
      <w:r w:rsidR="00036C1F" w:rsidRPr="00834B52">
        <w:t>D / Touch ID (iOS) or Touch (Android)</w:t>
      </w:r>
      <w:r w:rsidR="00BD27AA" w:rsidRPr="00834B52">
        <w:t xml:space="preserve">, depending on the Bio Type </w:t>
      </w:r>
      <w:r w:rsidR="00F6558B" w:rsidRPr="00834B52">
        <w:t>configured</w:t>
      </w:r>
      <w:r w:rsidR="00C44FB7" w:rsidRPr="00834B52">
        <w:t xml:space="preserve"> on the operating system </w:t>
      </w:r>
    </w:p>
    <w:p w14:paraId="2D69F67E" w14:textId="552206CE" w:rsidR="00924F87" w:rsidRPr="00834B52" w:rsidRDefault="00924F87" w:rsidP="003A40FC">
      <w:pPr>
        <w:pStyle w:val="SOP2Text"/>
      </w:pPr>
    </w:p>
    <w:p w14:paraId="08572FA9" w14:textId="3D914429" w:rsidR="00C661C5" w:rsidRPr="00834B52" w:rsidRDefault="00BD27AA" w:rsidP="00834B52">
      <w:pPr>
        <w:pStyle w:val="SOP2Text"/>
        <w:numPr>
          <w:ilvl w:val="0"/>
          <w:numId w:val="10"/>
        </w:numPr>
      </w:pPr>
      <w:r w:rsidRPr="00834B52">
        <w:t xml:space="preserve">If Bio Type = </w:t>
      </w:r>
      <w:r w:rsidR="00290D07" w:rsidRPr="00834B52">
        <w:t>‘</w:t>
      </w:r>
      <w:r w:rsidRPr="00834B52">
        <w:t>F</w:t>
      </w:r>
      <w:r w:rsidR="00290D07" w:rsidRPr="00834B52">
        <w:t>ace’</w:t>
      </w:r>
      <w:r w:rsidRPr="00834B52">
        <w:t>, then the login page will have the</w:t>
      </w:r>
      <w:r w:rsidR="00924F87" w:rsidRPr="00834B52">
        <w:t xml:space="preserve"> </w:t>
      </w:r>
      <w:r w:rsidR="00924F87" w:rsidRPr="00834B52">
        <w:rPr>
          <w:b/>
          <w:bCs/>
        </w:rPr>
        <w:t>F</w:t>
      </w:r>
      <w:r w:rsidR="002E3216" w:rsidRPr="00834B52">
        <w:rPr>
          <w:b/>
          <w:bCs/>
        </w:rPr>
        <w:t>ace ID</w:t>
      </w:r>
      <w:r w:rsidR="00765E72" w:rsidRPr="00834B52">
        <w:rPr>
          <w:b/>
          <w:bCs/>
        </w:rPr>
        <w:t xml:space="preserve"> </w:t>
      </w:r>
      <w:r w:rsidR="00765E72" w:rsidRPr="00834B52">
        <w:t>button available</w:t>
      </w:r>
      <w:r w:rsidR="002E3216" w:rsidRPr="00834B52">
        <w:t xml:space="preserve"> -</w:t>
      </w:r>
      <w:r w:rsidR="00C661C5" w:rsidRPr="00834B52">
        <w:t xml:space="preserve"> The device’s camera will open to validate (standard device type validation for Face ID is applicable here)</w:t>
      </w:r>
      <w:r w:rsidR="00036C1F" w:rsidRPr="00834B52">
        <w:t xml:space="preserve"> – This is applicable only for iOS </w:t>
      </w:r>
      <w:proofErr w:type="gramStart"/>
      <w:r w:rsidR="00036C1F" w:rsidRPr="00834B52">
        <w:t>at the moment</w:t>
      </w:r>
      <w:proofErr w:type="gramEnd"/>
    </w:p>
    <w:p w14:paraId="4631E828" w14:textId="525CF113" w:rsidR="00C661C5" w:rsidRPr="00834B52" w:rsidRDefault="00BD27AA" w:rsidP="00834B52">
      <w:pPr>
        <w:pStyle w:val="SOP2Text"/>
        <w:numPr>
          <w:ilvl w:val="0"/>
          <w:numId w:val="10"/>
        </w:numPr>
      </w:pPr>
      <w:r w:rsidRPr="00834B52">
        <w:t xml:space="preserve">If Bio Type = </w:t>
      </w:r>
      <w:r w:rsidR="00290D07" w:rsidRPr="00834B52">
        <w:t>‘</w:t>
      </w:r>
      <w:r w:rsidRPr="00834B52">
        <w:t>F</w:t>
      </w:r>
      <w:r w:rsidR="00290D07" w:rsidRPr="00834B52">
        <w:t>ingerprint’</w:t>
      </w:r>
      <w:r w:rsidRPr="00834B52">
        <w:t>, then the login page will have the</w:t>
      </w:r>
      <w:r w:rsidR="004E5894" w:rsidRPr="00834B52">
        <w:t xml:space="preserve"> </w:t>
      </w:r>
      <w:r w:rsidR="00765E72" w:rsidRPr="00834B52">
        <w:rPr>
          <w:b/>
          <w:bCs/>
        </w:rPr>
        <w:t xml:space="preserve">Touch ID (iOS) or Touch (Android) </w:t>
      </w:r>
      <w:r w:rsidR="00765E72" w:rsidRPr="00834B52">
        <w:t>button available</w:t>
      </w:r>
      <w:r w:rsidR="002E3216" w:rsidRPr="00834B52">
        <w:t xml:space="preserve"> -</w:t>
      </w:r>
      <w:r w:rsidR="00C661C5" w:rsidRPr="00834B52">
        <w:t xml:space="preserve"> A popup will appear asking the user to touch the fingerprint sensor (standard device type validation for fingerprint is applicable here) </w:t>
      </w:r>
    </w:p>
    <w:p w14:paraId="22C4DA01" w14:textId="74EC2337" w:rsidR="00BF202F" w:rsidRPr="00834B52" w:rsidRDefault="00BF202F" w:rsidP="00BF202F">
      <w:pPr>
        <w:pStyle w:val="SOP2Text"/>
      </w:pPr>
    </w:p>
    <w:p w14:paraId="3A76DCF7" w14:textId="10C9D7C8" w:rsidR="00BF202F" w:rsidRPr="00834B52" w:rsidRDefault="00BF202F" w:rsidP="00BF202F">
      <w:pPr>
        <w:pStyle w:val="SOP2Text"/>
      </w:pPr>
      <w:r w:rsidRPr="00834B52">
        <w:t xml:space="preserve">If the user is logging in, using biometrics for the first time, the device will have to register the password with the biometrics. i.e. if the user touches the ‘Face ID / Touch ID’ (iOS) or ‘Touch’ (Android) buttons, WITHOUT entering a password for the first time, then the system will give an error message: </w:t>
      </w:r>
    </w:p>
    <w:p w14:paraId="71A629F0" w14:textId="0EA3CBAF" w:rsidR="00BF202F" w:rsidRPr="00834B52" w:rsidRDefault="00BF202F" w:rsidP="00BF202F">
      <w:pPr>
        <w:pStyle w:val="SOP2Text"/>
      </w:pPr>
    </w:p>
    <w:p w14:paraId="69D1337C" w14:textId="300C5C0B" w:rsidR="00BF202F" w:rsidRPr="00834B52" w:rsidRDefault="00BF202F" w:rsidP="00FE74B8">
      <w:pPr>
        <w:pStyle w:val="SOP2Text"/>
      </w:pPr>
      <w:r w:rsidRPr="00834B52">
        <w:rPr>
          <w:b/>
          <w:bCs/>
        </w:rPr>
        <w:t>Error:</w:t>
      </w:r>
      <w:r w:rsidRPr="00834B52">
        <w:t xml:space="preserve"> To complete the biometric login setup, enter the </w:t>
      </w:r>
      <w:r w:rsidR="009126AD" w:rsidRPr="00834B52">
        <w:t>U</w:t>
      </w:r>
      <w:r w:rsidRPr="00834B52">
        <w:t>ser's</w:t>
      </w:r>
      <w:r w:rsidR="009126AD" w:rsidRPr="00834B52">
        <w:t xml:space="preserve"> ID / P</w:t>
      </w:r>
      <w:r w:rsidRPr="00834B52">
        <w:t>assword and tap the biometric login button</w:t>
      </w:r>
    </w:p>
    <w:p w14:paraId="3CC9B6D7" w14:textId="0A930416" w:rsidR="00BF202F" w:rsidRPr="00834B52" w:rsidRDefault="00BF202F" w:rsidP="00BF202F">
      <w:pPr>
        <w:pStyle w:val="SOP2Text"/>
      </w:pPr>
    </w:p>
    <w:p w14:paraId="45107FC2" w14:textId="53E33A3B" w:rsidR="00BF202F" w:rsidRPr="00834B52" w:rsidRDefault="00BF202F" w:rsidP="00BF202F">
      <w:pPr>
        <w:pStyle w:val="SOP2Text"/>
      </w:pPr>
      <w:r w:rsidRPr="00834B52">
        <w:t xml:space="preserve">Once the user registers their biometrics credentials with the password, the user can just touch either of the buttons on the login page, without entering a password, to login to the app </w:t>
      </w:r>
    </w:p>
    <w:p w14:paraId="58A2A429" w14:textId="77777777" w:rsidR="00BF202F" w:rsidRPr="00834B52" w:rsidRDefault="00BF202F" w:rsidP="00FE74B8">
      <w:pPr>
        <w:pStyle w:val="SOP2Text"/>
      </w:pPr>
    </w:p>
    <w:p w14:paraId="13C8D93D" w14:textId="52B9E131" w:rsidR="00514F99" w:rsidRPr="00834B52" w:rsidRDefault="00514F99" w:rsidP="00FE74B8">
      <w:pPr>
        <w:pStyle w:val="SOP2Text"/>
      </w:pPr>
      <w:r w:rsidRPr="00834B52">
        <w:t>If the user checks the ‘</w:t>
      </w:r>
      <w:r w:rsidR="00765E72" w:rsidRPr="00834B52">
        <w:t xml:space="preserve">Enable Biometric Login’, </w:t>
      </w:r>
      <w:r w:rsidRPr="00834B52">
        <w:t xml:space="preserve">the system will uncheck the ‘Enable Single Sign On’ checkbox </w:t>
      </w:r>
      <w:r w:rsidR="00B52586" w:rsidRPr="00834B52">
        <w:t>if previously checked and available</w:t>
      </w:r>
      <w:r w:rsidR="00412633" w:rsidRPr="00834B52">
        <w:t>.</w:t>
      </w:r>
    </w:p>
    <w:p w14:paraId="2CB76C77" w14:textId="77777777" w:rsidR="00514F99" w:rsidRPr="00834B52" w:rsidRDefault="00514F99" w:rsidP="00FE74B8">
      <w:pPr>
        <w:pStyle w:val="SOP2Text"/>
      </w:pPr>
    </w:p>
    <w:p w14:paraId="4E3CB1E6" w14:textId="545D0740" w:rsidR="000B1784" w:rsidRPr="00834B52" w:rsidRDefault="000B1784" w:rsidP="00FE74B8">
      <w:pPr>
        <w:pStyle w:val="SOP3Heading"/>
        <w:tabs>
          <w:tab w:val="clear" w:pos="1728"/>
          <w:tab w:val="num" w:pos="1530"/>
        </w:tabs>
        <w:rPr>
          <w:b w:val="0"/>
        </w:rPr>
      </w:pPr>
      <w:r w:rsidRPr="00834B52">
        <w:t xml:space="preserve">‘Enable Biometrics’ is unchecked for the user in base EAM </w:t>
      </w:r>
      <w:r w:rsidR="005430B8" w:rsidRPr="00834B52">
        <w:t>or</w:t>
      </w:r>
      <w:r w:rsidRPr="00834B52">
        <w:t xml:space="preserve"> </w:t>
      </w:r>
      <w:r w:rsidR="00036C1F" w:rsidRPr="00834B52">
        <w:t>Biometrics</w:t>
      </w:r>
      <w:r w:rsidRPr="00834B52">
        <w:t xml:space="preserve"> is</w:t>
      </w:r>
      <w:r w:rsidR="005430B8" w:rsidRPr="00834B52">
        <w:t xml:space="preserve"> not</w:t>
      </w:r>
      <w:r w:rsidRPr="00834B52">
        <w:t xml:space="preserve"> configured for the device: </w:t>
      </w:r>
    </w:p>
    <w:p w14:paraId="055CED2E" w14:textId="5903A858" w:rsidR="005430B8" w:rsidRPr="00834B52" w:rsidRDefault="005430B8" w:rsidP="000B1784">
      <w:pPr>
        <w:pStyle w:val="SOP2Text"/>
        <w:rPr>
          <w:b/>
          <w:bCs/>
          <w:u w:val="single"/>
        </w:rPr>
      </w:pPr>
    </w:p>
    <w:p w14:paraId="7C5E1F5E" w14:textId="4EC99A2B" w:rsidR="005430B8" w:rsidRPr="00834B52" w:rsidRDefault="005430B8" w:rsidP="000B1784">
      <w:pPr>
        <w:pStyle w:val="SOP2Text"/>
      </w:pPr>
      <w:r w:rsidRPr="00834B52">
        <w:t xml:space="preserve">The system will hide the </w:t>
      </w:r>
      <w:r w:rsidR="00C63102" w:rsidRPr="00834B52">
        <w:t>following fields</w:t>
      </w:r>
      <w:r w:rsidR="0057151E" w:rsidRPr="00834B52">
        <w:t>:</w:t>
      </w:r>
    </w:p>
    <w:p w14:paraId="272C3645" w14:textId="662AB5F4" w:rsidR="00A304A1" w:rsidRPr="00834B52" w:rsidRDefault="00A304A1" w:rsidP="000B1784">
      <w:pPr>
        <w:pStyle w:val="SOP2Text"/>
      </w:pPr>
    </w:p>
    <w:p w14:paraId="0F933706" w14:textId="456F0239" w:rsidR="00A304A1" w:rsidRPr="00834B52" w:rsidRDefault="00A304A1" w:rsidP="000B1784">
      <w:pPr>
        <w:pStyle w:val="SOP2Text"/>
      </w:pPr>
      <w:r w:rsidRPr="00834B52">
        <w:t>In the Settings popup:</w:t>
      </w:r>
    </w:p>
    <w:p w14:paraId="5FF6E5F2" w14:textId="77777777" w:rsidR="00C63102" w:rsidRPr="00834B52" w:rsidRDefault="00C63102" w:rsidP="000B1784">
      <w:pPr>
        <w:pStyle w:val="SOP2Text"/>
        <w:rPr>
          <w:b/>
          <w:bCs/>
          <w:u w:val="single"/>
        </w:rPr>
      </w:pPr>
    </w:p>
    <w:p w14:paraId="51EB175C" w14:textId="77777777" w:rsidR="00765E72" w:rsidRPr="00834B52" w:rsidRDefault="00765E72" w:rsidP="00C63102">
      <w:pPr>
        <w:pStyle w:val="SOP2Text"/>
      </w:pPr>
      <w:r w:rsidRPr="00834B52">
        <w:t xml:space="preserve">Enable Biometric Login </w:t>
      </w:r>
    </w:p>
    <w:p w14:paraId="19E454F4" w14:textId="5A88ECA3" w:rsidR="00C63102" w:rsidRPr="00834B52" w:rsidRDefault="00C63102" w:rsidP="00C63102">
      <w:pPr>
        <w:pStyle w:val="SOP2Text"/>
      </w:pPr>
      <w:r w:rsidRPr="00834B52">
        <w:t>Bio Type</w:t>
      </w:r>
    </w:p>
    <w:p w14:paraId="09987539" w14:textId="4EB519C0" w:rsidR="00A304A1" w:rsidRPr="00834B52" w:rsidRDefault="00A304A1" w:rsidP="00C63102">
      <w:pPr>
        <w:pStyle w:val="SOP2Text"/>
      </w:pPr>
    </w:p>
    <w:p w14:paraId="14A9BAD0" w14:textId="5D806144" w:rsidR="00A304A1" w:rsidRPr="00834B52" w:rsidRDefault="00A304A1" w:rsidP="00C63102">
      <w:pPr>
        <w:pStyle w:val="SOP2Text"/>
      </w:pPr>
      <w:r w:rsidRPr="00834B52">
        <w:t>In the Login page:</w:t>
      </w:r>
    </w:p>
    <w:p w14:paraId="78FAB7ED" w14:textId="77777777" w:rsidR="00A304A1" w:rsidRPr="00834B52" w:rsidRDefault="00A304A1" w:rsidP="00C63102">
      <w:pPr>
        <w:pStyle w:val="SOP2Text"/>
      </w:pPr>
    </w:p>
    <w:p w14:paraId="657F4B99" w14:textId="560D1DEB" w:rsidR="00671C5A" w:rsidRPr="00834B52" w:rsidRDefault="00671C5A" w:rsidP="00C63102">
      <w:pPr>
        <w:pStyle w:val="SOP2Text"/>
      </w:pPr>
      <w:r w:rsidRPr="00834B52">
        <w:t>Face ID</w:t>
      </w:r>
      <w:r w:rsidR="00765E72" w:rsidRPr="00834B52">
        <w:t xml:space="preserve"> (iOS)</w:t>
      </w:r>
    </w:p>
    <w:p w14:paraId="61643C35" w14:textId="4F1DCDBD" w:rsidR="00671C5A" w:rsidRPr="00834B52" w:rsidRDefault="00765E72" w:rsidP="00C63102">
      <w:pPr>
        <w:pStyle w:val="SOP2Text"/>
      </w:pPr>
      <w:r w:rsidRPr="00834B52">
        <w:t xml:space="preserve">Touch </w:t>
      </w:r>
      <w:proofErr w:type="gramStart"/>
      <w:r w:rsidRPr="00834B52">
        <w:t>ID ((</w:t>
      </w:r>
      <w:proofErr w:type="gramEnd"/>
      <w:r w:rsidRPr="00834B52">
        <w:t>iOS)</w:t>
      </w:r>
    </w:p>
    <w:p w14:paraId="1AA3EC6E" w14:textId="3E6229D1" w:rsidR="00765E72" w:rsidRPr="00834B52" w:rsidRDefault="00765E72" w:rsidP="00C63102">
      <w:pPr>
        <w:pStyle w:val="SOP2Text"/>
      </w:pPr>
      <w:r w:rsidRPr="00834B52">
        <w:t>Touch (Android)</w:t>
      </w:r>
    </w:p>
    <w:p w14:paraId="4B1B4E13" w14:textId="122F1660" w:rsidR="00C63102" w:rsidRPr="00834B52" w:rsidRDefault="00C63102" w:rsidP="000B1784">
      <w:pPr>
        <w:pStyle w:val="SOP2Text"/>
        <w:rPr>
          <w:b/>
          <w:bCs/>
          <w:u w:val="single"/>
        </w:rPr>
      </w:pPr>
    </w:p>
    <w:p w14:paraId="48BCF3AF" w14:textId="77777777" w:rsidR="007337B5" w:rsidRPr="00834B52" w:rsidRDefault="007337B5" w:rsidP="00FE74B8">
      <w:pPr>
        <w:pStyle w:val="SOP2Text"/>
        <w:ind w:left="900"/>
        <w:rPr>
          <w:b/>
          <w:bCs/>
          <w:u w:val="single"/>
        </w:rPr>
      </w:pPr>
    </w:p>
    <w:p w14:paraId="021BCAF5" w14:textId="4CFBE6C6" w:rsidR="001770A4" w:rsidRPr="00834B52" w:rsidRDefault="001770A4" w:rsidP="009D124F">
      <w:pPr>
        <w:pStyle w:val="SOP2Heading"/>
      </w:pPr>
      <w:r w:rsidRPr="00834B52">
        <w:t>User is not authorized to login to the application</w:t>
      </w:r>
      <w:r w:rsidR="00144608" w:rsidRPr="00834B52">
        <w:t xml:space="preserve"> or CDKEY is invalid</w:t>
      </w:r>
    </w:p>
    <w:p w14:paraId="157A13C1" w14:textId="07548997" w:rsidR="001770A4" w:rsidRPr="00834B52" w:rsidRDefault="001770A4" w:rsidP="001770A4">
      <w:pPr>
        <w:pStyle w:val="SOP2Text"/>
      </w:pPr>
    </w:p>
    <w:p w14:paraId="512F1B5B" w14:textId="132DF0A3" w:rsidR="001770A4" w:rsidRPr="00834B52" w:rsidRDefault="001770A4" w:rsidP="001770A4">
      <w:pPr>
        <w:pStyle w:val="SOP2Text"/>
      </w:pPr>
      <w:r w:rsidRPr="00834B52">
        <w:t>Based on whether the user is a Field Work</w:t>
      </w:r>
      <w:r w:rsidR="006E4CA2" w:rsidRPr="00834B52">
        <w:t>, Mobile Requestor</w:t>
      </w:r>
      <w:ins w:id="14" w:author="Sid SG-18904" w:date="2026-01-08T09:22:00Z" w16du:dateUtc="2026-01-08T14:22:00Z">
        <w:r w:rsidR="009C196C">
          <w:t>, Driver Inspection</w:t>
        </w:r>
      </w:ins>
      <w:r w:rsidR="006E4CA2" w:rsidRPr="00834B52">
        <w:t xml:space="preserve"> or Advanced Mobile user, the system will check the Mobile App value on the Users screen, to check credentials. </w:t>
      </w:r>
      <w:proofErr w:type="gramStart"/>
      <w:r w:rsidR="006E4CA2" w:rsidRPr="00834B52">
        <w:t>i.e. if</w:t>
      </w:r>
      <w:proofErr w:type="gramEnd"/>
      <w:r w:rsidR="006E4CA2" w:rsidRPr="00834B52">
        <w:t xml:space="preserve"> </w:t>
      </w:r>
      <w:r w:rsidR="00BA136B" w:rsidRPr="00834B52">
        <w:t xml:space="preserve">the Mobile App value is empty on the User setup screen in base EAM, and the user tries to login to DUX, the system </w:t>
      </w:r>
      <w:r w:rsidR="00EC55C0" w:rsidRPr="00834B52">
        <w:t xml:space="preserve">will display an error: </w:t>
      </w:r>
    </w:p>
    <w:p w14:paraId="6A9751EF" w14:textId="4A2F3D6D" w:rsidR="002121BC" w:rsidRPr="00834B52" w:rsidRDefault="002121BC" w:rsidP="001770A4">
      <w:pPr>
        <w:pStyle w:val="SOP2Text"/>
      </w:pPr>
    </w:p>
    <w:p w14:paraId="7C148F7C" w14:textId="036CBCD3" w:rsidR="00A96DA1" w:rsidRPr="00834B52" w:rsidRDefault="002121BC" w:rsidP="00A96DA1">
      <w:pPr>
        <w:pStyle w:val="SOP2Text"/>
      </w:pPr>
      <w:r w:rsidRPr="00834B52">
        <w:t xml:space="preserve">See Alternate flow: </w:t>
      </w:r>
      <w:r w:rsidR="00A96DA1" w:rsidRPr="00834B52">
        <w:t>“</w:t>
      </w:r>
      <w:r w:rsidR="00A96DA1" w:rsidRPr="00834B52">
        <w:rPr>
          <w:b/>
          <w:bCs/>
        </w:rPr>
        <w:t>User is not Authorized for the Platform to which they are Attempting to Connect</w:t>
      </w:r>
      <w:r w:rsidR="00A96DA1" w:rsidRPr="00834B52">
        <w:t xml:space="preserve">” in </w:t>
      </w:r>
      <w:proofErr w:type="spellStart"/>
      <w:r w:rsidR="00A96DA1" w:rsidRPr="00834B52">
        <w:rPr>
          <w:i/>
          <w:iCs/>
          <w:color w:val="4472C4" w:themeColor="accent1"/>
        </w:rPr>
        <w:t>EAM.</w:t>
      </w:r>
      <w:r w:rsidR="005F381D" w:rsidRPr="00834B52">
        <w:rPr>
          <w:i/>
          <w:iCs/>
          <w:color w:val="4472C4" w:themeColor="accent1"/>
        </w:rPr>
        <w:t>BASE.REQ.SystemLogin</w:t>
      </w:r>
      <w:proofErr w:type="spellEnd"/>
    </w:p>
    <w:p w14:paraId="7D94938F" w14:textId="47EDDBE5" w:rsidR="00272513" w:rsidRPr="00834B52" w:rsidRDefault="00272513" w:rsidP="00A96DA1">
      <w:pPr>
        <w:pStyle w:val="SOP2Text"/>
      </w:pPr>
    </w:p>
    <w:p w14:paraId="0B19BF47" w14:textId="76D10E39" w:rsidR="00272513" w:rsidRPr="00834B52" w:rsidRDefault="00272513" w:rsidP="00A96DA1">
      <w:pPr>
        <w:pStyle w:val="SOP2Text"/>
      </w:pPr>
      <w:r w:rsidRPr="00834B52">
        <w:t>If the user does not have a valid CDKEY</w:t>
      </w:r>
      <w:r w:rsidR="0050652B" w:rsidRPr="00834B52">
        <w:t xml:space="preserve"> for either of these platforms, then, the system will display an error: </w:t>
      </w:r>
    </w:p>
    <w:p w14:paraId="4D1B87CF" w14:textId="3435E7A4" w:rsidR="00144608" w:rsidRPr="00834B52" w:rsidRDefault="00144608" w:rsidP="00A96DA1">
      <w:pPr>
        <w:pStyle w:val="SOP2Text"/>
      </w:pPr>
    </w:p>
    <w:p w14:paraId="667F4E92" w14:textId="5623537D" w:rsidR="00FB7362" w:rsidRPr="00834B52" w:rsidRDefault="00144608" w:rsidP="00FB7362">
      <w:pPr>
        <w:pStyle w:val="SOP2Text"/>
      </w:pPr>
      <w:r w:rsidRPr="00834B52">
        <w:t xml:space="preserve">See Alternate flow: </w:t>
      </w:r>
      <w:r w:rsidR="00FB7362" w:rsidRPr="00834B52">
        <w:t>“</w:t>
      </w:r>
      <w:r w:rsidR="00FB7362" w:rsidRPr="00834B52">
        <w:rPr>
          <w:b/>
          <w:bCs/>
        </w:rPr>
        <w:t>Login Attempt for</w:t>
      </w:r>
      <w:ins w:id="15" w:author="Sid SG-18904" w:date="2026-01-15T09:32:00Z" w16du:dateUtc="2026-01-15T14:32:00Z">
        <w:r w:rsidR="00994C7E">
          <w:rPr>
            <w:b/>
            <w:bCs/>
          </w:rPr>
          <w:t xml:space="preserve"> the</w:t>
        </w:r>
      </w:ins>
      <w:r w:rsidR="00FB7362" w:rsidRPr="00834B52">
        <w:rPr>
          <w:b/>
          <w:bCs/>
        </w:rPr>
        <w:t xml:space="preserve"> Mobile, Field Work, Advanced Mobile</w:t>
      </w:r>
      <w:ins w:id="16" w:author="Sid SG-18904" w:date="2026-01-08T09:23:00Z" w16du:dateUtc="2026-01-08T14:23:00Z">
        <w:r w:rsidR="009C196C">
          <w:rPr>
            <w:b/>
            <w:bCs/>
          </w:rPr>
          <w:t>, Driver Inspection</w:t>
        </w:r>
      </w:ins>
      <w:r w:rsidR="00FB7362" w:rsidRPr="00834B52">
        <w:rPr>
          <w:b/>
          <w:bCs/>
        </w:rPr>
        <w:t xml:space="preserve"> or Mobile Requestor Platform</w:t>
      </w:r>
      <w:r w:rsidR="00FB7362" w:rsidRPr="00834B52">
        <w:t xml:space="preserve">” in </w:t>
      </w:r>
      <w:proofErr w:type="spellStart"/>
      <w:r w:rsidR="00FB7362" w:rsidRPr="00834B52">
        <w:rPr>
          <w:i/>
          <w:iCs/>
          <w:color w:val="4472C4" w:themeColor="accent1"/>
        </w:rPr>
        <w:t>EAM.BASE.REQ.SystemLogin</w:t>
      </w:r>
      <w:proofErr w:type="spellEnd"/>
    </w:p>
    <w:p w14:paraId="11546541" w14:textId="3BD17EF5" w:rsidR="002121BC" w:rsidRPr="00834B52" w:rsidRDefault="002121BC" w:rsidP="00FE74B8">
      <w:pPr>
        <w:pStyle w:val="SOP2Text"/>
      </w:pPr>
    </w:p>
    <w:p w14:paraId="539F43FA" w14:textId="5EA53E20" w:rsidR="00983192" w:rsidRPr="00834B52" w:rsidRDefault="00983192" w:rsidP="009D124F">
      <w:pPr>
        <w:pStyle w:val="SOP2Heading"/>
      </w:pPr>
      <w:r w:rsidRPr="00834B52">
        <w:t xml:space="preserve">MDM is configured for the device </w:t>
      </w:r>
    </w:p>
    <w:p w14:paraId="7496015E" w14:textId="77777777" w:rsidR="00983192" w:rsidRPr="00834B52" w:rsidRDefault="00983192" w:rsidP="00983192">
      <w:pPr>
        <w:pStyle w:val="SOP2Text"/>
      </w:pPr>
    </w:p>
    <w:p w14:paraId="5093A1C8" w14:textId="5BC165A5" w:rsidR="00983192" w:rsidRPr="00834B52" w:rsidRDefault="00983192" w:rsidP="00983192">
      <w:pPr>
        <w:pStyle w:val="SOP2Text"/>
      </w:pPr>
      <w:r w:rsidRPr="00834B52">
        <w:t xml:space="preserve">If the device is configured via MDM, the following values can be sent via MDM onto the device </w:t>
      </w:r>
    </w:p>
    <w:tbl>
      <w:tblPr>
        <w:tblStyle w:val="TableGrid"/>
        <w:tblW w:w="0" w:type="auto"/>
        <w:tblInd w:w="864" w:type="dxa"/>
        <w:tblLook w:val="04A0" w:firstRow="1" w:lastRow="0" w:firstColumn="1" w:lastColumn="0" w:noHBand="0" w:noVBand="1"/>
      </w:tblPr>
      <w:tblGrid>
        <w:gridCol w:w="3020"/>
        <w:gridCol w:w="3021"/>
        <w:gridCol w:w="3021"/>
      </w:tblGrid>
      <w:tr w:rsidR="00FA5CB0" w:rsidRPr="00834B52" w14:paraId="641203B2" w14:textId="77777777" w:rsidTr="00834B52">
        <w:tc>
          <w:tcPr>
            <w:tcW w:w="3020" w:type="dxa"/>
            <w:shd w:val="clear" w:color="auto" w:fill="D0CECE" w:themeFill="background2" w:themeFillShade="E6"/>
          </w:tcPr>
          <w:p w14:paraId="5BDDD7E5" w14:textId="19BF7818" w:rsidR="00FA5CB0" w:rsidRPr="00834B52" w:rsidRDefault="00FA5CB0" w:rsidP="00834B52">
            <w:pPr>
              <w:pStyle w:val="SOP2Text"/>
              <w:rPr>
                <w:b/>
                <w:bCs/>
              </w:rPr>
            </w:pPr>
            <w:r w:rsidRPr="00834B52">
              <w:rPr>
                <w:b/>
                <w:bCs/>
              </w:rPr>
              <w:t>MDM Key</w:t>
            </w:r>
          </w:p>
        </w:tc>
        <w:tc>
          <w:tcPr>
            <w:tcW w:w="3021" w:type="dxa"/>
            <w:shd w:val="clear" w:color="auto" w:fill="D0CECE" w:themeFill="background2" w:themeFillShade="E6"/>
          </w:tcPr>
          <w:p w14:paraId="68B05CF5" w14:textId="3CACA26A" w:rsidR="00FA5CB0" w:rsidRPr="00834B52" w:rsidRDefault="00FA5CB0" w:rsidP="00834B52">
            <w:pPr>
              <w:pStyle w:val="SOP2Text"/>
              <w:rPr>
                <w:b/>
                <w:bCs/>
              </w:rPr>
            </w:pPr>
            <w:r w:rsidRPr="00834B52">
              <w:rPr>
                <w:b/>
                <w:bCs/>
              </w:rPr>
              <w:t>Data Type</w:t>
            </w:r>
          </w:p>
        </w:tc>
        <w:tc>
          <w:tcPr>
            <w:tcW w:w="3021" w:type="dxa"/>
            <w:shd w:val="clear" w:color="auto" w:fill="D0CECE" w:themeFill="background2" w:themeFillShade="E6"/>
          </w:tcPr>
          <w:p w14:paraId="50EB0B01" w14:textId="5F054EB9" w:rsidR="00FA5CB0" w:rsidRPr="00834B52" w:rsidRDefault="00FA5CB0" w:rsidP="00834B52">
            <w:pPr>
              <w:pStyle w:val="SOP2Text"/>
              <w:ind w:left="88"/>
              <w:rPr>
                <w:b/>
                <w:bCs/>
              </w:rPr>
            </w:pPr>
            <w:r w:rsidRPr="00834B52">
              <w:rPr>
                <w:b/>
                <w:bCs/>
              </w:rPr>
              <w:t>Desc</w:t>
            </w:r>
            <w:r w:rsidR="00E9676F" w:rsidRPr="00834B52">
              <w:rPr>
                <w:b/>
                <w:bCs/>
              </w:rPr>
              <w:t>ription</w:t>
            </w:r>
          </w:p>
        </w:tc>
      </w:tr>
      <w:tr w:rsidR="00FA5CB0" w:rsidRPr="00834B52" w14:paraId="7EE60E4A" w14:textId="77777777" w:rsidTr="00FA5CB0">
        <w:tc>
          <w:tcPr>
            <w:tcW w:w="3020" w:type="dxa"/>
          </w:tcPr>
          <w:p w14:paraId="2224B7CE" w14:textId="2B2DAD46" w:rsidR="00FA5CB0" w:rsidRPr="00834B52" w:rsidRDefault="00FA5CB0" w:rsidP="00834B52">
            <w:pPr>
              <w:pStyle w:val="SOP2Text"/>
            </w:pPr>
            <w:r w:rsidRPr="00834B52">
              <w:t>tenant</w:t>
            </w:r>
          </w:p>
        </w:tc>
        <w:tc>
          <w:tcPr>
            <w:tcW w:w="3021" w:type="dxa"/>
          </w:tcPr>
          <w:p w14:paraId="75AC2224" w14:textId="125D2B7A" w:rsidR="00FA5CB0" w:rsidRPr="00834B52" w:rsidRDefault="00FA5CB0" w:rsidP="00834B52">
            <w:pPr>
              <w:pStyle w:val="SOP2Text"/>
            </w:pPr>
            <w:r w:rsidRPr="00834B52">
              <w:t>string</w:t>
            </w:r>
          </w:p>
        </w:tc>
        <w:tc>
          <w:tcPr>
            <w:tcW w:w="3021" w:type="dxa"/>
          </w:tcPr>
          <w:p w14:paraId="67A6A3C8" w14:textId="1B59A105" w:rsidR="00FA5CB0" w:rsidRPr="00834B52" w:rsidRDefault="00FA5CB0" w:rsidP="00834B52">
            <w:pPr>
              <w:pStyle w:val="SOP2Text"/>
              <w:ind w:left="88"/>
            </w:pPr>
            <w:r w:rsidRPr="00834B52">
              <w:t>The tenant configured on the EAM server</w:t>
            </w:r>
          </w:p>
        </w:tc>
      </w:tr>
      <w:tr w:rsidR="00FA5CB0" w:rsidRPr="00834B52" w14:paraId="2416D3EE" w14:textId="77777777" w:rsidTr="00FA5CB0">
        <w:tc>
          <w:tcPr>
            <w:tcW w:w="3020" w:type="dxa"/>
          </w:tcPr>
          <w:p w14:paraId="5ABF1688" w14:textId="5882EB0C" w:rsidR="00FA5CB0" w:rsidRPr="00834B52" w:rsidRDefault="00FA5CB0" w:rsidP="00834B52">
            <w:pPr>
              <w:pStyle w:val="SOP2Text"/>
            </w:pPr>
            <w:r w:rsidRPr="00834B52">
              <w:t>endpoint</w:t>
            </w:r>
          </w:p>
        </w:tc>
        <w:tc>
          <w:tcPr>
            <w:tcW w:w="3021" w:type="dxa"/>
          </w:tcPr>
          <w:p w14:paraId="6FD03DBD" w14:textId="318007F9" w:rsidR="00FA5CB0" w:rsidRPr="00834B52" w:rsidRDefault="00FA5CB0" w:rsidP="00834B52">
            <w:pPr>
              <w:pStyle w:val="SOP2Text"/>
            </w:pPr>
            <w:r w:rsidRPr="00834B52">
              <w:t>string</w:t>
            </w:r>
          </w:p>
        </w:tc>
        <w:tc>
          <w:tcPr>
            <w:tcW w:w="3021" w:type="dxa"/>
          </w:tcPr>
          <w:p w14:paraId="22DD6FCD" w14:textId="17BEA26B" w:rsidR="00FA5CB0" w:rsidRPr="00834B52" w:rsidRDefault="00FA5CB0" w:rsidP="00834B52">
            <w:pPr>
              <w:pStyle w:val="SOP2Text"/>
              <w:ind w:left="88"/>
            </w:pPr>
            <w:r w:rsidRPr="00834B52">
              <w:t>The EAM server (URL) that Digital Work should connect to</w:t>
            </w:r>
          </w:p>
        </w:tc>
      </w:tr>
      <w:tr w:rsidR="00FA5CB0" w:rsidRPr="00834B52" w14:paraId="1D858768" w14:textId="77777777" w:rsidTr="00FA5CB0">
        <w:tc>
          <w:tcPr>
            <w:tcW w:w="3020" w:type="dxa"/>
          </w:tcPr>
          <w:p w14:paraId="1ACD1DBE" w14:textId="076996E0" w:rsidR="00FA5CB0" w:rsidRPr="00834B52" w:rsidRDefault="00FA5CB0" w:rsidP="00834B52">
            <w:pPr>
              <w:pStyle w:val="SOP2Text"/>
            </w:pPr>
            <w:proofErr w:type="spellStart"/>
            <w:r w:rsidRPr="00834B52">
              <w:t>sso</w:t>
            </w:r>
            <w:proofErr w:type="spellEnd"/>
          </w:p>
        </w:tc>
        <w:tc>
          <w:tcPr>
            <w:tcW w:w="3021" w:type="dxa"/>
          </w:tcPr>
          <w:p w14:paraId="49FAB20D" w14:textId="78CDC518" w:rsidR="00FA5CB0" w:rsidRPr="00834B52" w:rsidRDefault="00FA5CB0" w:rsidP="00834B52">
            <w:pPr>
              <w:pStyle w:val="SOP2Text"/>
            </w:pPr>
            <w:proofErr w:type="spellStart"/>
            <w:r w:rsidRPr="00834B52">
              <w:t>boolean</w:t>
            </w:r>
            <w:proofErr w:type="spellEnd"/>
          </w:p>
        </w:tc>
        <w:tc>
          <w:tcPr>
            <w:tcW w:w="3021" w:type="dxa"/>
          </w:tcPr>
          <w:p w14:paraId="318D871F" w14:textId="090F32FE" w:rsidR="00FA5CB0" w:rsidRPr="00834B52" w:rsidRDefault="00FA5CB0" w:rsidP="00834B52">
            <w:pPr>
              <w:pStyle w:val="SOP2Text"/>
              <w:ind w:left="88"/>
            </w:pPr>
            <w:r w:rsidRPr="00834B52">
              <w:t>true if Single Sign On is configured</w:t>
            </w:r>
          </w:p>
        </w:tc>
      </w:tr>
      <w:tr w:rsidR="00FA5CB0" w:rsidRPr="00834B52" w14:paraId="468C3AA4" w14:textId="77777777" w:rsidTr="00FA5CB0">
        <w:tc>
          <w:tcPr>
            <w:tcW w:w="3020" w:type="dxa"/>
          </w:tcPr>
          <w:p w14:paraId="26A85DC6" w14:textId="2723E4C2" w:rsidR="00FA5CB0" w:rsidRPr="00834B52" w:rsidRDefault="00FA5CB0" w:rsidP="00834B52">
            <w:pPr>
              <w:pStyle w:val="SOP2Text"/>
            </w:pPr>
            <w:proofErr w:type="spellStart"/>
            <w:r w:rsidRPr="00834B52">
              <w:t>protectSettings</w:t>
            </w:r>
            <w:proofErr w:type="spellEnd"/>
          </w:p>
        </w:tc>
        <w:tc>
          <w:tcPr>
            <w:tcW w:w="3021" w:type="dxa"/>
          </w:tcPr>
          <w:p w14:paraId="2422493A" w14:textId="270BBFF1" w:rsidR="00FA5CB0" w:rsidRPr="00834B52" w:rsidRDefault="00FA5CB0" w:rsidP="00834B52">
            <w:pPr>
              <w:pStyle w:val="SOP2Text"/>
            </w:pPr>
            <w:proofErr w:type="spellStart"/>
            <w:r w:rsidRPr="00834B52">
              <w:t>boolean</w:t>
            </w:r>
            <w:proofErr w:type="spellEnd"/>
          </w:p>
        </w:tc>
        <w:tc>
          <w:tcPr>
            <w:tcW w:w="3021" w:type="dxa"/>
          </w:tcPr>
          <w:p w14:paraId="525FF6CF" w14:textId="08CF55BF" w:rsidR="00FA5CB0" w:rsidRPr="00834B52" w:rsidRDefault="00FA5CB0" w:rsidP="00834B52">
            <w:pPr>
              <w:pStyle w:val="SOP2Text"/>
              <w:ind w:left="88"/>
            </w:pPr>
            <w:r w:rsidRPr="00834B52">
              <w:t>false to unprotect the app settings</w:t>
            </w:r>
          </w:p>
        </w:tc>
      </w:tr>
      <w:tr w:rsidR="00FA5CB0" w:rsidRPr="00834B52" w14:paraId="67863E0D" w14:textId="77777777" w:rsidTr="00FA5CB0">
        <w:tc>
          <w:tcPr>
            <w:tcW w:w="3020" w:type="dxa"/>
          </w:tcPr>
          <w:p w14:paraId="0CB27E72" w14:textId="15194805" w:rsidR="00FA5CB0" w:rsidRPr="00834B52" w:rsidRDefault="00FA5CB0" w:rsidP="00834B52">
            <w:pPr>
              <w:pStyle w:val="SOP2Text"/>
            </w:pPr>
            <w:proofErr w:type="spellStart"/>
            <w:r w:rsidRPr="00834B52">
              <w:t>appConfig</w:t>
            </w:r>
            <w:proofErr w:type="spellEnd"/>
          </w:p>
        </w:tc>
        <w:tc>
          <w:tcPr>
            <w:tcW w:w="3021" w:type="dxa"/>
          </w:tcPr>
          <w:p w14:paraId="36A99F3A" w14:textId="05ECB42C" w:rsidR="00FA5CB0" w:rsidRPr="00834B52" w:rsidRDefault="00FA5CB0" w:rsidP="00834B52">
            <w:pPr>
              <w:pStyle w:val="SOP2Text"/>
            </w:pPr>
            <w:r w:rsidRPr="00834B52">
              <w:t>string</w:t>
            </w:r>
          </w:p>
        </w:tc>
        <w:tc>
          <w:tcPr>
            <w:tcW w:w="3021" w:type="dxa"/>
          </w:tcPr>
          <w:p w14:paraId="244E364F" w14:textId="64C8B2FB" w:rsidR="00FA5CB0" w:rsidRPr="00834B52" w:rsidRDefault="00FA5CB0" w:rsidP="00834B52">
            <w:pPr>
              <w:pStyle w:val="SOP2Text"/>
              <w:ind w:left="88"/>
            </w:pPr>
            <w:r w:rsidRPr="00834B52">
              <w:t>Valid JSON string containing the other MDM key/value pairs (as seen in above table)</w:t>
            </w:r>
          </w:p>
        </w:tc>
      </w:tr>
    </w:tbl>
    <w:p w14:paraId="04F9E866" w14:textId="77777777" w:rsidR="00983192" w:rsidRPr="00834B52" w:rsidRDefault="00983192" w:rsidP="00983192">
      <w:pPr>
        <w:pStyle w:val="SOP2Text"/>
      </w:pPr>
    </w:p>
    <w:p w14:paraId="3BAF4AD0" w14:textId="6DDDE939" w:rsidR="00983192" w:rsidRPr="00834B52" w:rsidRDefault="00983192" w:rsidP="00983192">
      <w:pPr>
        <w:pStyle w:val="SOP2Text"/>
      </w:pPr>
    </w:p>
    <w:p w14:paraId="178F5936" w14:textId="77777777" w:rsidR="00983192" w:rsidRPr="00834B52" w:rsidRDefault="00983192" w:rsidP="00983192">
      <w:pPr>
        <w:pStyle w:val="SOP2Text"/>
      </w:pPr>
      <w:r w:rsidRPr="00834B52">
        <w:t>To summarize the behavior of the fields:</w:t>
      </w:r>
    </w:p>
    <w:p w14:paraId="4E9F41FC" w14:textId="77777777" w:rsidR="00983192" w:rsidRPr="00834B52" w:rsidRDefault="00983192" w:rsidP="00983192">
      <w:pPr>
        <w:pStyle w:val="SOP2Text"/>
      </w:pPr>
    </w:p>
    <w:p w14:paraId="3F76DBF4" w14:textId="5CEB413C" w:rsidR="00983192" w:rsidRPr="00834B52" w:rsidRDefault="00E54C03" w:rsidP="00E02CD1">
      <w:pPr>
        <w:pStyle w:val="SOP2Text"/>
        <w:rPr>
          <w:b/>
          <w:bCs/>
        </w:rPr>
      </w:pPr>
      <w:r w:rsidRPr="00834B52">
        <w:rPr>
          <w:b/>
          <w:bCs/>
        </w:rPr>
        <w:t xml:space="preserve">When MDM configuration exists the following </w:t>
      </w:r>
      <w:r w:rsidR="00983192" w:rsidRPr="00834B52">
        <w:rPr>
          <w:b/>
          <w:bCs/>
        </w:rPr>
        <w:t>Login Screen Settings</w:t>
      </w:r>
      <w:r w:rsidRPr="00834B52">
        <w:rPr>
          <w:b/>
          <w:bCs/>
        </w:rPr>
        <w:t xml:space="preserve"> are affected as:</w:t>
      </w:r>
    </w:p>
    <w:p w14:paraId="4DE0EACB" w14:textId="77777777" w:rsidR="00983192" w:rsidRPr="00834B52" w:rsidRDefault="00983192" w:rsidP="00834B52">
      <w:pPr>
        <w:pStyle w:val="SOP2Text"/>
        <w:numPr>
          <w:ilvl w:val="0"/>
          <w:numId w:val="13"/>
        </w:numPr>
      </w:pPr>
      <w:r w:rsidRPr="00834B52">
        <w:t>Tenant - disabled - Keep visible to allow users to verify information.</w:t>
      </w:r>
    </w:p>
    <w:p w14:paraId="489C4EB4" w14:textId="77777777" w:rsidR="00983192" w:rsidRPr="00834B52" w:rsidRDefault="00983192" w:rsidP="00834B52">
      <w:pPr>
        <w:pStyle w:val="SOP2Text"/>
        <w:numPr>
          <w:ilvl w:val="0"/>
          <w:numId w:val="13"/>
        </w:numPr>
      </w:pPr>
      <w:r w:rsidRPr="00834B52">
        <w:t>Endpoint - disabled - Keep visible to allow users to verify information.</w:t>
      </w:r>
    </w:p>
    <w:p w14:paraId="2F842AE1" w14:textId="77777777" w:rsidR="00983192" w:rsidRPr="00834B52" w:rsidRDefault="00983192" w:rsidP="00834B52">
      <w:pPr>
        <w:pStyle w:val="SOP2Text"/>
        <w:numPr>
          <w:ilvl w:val="0"/>
          <w:numId w:val="13"/>
        </w:numPr>
      </w:pPr>
      <w:r w:rsidRPr="00834B52">
        <w:t>Test Connection - always available - Users need to be able to verify a connection is available.</w:t>
      </w:r>
    </w:p>
    <w:p w14:paraId="7C6DCB42" w14:textId="77777777" w:rsidR="00983192" w:rsidRPr="00834B52" w:rsidRDefault="00983192" w:rsidP="00834B52">
      <w:pPr>
        <w:pStyle w:val="SOP2Text"/>
        <w:numPr>
          <w:ilvl w:val="0"/>
          <w:numId w:val="13"/>
        </w:numPr>
      </w:pPr>
      <w:r w:rsidRPr="00834B52">
        <w:t xml:space="preserve">Scan QR Code - hidden - There is no need to display this button </w:t>
      </w:r>
      <w:proofErr w:type="gramStart"/>
      <w:r w:rsidRPr="00834B52">
        <w:t>if they</w:t>
      </w:r>
      <w:proofErr w:type="gramEnd"/>
      <w:r w:rsidRPr="00834B52">
        <w:t xml:space="preserve"> everything is protected.</w:t>
      </w:r>
    </w:p>
    <w:p w14:paraId="1B1B94CC" w14:textId="77777777" w:rsidR="00983192" w:rsidRPr="00834B52" w:rsidRDefault="00983192" w:rsidP="00834B52">
      <w:pPr>
        <w:pStyle w:val="SOP2Text"/>
        <w:numPr>
          <w:ilvl w:val="0"/>
          <w:numId w:val="13"/>
        </w:numPr>
      </w:pPr>
      <w:r w:rsidRPr="00834B52">
        <w:t>Enable Single Sign On - disabled - Keep visible to allow users to verify information.</w:t>
      </w:r>
    </w:p>
    <w:p w14:paraId="0C28064B" w14:textId="77777777" w:rsidR="00983192" w:rsidRPr="00834B52" w:rsidRDefault="00983192" w:rsidP="00834B52">
      <w:pPr>
        <w:pStyle w:val="SOP2Text"/>
        <w:numPr>
          <w:ilvl w:val="0"/>
          <w:numId w:val="13"/>
        </w:numPr>
      </w:pPr>
      <w:r w:rsidRPr="00834B52">
        <w:t>Enable Biometric Login - always available if configured from server - This is a device level configuration and should always be controllable. This does not interfere with server / MDM configurations.</w:t>
      </w:r>
    </w:p>
    <w:p w14:paraId="768616DA" w14:textId="77777777" w:rsidR="00983192" w:rsidRPr="00834B52" w:rsidRDefault="00983192" w:rsidP="00834B52">
      <w:pPr>
        <w:pStyle w:val="SOP2Text"/>
        <w:numPr>
          <w:ilvl w:val="0"/>
          <w:numId w:val="13"/>
        </w:numPr>
      </w:pPr>
      <w:r w:rsidRPr="00834B52">
        <w:t>Bio Type - protected if configured from server - This is a device level configuration and should always be controllable. This does not interfere with server / MDM configurations.</w:t>
      </w:r>
    </w:p>
    <w:p w14:paraId="11279E76" w14:textId="77777777" w:rsidR="00983192" w:rsidRPr="00834B52" w:rsidRDefault="00983192" w:rsidP="00834B52">
      <w:pPr>
        <w:pStyle w:val="SOP2Text"/>
        <w:numPr>
          <w:ilvl w:val="0"/>
          <w:numId w:val="13"/>
        </w:numPr>
      </w:pPr>
      <w:r w:rsidRPr="00834B52">
        <w:t xml:space="preserve">Enable Logging - always available - Users need to be able </w:t>
      </w:r>
      <w:proofErr w:type="gramStart"/>
      <w:r w:rsidRPr="00834B52">
        <w:t>turn</w:t>
      </w:r>
      <w:proofErr w:type="gramEnd"/>
      <w:r w:rsidRPr="00834B52">
        <w:t xml:space="preserve"> on logging for troubleshooting.</w:t>
      </w:r>
    </w:p>
    <w:p w14:paraId="37F6D2AF" w14:textId="77777777" w:rsidR="00983192" w:rsidRPr="00834B52" w:rsidRDefault="00983192" w:rsidP="00834B52">
      <w:pPr>
        <w:pStyle w:val="SOP2Text"/>
        <w:numPr>
          <w:ilvl w:val="0"/>
          <w:numId w:val="13"/>
        </w:numPr>
      </w:pPr>
      <w:r w:rsidRPr="00834B52">
        <w:t>Log Level - always available if “Enable Logging” - Users need to be able to adjust logging for troubleshooting.</w:t>
      </w:r>
    </w:p>
    <w:p w14:paraId="12FD57CC" w14:textId="77777777" w:rsidR="00983192" w:rsidRPr="00834B52" w:rsidRDefault="00983192" w:rsidP="00834B52">
      <w:pPr>
        <w:pStyle w:val="SOP2Text"/>
        <w:numPr>
          <w:ilvl w:val="0"/>
          <w:numId w:val="13"/>
        </w:numPr>
      </w:pPr>
      <w:r w:rsidRPr="00834B52">
        <w:t>View Logs - always available if “Enable Logging” - Users need to be able to View Logs for troubleshooting.</w:t>
      </w:r>
    </w:p>
    <w:p w14:paraId="1C1DE6E2" w14:textId="77777777" w:rsidR="00983192" w:rsidRPr="00834B52" w:rsidRDefault="00983192" w:rsidP="00834B52">
      <w:pPr>
        <w:pStyle w:val="SOP2Text"/>
        <w:numPr>
          <w:ilvl w:val="0"/>
          <w:numId w:val="13"/>
        </w:numPr>
      </w:pPr>
      <w:r w:rsidRPr="00834B52">
        <w:t xml:space="preserve">Clear Temporary Files - always available - Users need to be able </w:t>
      </w:r>
      <w:proofErr w:type="gramStart"/>
      <w:r w:rsidRPr="00834B52">
        <w:t>Clear</w:t>
      </w:r>
      <w:proofErr w:type="gramEnd"/>
      <w:r w:rsidRPr="00834B52">
        <w:t xml:space="preserve"> Temporary Files at any time.</w:t>
      </w:r>
    </w:p>
    <w:p w14:paraId="422F214D" w14:textId="77777777" w:rsidR="00983192" w:rsidRPr="00834B52" w:rsidRDefault="00983192" w:rsidP="00834B52">
      <w:pPr>
        <w:pStyle w:val="SOP2Text"/>
        <w:numPr>
          <w:ilvl w:val="0"/>
          <w:numId w:val="13"/>
        </w:numPr>
      </w:pPr>
      <w:r w:rsidRPr="00834B52">
        <w:t>About - always available - Users always need access to this information.</w:t>
      </w:r>
    </w:p>
    <w:p w14:paraId="22E2796E" w14:textId="77777777" w:rsidR="00983192" w:rsidRPr="00834B52" w:rsidRDefault="00983192" w:rsidP="00E02CD1">
      <w:pPr>
        <w:pStyle w:val="SOP2Text"/>
        <w:ind w:left="1584"/>
      </w:pPr>
    </w:p>
    <w:p w14:paraId="251D5F77" w14:textId="23D629F3" w:rsidR="00983192" w:rsidRPr="00834B52" w:rsidRDefault="00E54C03" w:rsidP="00983192">
      <w:pPr>
        <w:pStyle w:val="SOP2Text"/>
        <w:rPr>
          <w:b/>
          <w:bCs/>
        </w:rPr>
      </w:pPr>
      <w:r w:rsidRPr="00834B52">
        <w:rPr>
          <w:b/>
          <w:bCs/>
        </w:rPr>
        <w:t xml:space="preserve">When MDM configuration exists the following </w:t>
      </w:r>
      <w:r w:rsidR="00983192" w:rsidRPr="00834B52">
        <w:rPr>
          <w:b/>
          <w:bCs/>
        </w:rPr>
        <w:t>In-App Screen Setting</w:t>
      </w:r>
      <w:r w:rsidRPr="00834B52">
        <w:rPr>
          <w:b/>
          <w:bCs/>
        </w:rPr>
        <w:t xml:space="preserve">s are affected as: </w:t>
      </w:r>
    </w:p>
    <w:p w14:paraId="1F464A47" w14:textId="77777777" w:rsidR="00983192" w:rsidRPr="00834B52" w:rsidRDefault="00983192" w:rsidP="00E02CD1">
      <w:pPr>
        <w:pStyle w:val="SOP2Text"/>
      </w:pPr>
    </w:p>
    <w:p w14:paraId="72E41F8F" w14:textId="77777777" w:rsidR="00983192" w:rsidRPr="00834B52" w:rsidRDefault="00983192" w:rsidP="00834B52">
      <w:pPr>
        <w:pStyle w:val="SOP2Text"/>
        <w:numPr>
          <w:ilvl w:val="0"/>
          <w:numId w:val="14"/>
        </w:numPr>
      </w:pPr>
      <w:r w:rsidRPr="00834B52">
        <w:t>Enable Voice Actions - always available - This is a device level configuration and should always be controllable. This does not interfere with server / MDM configurations.</w:t>
      </w:r>
    </w:p>
    <w:p w14:paraId="349BAE28" w14:textId="77777777" w:rsidR="00983192" w:rsidRPr="00834B52" w:rsidRDefault="00983192" w:rsidP="00834B52">
      <w:pPr>
        <w:pStyle w:val="SOP2Text"/>
        <w:numPr>
          <w:ilvl w:val="0"/>
          <w:numId w:val="14"/>
        </w:numPr>
      </w:pPr>
      <w:r w:rsidRPr="00834B52">
        <w:t>Show Toolbar on Load - always available - This is a device level configuration and should always be controllable. This does not interfere with server / MDM configurations.</w:t>
      </w:r>
    </w:p>
    <w:p w14:paraId="5374FC16" w14:textId="77777777" w:rsidR="00983192" w:rsidRPr="00834B52" w:rsidRDefault="00983192" w:rsidP="00834B52">
      <w:pPr>
        <w:pStyle w:val="SOP2Text"/>
        <w:numPr>
          <w:ilvl w:val="0"/>
          <w:numId w:val="14"/>
        </w:numPr>
      </w:pPr>
      <w:r w:rsidRPr="00834B52">
        <w:t xml:space="preserve">Enable Logging - always available - Users need to be able </w:t>
      </w:r>
      <w:proofErr w:type="gramStart"/>
      <w:r w:rsidRPr="00834B52">
        <w:t>turn</w:t>
      </w:r>
      <w:proofErr w:type="gramEnd"/>
      <w:r w:rsidRPr="00834B52">
        <w:t xml:space="preserve"> on logging for troubleshooting.</w:t>
      </w:r>
    </w:p>
    <w:p w14:paraId="49F7C3BD" w14:textId="77777777" w:rsidR="00983192" w:rsidRPr="00834B52" w:rsidRDefault="00983192" w:rsidP="00834B52">
      <w:pPr>
        <w:pStyle w:val="SOP2Text"/>
        <w:numPr>
          <w:ilvl w:val="0"/>
          <w:numId w:val="14"/>
        </w:numPr>
      </w:pPr>
      <w:r w:rsidRPr="00834B52">
        <w:t>Log Level - always available if “Enable Logging” - Users need to be able to adjust logging for troubleshooting.</w:t>
      </w:r>
    </w:p>
    <w:p w14:paraId="411D0B24" w14:textId="77777777" w:rsidR="00983192" w:rsidRPr="00834B52" w:rsidRDefault="00983192" w:rsidP="00834B52">
      <w:pPr>
        <w:pStyle w:val="SOP2Text"/>
        <w:numPr>
          <w:ilvl w:val="0"/>
          <w:numId w:val="14"/>
        </w:numPr>
      </w:pPr>
      <w:r w:rsidRPr="00834B52">
        <w:lastRenderedPageBreak/>
        <w:t>View Logs - always available if “Enable Logging” - Users need to be able to View Logs for troubleshooting.</w:t>
      </w:r>
    </w:p>
    <w:p w14:paraId="124149FC" w14:textId="77777777" w:rsidR="00983192" w:rsidRPr="00834B52" w:rsidRDefault="00983192" w:rsidP="00834B52">
      <w:pPr>
        <w:pStyle w:val="SOP2Text"/>
        <w:numPr>
          <w:ilvl w:val="0"/>
          <w:numId w:val="14"/>
        </w:numPr>
      </w:pPr>
      <w:r w:rsidRPr="00834B52">
        <w:t xml:space="preserve">Clear Temporary Files - always available - Users need to be able </w:t>
      </w:r>
      <w:proofErr w:type="gramStart"/>
      <w:r w:rsidRPr="00834B52">
        <w:t>Clear</w:t>
      </w:r>
      <w:proofErr w:type="gramEnd"/>
      <w:r w:rsidRPr="00834B52">
        <w:t xml:space="preserve"> Temporary Files at any time.</w:t>
      </w:r>
    </w:p>
    <w:p w14:paraId="6DBFFD38" w14:textId="2904A298" w:rsidR="00983192" w:rsidRPr="00834B52" w:rsidRDefault="00983192" w:rsidP="00834B52">
      <w:pPr>
        <w:pStyle w:val="SOP2Text"/>
        <w:numPr>
          <w:ilvl w:val="0"/>
          <w:numId w:val="14"/>
        </w:numPr>
      </w:pPr>
      <w:r w:rsidRPr="00834B52">
        <w:t>About - always available - Users always need access to this information</w:t>
      </w:r>
      <w:r w:rsidR="00DB2857" w:rsidRPr="00834B52">
        <w:t>.</w:t>
      </w:r>
    </w:p>
    <w:p w14:paraId="50FFBB76" w14:textId="79ED16C4" w:rsidR="00983192" w:rsidRPr="00834B52" w:rsidRDefault="00983192" w:rsidP="00983192">
      <w:pPr>
        <w:pStyle w:val="SOP2Text"/>
      </w:pPr>
      <w:r w:rsidRPr="00834B52">
        <w:t xml:space="preserve"> </w:t>
      </w:r>
    </w:p>
    <w:p w14:paraId="0E4FC0CE" w14:textId="7B8B018F" w:rsidR="00983192" w:rsidRDefault="00852F1F" w:rsidP="009D124F">
      <w:pPr>
        <w:pStyle w:val="SOP2Heading"/>
      </w:pPr>
      <w:r>
        <w:t>Operating System is Android</w:t>
      </w:r>
      <w:r w:rsidR="00F44F47">
        <w:t xml:space="preserve">, </w:t>
      </w:r>
      <w:r w:rsidR="00230265">
        <w:t>Distance-Based Location Recording is Disabled</w:t>
      </w:r>
    </w:p>
    <w:p w14:paraId="3343C525" w14:textId="10A9E14A" w:rsidR="006B5032" w:rsidRDefault="00235D3B" w:rsidP="00235D3B">
      <w:pPr>
        <w:pStyle w:val="SOP2Text"/>
      </w:pPr>
      <w:r>
        <w:t xml:space="preserve">If </w:t>
      </w:r>
      <w:r w:rsidR="00956C7F">
        <w:t xml:space="preserve">the </w:t>
      </w:r>
      <w:r w:rsidR="00931AF9">
        <w:t xml:space="preserve">operating system = </w:t>
      </w:r>
      <w:r w:rsidR="00956C7F">
        <w:t xml:space="preserve">Android AND </w:t>
      </w:r>
      <w:r w:rsidR="00230265">
        <w:t>distance-based</w:t>
      </w:r>
      <w:r w:rsidR="00F670CC">
        <w:t xml:space="preserve"> location recording is disabled, AND </w:t>
      </w:r>
      <w:r w:rsidR="002C2DE9">
        <w:t>any</w:t>
      </w:r>
      <w:r w:rsidR="00956C7F">
        <w:t xml:space="preserve"> of the following conditions </w:t>
      </w:r>
      <w:r w:rsidR="002C2DE9">
        <w:t>are</w:t>
      </w:r>
      <w:r w:rsidR="00956C7F">
        <w:t xml:space="preserve"> TRUE</w:t>
      </w:r>
      <w:r w:rsidR="004764FE">
        <w:t>…</w:t>
      </w:r>
    </w:p>
    <w:p w14:paraId="68BA4139" w14:textId="40270050" w:rsidR="00235D3B" w:rsidRDefault="00956C7F" w:rsidP="00235D3B">
      <w:pPr>
        <w:pStyle w:val="SOP2Text"/>
      </w:pPr>
      <w:r>
        <w:t xml:space="preserve"> </w:t>
      </w:r>
    </w:p>
    <w:p w14:paraId="5BF3C3CE" w14:textId="3B8C6288" w:rsidR="00931AF9" w:rsidRDefault="00DA5FAE" w:rsidP="00B15A0F">
      <w:pPr>
        <w:pStyle w:val="SOP2Text"/>
        <w:numPr>
          <w:ilvl w:val="0"/>
          <w:numId w:val="58"/>
        </w:numPr>
      </w:pPr>
      <w:r w:rsidRPr="00B15A0F">
        <w:t xml:space="preserve">The user has never responded to the </w:t>
      </w:r>
      <w:r w:rsidR="00801214" w:rsidRPr="00B15A0F">
        <w:t xml:space="preserve">login prompt message below for the current app </w:t>
      </w:r>
      <w:proofErr w:type="gramStart"/>
      <w:r w:rsidR="00801214" w:rsidRPr="00B15A0F">
        <w:t>install</w:t>
      </w:r>
      <w:proofErr w:type="gramEnd"/>
      <w:r w:rsidR="00801214" w:rsidRPr="00B15A0F">
        <w:t>.</w:t>
      </w:r>
    </w:p>
    <w:p w14:paraId="2899DB09" w14:textId="7CEA3737" w:rsidR="00801214" w:rsidRDefault="00801214">
      <w:pPr>
        <w:pStyle w:val="SOP2Text"/>
        <w:numPr>
          <w:ilvl w:val="0"/>
          <w:numId w:val="58"/>
        </w:numPr>
      </w:pPr>
      <w:r>
        <w:t>The user clicked Deny</w:t>
      </w:r>
      <w:r w:rsidR="005908C1">
        <w:t xml:space="preserve"> the last time they responded to the login prompt message.</w:t>
      </w:r>
    </w:p>
    <w:p w14:paraId="185B232D" w14:textId="6B3B6586" w:rsidR="002C2DE9" w:rsidRPr="00B15A0F" w:rsidRDefault="00601DAF" w:rsidP="00B15A0F">
      <w:pPr>
        <w:pStyle w:val="SOP2Text"/>
        <w:numPr>
          <w:ilvl w:val="0"/>
          <w:numId w:val="58"/>
        </w:numPr>
      </w:pPr>
      <w:r>
        <w:t xml:space="preserve">Location permissions for the Digital Work app </w:t>
      </w:r>
      <w:proofErr w:type="gramStart"/>
      <w:r>
        <w:t>is</w:t>
      </w:r>
      <w:proofErr w:type="gramEnd"/>
      <w:r>
        <w:t xml:space="preserve"> </w:t>
      </w:r>
      <w:r w:rsidR="00701E32">
        <w:t>“Ask every time</w:t>
      </w:r>
      <w:r w:rsidR="00A9748F">
        <w:t>” or “Don’t allow”.</w:t>
      </w:r>
    </w:p>
    <w:p w14:paraId="552C8206" w14:textId="77777777" w:rsidR="00801214" w:rsidRDefault="00801214" w:rsidP="00235D3B">
      <w:pPr>
        <w:pStyle w:val="SOP2Text"/>
        <w:rPr>
          <w:b/>
          <w:bCs/>
        </w:rPr>
      </w:pPr>
    </w:p>
    <w:p w14:paraId="39F24AB7" w14:textId="1D2F8C7F" w:rsidR="004764FE" w:rsidRDefault="004764FE" w:rsidP="00235D3B">
      <w:pPr>
        <w:pStyle w:val="SOP2Text"/>
        <w:rPr>
          <w:b/>
          <w:bCs/>
        </w:rPr>
      </w:pPr>
      <w:r>
        <w:t>Then the message below will be displayed after the user opens the application and logs in (i.e. this does NOT apply if the user is logging in after logging out and leaving the app open):</w:t>
      </w:r>
    </w:p>
    <w:p w14:paraId="74D0D71F" w14:textId="77777777" w:rsidR="004764FE" w:rsidRDefault="004764FE" w:rsidP="00235D3B">
      <w:pPr>
        <w:pStyle w:val="SOP2Text"/>
        <w:rPr>
          <w:b/>
          <w:bCs/>
        </w:rPr>
      </w:pPr>
    </w:p>
    <w:p w14:paraId="7963ED4E" w14:textId="206599FA" w:rsidR="00AE2C2C" w:rsidRDefault="00AE2C2C" w:rsidP="00235D3B">
      <w:pPr>
        <w:pStyle w:val="SOP2Text"/>
      </w:pPr>
      <w:r w:rsidRPr="00B15A0F">
        <w:rPr>
          <w:b/>
          <w:bCs/>
        </w:rPr>
        <w:t>Login Prompt Message:</w:t>
      </w:r>
      <w:r>
        <w:t xml:space="preserve"> “Digital Work collects location data</w:t>
      </w:r>
      <w:r w:rsidR="00C633DD">
        <w:t xml:space="preserve"> to display users on maps and to enable dispatching work orders based on user location even when the app is closed or not in use.”</w:t>
      </w:r>
    </w:p>
    <w:p w14:paraId="3C5487B5" w14:textId="77777777" w:rsidR="005908C1" w:rsidRDefault="005908C1" w:rsidP="00235D3B">
      <w:pPr>
        <w:pStyle w:val="SOP2Text"/>
      </w:pPr>
    </w:p>
    <w:p w14:paraId="6318CB18" w14:textId="771D27B7" w:rsidR="005908C1" w:rsidRDefault="005908C1" w:rsidP="00B15A0F">
      <w:pPr>
        <w:pStyle w:val="SOP2Text"/>
        <w:numPr>
          <w:ilvl w:val="0"/>
          <w:numId w:val="60"/>
        </w:numPr>
        <w:tabs>
          <w:tab w:val="left" w:pos="2430"/>
        </w:tabs>
        <w:ind w:left="1620" w:hanging="396"/>
      </w:pPr>
      <w:r w:rsidRPr="00B15A0F">
        <w:rPr>
          <w:b/>
          <w:bCs/>
        </w:rPr>
        <w:t>Deny:</w:t>
      </w:r>
      <w:r>
        <w:t xml:space="preserve">  </w:t>
      </w:r>
      <w:r w:rsidR="00C567FD">
        <w:t xml:space="preserve">  </w:t>
      </w:r>
      <w:r w:rsidR="00714DFB">
        <w:t>After selecting Deny, t</w:t>
      </w:r>
      <w:r w:rsidR="009261E0">
        <w:t xml:space="preserve">he user will NOT be prompted with the location permission question as described in the </w:t>
      </w:r>
      <w:r w:rsidR="009261E0" w:rsidRPr="00B15A0F">
        <w:rPr>
          <w:i/>
          <w:iCs/>
          <w:color w:val="3366FF"/>
        </w:rPr>
        <w:t>Basic Flow</w:t>
      </w:r>
      <w:r w:rsidR="009261E0">
        <w:t>.</w:t>
      </w:r>
      <w:r w:rsidR="002E594A">
        <w:t xml:space="preserve">  The first screen of the application will be displayed </w:t>
      </w:r>
      <w:proofErr w:type="gramStart"/>
      <w:r w:rsidR="00F04F08">
        <w:t>per</w:t>
      </w:r>
      <w:proofErr w:type="gramEnd"/>
      <w:r w:rsidR="00F04F08">
        <w:t xml:space="preserve"> standard behavior.</w:t>
      </w:r>
    </w:p>
    <w:p w14:paraId="1AD6AA8A" w14:textId="77777777" w:rsidR="005908C1" w:rsidRDefault="005908C1" w:rsidP="00235D3B">
      <w:pPr>
        <w:pStyle w:val="SOP2Text"/>
      </w:pPr>
    </w:p>
    <w:p w14:paraId="0E4A8131" w14:textId="3F4ACC8A" w:rsidR="005908C1" w:rsidRDefault="005908C1" w:rsidP="00B15A0F">
      <w:pPr>
        <w:pStyle w:val="SOP2Text"/>
        <w:numPr>
          <w:ilvl w:val="0"/>
          <w:numId w:val="60"/>
        </w:numPr>
        <w:ind w:left="1620" w:hanging="396"/>
      </w:pPr>
      <w:r w:rsidRPr="00B15A0F">
        <w:rPr>
          <w:b/>
          <w:bCs/>
        </w:rPr>
        <w:t>Accept</w:t>
      </w:r>
      <w:proofErr w:type="gramStart"/>
      <w:r w:rsidRPr="00B15A0F">
        <w:rPr>
          <w:b/>
          <w:bCs/>
        </w:rPr>
        <w:t>:</w:t>
      </w:r>
      <w:r w:rsidR="00F04F08">
        <w:t xml:space="preserve">  </w:t>
      </w:r>
      <w:r w:rsidR="00AC3188">
        <w:t>After</w:t>
      </w:r>
      <w:proofErr w:type="gramEnd"/>
      <w:r w:rsidR="00AC3188">
        <w:t xml:space="preserve"> selecting Accept, the user WILL be prompted with </w:t>
      </w:r>
      <w:r w:rsidR="00C567FD">
        <w:t xml:space="preserve">the location permission question as described in the </w:t>
      </w:r>
      <w:r w:rsidR="00C567FD" w:rsidRPr="00B15A0F">
        <w:rPr>
          <w:i/>
          <w:iCs/>
          <w:color w:val="3366FF"/>
        </w:rPr>
        <w:t>Basic Flow</w:t>
      </w:r>
      <w:r w:rsidR="00C567FD">
        <w:t xml:space="preserve">.  </w:t>
      </w:r>
    </w:p>
    <w:p w14:paraId="7E53A85A" w14:textId="77777777" w:rsidR="005908C1" w:rsidRPr="00235D3B" w:rsidRDefault="005908C1" w:rsidP="00235D3B">
      <w:pPr>
        <w:pStyle w:val="SOP2Text"/>
      </w:pPr>
    </w:p>
    <w:p w14:paraId="000EDA4F" w14:textId="132A7DB9" w:rsidR="0063730D" w:rsidRPr="00B15A0F" w:rsidRDefault="00F670CC" w:rsidP="000B1784">
      <w:pPr>
        <w:pStyle w:val="SOP2Text"/>
        <w:rPr>
          <w:b/>
          <w:bCs/>
        </w:rPr>
      </w:pPr>
      <w:r w:rsidRPr="00B15A0F">
        <w:rPr>
          <w:b/>
          <w:bCs/>
        </w:rPr>
        <w:t>Notes:</w:t>
      </w:r>
    </w:p>
    <w:p w14:paraId="0E12582B" w14:textId="1F6B1652" w:rsidR="005019AF" w:rsidRDefault="005019AF" w:rsidP="001A432F">
      <w:pPr>
        <w:pStyle w:val="SOP2Text"/>
        <w:numPr>
          <w:ilvl w:val="0"/>
          <w:numId w:val="59"/>
        </w:numPr>
      </w:pPr>
      <w:r>
        <w:t xml:space="preserve">The GPSLSDMF install parameter is used to enable/disable distance-based location </w:t>
      </w:r>
      <w:r w:rsidR="00B9597B">
        <w:t>recording.</w:t>
      </w:r>
      <w:r w:rsidR="00473A5A">
        <w:t xml:space="preserve">  </w:t>
      </w:r>
      <w:r w:rsidR="007F7F87">
        <w:t xml:space="preserve">Distance-based location recording is sometimes called background location recording because the location is recorded even if the app </w:t>
      </w:r>
      <w:proofErr w:type="gramStart"/>
      <w:r w:rsidR="00173600">
        <w:t>if</w:t>
      </w:r>
      <w:proofErr w:type="gramEnd"/>
      <w:r w:rsidR="00173600">
        <w:t xml:space="preserve"> NOT in the foreground.</w:t>
      </w:r>
    </w:p>
    <w:p w14:paraId="3738EF23" w14:textId="7D610539" w:rsidR="00F670CC" w:rsidRDefault="00C90624" w:rsidP="00B15A0F">
      <w:pPr>
        <w:pStyle w:val="SOP2Text"/>
        <w:numPr>
          <w:ilvl w:val="0"/>
          <w:numId w:val="59"/>
        </w:numPr>
      </w:pPr>
      <w:r w:rsidRPr="00B15A0F">
        <w:t xml:space="preserve">The login prompt message described in this alternate flow </w:t>
      </w:r>
      <w:r w:rsidR="000A33B8" w:rsidRPr="00B15A0F">
        <w:t>is NOT displayed for iOS under any circumstances.</w:t>
      </w:r>
    </w:p>
    <w:p w14:paraId="03917285" w14:textId="52307422" w:rsidR="00A01886" w:rsidRPr="00B15A0F" w:rsidRDefault="00A01886" w:rsidP="00B15A0F">
      <w:pPr>
        <w:pStyle w:val="SOP2Text"/>
        <w:numPr>
          <w:ilvl w:val="0"/>
          <w:numId w:val="59"/>
        </w:numPr>
      </w:pPr>
      <w:r>
        <w:t>The user will NOT see this prompt</w:t>
      </w:r>
      <w:r w:rsidR="001A432F">
        <w:t>,</w:t>
      </w:r>
      <w:r w:rsidR="004D4E71">
        <w:t xml:space="preserve"> even if they selected Deny the last </w:t>
      </w:r>
      <w:r w:rsidR="004C352C">
        <w:t>time if</w:t>
      </w:r>
      <w:r w:rsidR="004D4E71">
        <w:t xml:space="preserve"> they simply logged out of the application and logged back in without closing the application.  </w:t>
      </w:r>
      <w:r w:rsidR="00315766">
        <w:t xml:space="preserve">If they close the application and </w:t>
      </w:r>
      <w:r w:rsidR="001A432F">
        <w:t>log back in, then they will see the prompt again.</w:t>
      </w:r>
    </w:p>
    <w:p w14:paraId="4A697B19" w14:textId="77777777" w:rsidR="00F670CC" w:rsidRDefault="00F670CC" w:rsidP="000B1784">
      <w:pPr>
        <w:pStyle w:val="SOP2Text"/>
        <w:rPr>
          <w:b/>
          <w:bCs/>
          <w:u w:val="single"/>
        </w:rPr>
      </w:pPr>
    </w:p>
    <w:p w14:paraId="50CEDCBA" w14:textId="56EB4711" w:rsidR="003F490D" w:rsidRDefault="003F490D" w:rsidP="009D124F">
      <w:pPr>
        <w:pStyle w:val="SOP2Heading"/>
      </w:pPr>
      <w:r>
        <w:t>Operating System is Android, Distance-Based Location Recording is Enabled</w:t>
      </w:r>
    </w:p>
    <w:p w14:paraId="1CADC6D9" w14:textId="0F0AAA40" w:rsidR="00EF67EC" w:rsidRDefault="00EF67EC" w:rsidP="003F490D">
      <w:pPr>
        <w:pStyle w:val="SOP2Text"/>
      </w:pPr>
      <w:r>
        <w:t>See alternate flow “</w:t>
      </w:r>
      <w:r w:rsidRPr="00B15A0F">
        <w:rPr>
          <w:i/>
          <w:iCs/>
          <w:color w:val="3366FF"/>
        </w:rPr>
        <w:t>Operating System is Android, Distance-Based Location Recording is Disabled”</w:t>
      </w:r>
      <w:r w:rsidRPr="00B15A0F">
        <w:rPr>
          <w:color w:val="3366FF"/>
        </w:rPr>
        <w:t xml:space="preserve"> </w:t>
      </w:r>
      <w:r>
        <w:t>for behavior, except</w:t>
      </w:r>
      <w:r w:rsidR="005A7BA7">
        <w:t xml:space="preserve"> w</w:t>
      </w:r>
      <w:r w:rsidR="004C352C">
        <w:t xml:space="preserve">hen </w:t>
      </w:r>
      <w:r w:rsidR="00E56DA6">
        <w:t>the user</w:t>
      </w:r>
      <w:r>
        <w:t xml:space="preserve"> click</w:t>
      </w:r>
      <w:r w:rsidR="00E56DA6">
        <w:t>s</w:t>
      </w:r>
      <w:r>
        <w:t xml:space="preserve"> Accept</w:t>
      </w:r>
      <w:r w:rsidR="00B9597B">
        <w:t xml:space="preserve">, </w:t>
      </w:r>
      <w:r w:rsidR="00E56DA6">
        <w:t xml:space="preserve">then chooses </w:t>
      </w:r>
      <w:r w:rsidR="00060C19">
        <w:t xml:space="preserve">“While using this app” or “Only this time” (i.e. any selection but “Don’t allow”) </w:t>
      </w:r>
      <w:r w:rsidR="009D2BE2">
        <w:t xml:space="preserve">while </w:t>
      </w:r>
      <w:r w:rsidR="00B9597B">
        <w:t>distance-based location recording is enabled</w:t>
      </w:r>
      <w:r w:rsidR="00081D2F">
        <w:t xml:space="preserve">, the system will display another location dialog allowing </w:t>
      </w:r>
      <w:r w:rsidR="002556CB">
        <w:t>the following choices:</w:t>
      </w:r>
    </w:p>
    <w:p w14:paraId="32C14D9F" w14:textId="6CD3A583" w:rsidR="002556CB" w:rsidRDefault="002556CB" w:rsidP="00B15A0F">
      <w:pPr>
        <w:pStyle w:val="SOP2Text"/>
        <w:numPr>
          <w:ilvl w:val="0"/>
          <w:numId w:val="61"/>
        </w:numPr>
      </w:pPr>
      <w:r>
        <w:t>“Allow all the time”</w:t>
      </w:r>
    </w:p>
    <w:p w14:paraId="33C1F240" w14:textId="324F9638" w:rsidR="002556CB" w:rsidRDefault="005A7BA7" w:rsidP="00B15A0F">
      <w:pPr>
        <w:pStyle w:val="SOP2Text"/>
        <w:numPr>
          <w:ilvl w:val="0"/>
          <w:numId w:val="61"/>
        </w:numPr>
      </w:pPr>
      <w:r>
        <w:t>“Allow only while using the app”</w:t>
      </w:r>
    </w:p>
    <w:p w14:paraId="4E8AA8D8" w14:textId="4B5CA7A3" w:rsidR="005A7BA7" w:rsidRDefault="005A7BA7" w:rsidP="00B15A0F">
      <w:pPr>
        <w:pStyle w:val="SOP2Text"/>
        <w:numPr>
          <w:ilvl w:val="0"/>
          <w:numId w:val="61"/>
        </w:numPr>
      </w:pPr>
      <w:r>
        <w:t>“Ask every time”</w:t>
      </w:r>
    </w:p>
    <w:p w14:paraId="0E61CA9E" w14:textId="6F5D89B7" w:rsidR="005A7BA7" w:rsidRDefault="005A7BA7" w:rsidP="00B15A0F">
      <w:pPr>
        <w:pStyle w:val="SOP2Text"/>
        <w:numPr>
          <w:ilvl w:val="0"/>
          <w:numId w:val="61"/>
        </w:numPr>
      </w:pPr>
      <w:r>
        <w:t>“Don’t allow”</w:t>
      </w:r>
    </w:p>
    <w:p w14:paraId="047A35EE" w14:textId="77777777" w:rsidR="009005C1" w:rsidRDefault="009005C1" w:rsidP="003F490D">
      <w:pPr>
        <w:pStyle w:val="SOP2Text"/>
      </w:pPr>
    </w:p>
    <w:p w14:paraId="776B2561" w14:textId="5D86FA35" w:rsidR="005A7BA7" w:rsidRDefault="00834500" w:rsidP="003F490D">
      <w:pPr>
        <w:pStyle w:val="SOP2Text"/>
      </w:pPr>
      <w:r>
        <w:t xml:space="preserve">If “Allow all the time” or “Allow only while using the app” </w:t>
      </w:r>
      <w:r w:rsidR="008A0D7C">
        <w:t>is</w:t>
      </w:r>
      <w:r>
        <w:t xml:space="preserve"> selected,</w:t>
      </w:r>
      <w:r w:rsidR="00271617">
        <w:t xml:space="preserve"> the system will </w:t>
      </w:r>
      <w:r w:rsidR="009005C1">
        <w:t xml:space="preserve">NOT </w:t>
      </w:r>
      <w:r w:rsidR="00271617">
        <w:t xml:space="preserve">display the login prompt message described in alternate flow </w:t>
      </w:r>
      <w:r w:rsidR="00271617" w:rsidRPr="00B15A0F">
        <w:rPr>
          <w:i/>
          <w:iCs/>
          <w:color w:val="3366FF"/>
        </w:rPr>
        <w:t>“Operating System is Android, Distance-Based Location Recording is Disabled”</w:t>
      </w:r>
      <w:r w:rsidR="009005C1">
        <w:t xml:space="preserve"> </w:t>
      </w:r>
      <w:r w:rsidR="00B446DF">
        <w:t>at the next login</w:t>
      </w:r>
      <w:r w:rsidR="00CA740C">
        <w:t>; else, the system will display the login prompt message.</w:t>
      </w:r>
    </w:p>
    <w:p w14:paraId="7113D790" w14:textId="77777777" w:rsidR="007A49A1" w:rsidRDefault="007A49A1" w:rsidP="003F490D">
      <w:pPr>
        <w:pStyle w:val="SOP2Text"/>
      </w:pPr>
    </w:p>
    <w:p w14:paraId="4A0EDCCB" w14:textId="77777777" w:rsidR="003D43EE" w:rsidRPr="00B15A0F" w:rsidRDefault="007A49A1" w:rsidP="003F490D">
      <w:pPr>
        <w:pStyle w:val="SOP2Text"/>
        <w:rPr>
          <w:b/>
          <w:bCs/>
        </w:rPr>
      </w:pPr>
      <w:r w:rsidRPr="00B15A0F">
        <w:rPr>
          <w:b/>
          <w:bCs/>
        </w:rPr>
        <w:t>Note</w:t>
      </w:r>
      <w:r w:rsidR="003D43EE" w:rsidRPr="00B15A0F">
        <w:rPr>
          <w:b/>
          <w:bCs/>
        </w:rPr>
        <w:t>s</w:t>
      </w:r>
      <w:r w:rsidRPr="00B15A0F">
        <w:rPr>
          <w:b/>
          <w:bCs/>
        </w:rPr>
        <w:t xml:space="preserve">: </w:t>
      </w:r>
    </w:p>
    <w:p w14:paraId="2AD45F2E" w14:textId="53801F46" w:rsidR="003D43EE" w:rsidRDefault="007A49A1" w:rsidP="00B15A0F">
      <w:pPr>
        <w:pStyle w:val="SOP2Text"/>
        <w:numPr>
          <w:ilvl w:val="0"/>
          <w:numId w:val="62"/>
        </w:numPr>
      </w:pPr>
      <w:r>
        <w:t xml:space="preserve">“Allow all the time” should be selected in this scenario if customers </w:t>
      </w:r>
      <w:r w:rsidR="00473A5A">
        <w:t>want crew/employee location to be recorded</w:t>
      </w:r>
      <w:r w:rsidR="005B2BA7">
        <w:t xml:space="preserve"> even while the app is in the background.  This allows a more precise </w:t>
      </w:r>
      <w:r w:rsidR="005B2BA7">
        <w:lastRenderedPageBreak/>
        <w:t xml:space="preserve">location </w:t>
      </w:r>
      <w:r w:rsidR="00D4455D">
        <w:t>in scenarios where crews/employees spend a significant amount of time traveling to each work site</w:t>
      </w:r>
      <w:r w:rsidR="00051228">
        <w:t xml:space="preserve"> </w:t>
      </w:r>
      <w:r w:rsidR="00911EF9">
        <w:t xml:space="preserve">with the app in the background or the device is asleep.  </w:t>
      </w:r>
    </w:p>
    <w:p w14:paraId="16B5C8D5" w14:textId="3F02B222" w:rsidR="007A49A1" w:rsidRDefault="003D43EE" w:rsidP="00911EF9">
      <w:pPr>
        <w:pStyle w:val="SOP2Text"/>
        <w:numPr>
          <w:ilvl w:val="0"/>
          <w:numId w:val="62"/>
        </w:numPr>
      </w:pPr>
      <w:r>
        <w:t xml:space="preserve">The GPSLSDMF install parameter is used to enable/disable distance-based location recording.  Distance-based location recording is sometimes called background location recording because the location is recorded even if the app </w:t>
      </w:r>
      <w:proofErr w:type="gramStart"/>
      <w:r>
        <w:t>if</w:t>
      </w:r>
      <w:proofErr w:type="gramEnd"/>
      <w:r>
        <w:t xml:space="preserve"> NOT in the foreground.</w:t>
      </w:r>
      <w:r w:rsidR="00473A5A">
        <w:t xml:space="preserve"> </w:t>
      </w:r>
      <w:r w:rsidR="007A49A1">
        <w:t xml:space="preserve"> </w:t>
      </w:r>
    </w:p>
    <w:p w14:paraId="6D968AB4" w14:textId="08F9C397" w:rsidR="00973B80" w:rsidRDefault="00DB7792" w:rsidP="00E95B04">
      <w:pPr>
        <w:pStyle w:val="SOP2Text"/>
        <w:numPr>
          <w:ilvl w:val="0"/>
          <w:numId w:val="62"/>
        </w:numPr>
      </w:pPr>
      <w:r>
        <w:t xml:space="preserve">See </w:t>
      </w:r>
      <w:r w:rsidRPr="00B15A0F">
        <w:rPr>
          <w:i/>
          <w:iCs/>
          <w:color w:val="3366FF"/>
        </w:rPr>
        <w:t>Supplemental Requirements</w:t>
      </w:r>
      <w:r w:rsidRPr="00B15A0F">
        <w:rPr>
          <w:color w:val="3366FF"/>
        </w:rPr>
        <w:t xml:space="preserve"> </w:t>
      </w:r>
      <w:r>
        <w:t>for more details about distance-based location recording.</w:t>
      </w:r>
    </w:p>
    <w:p w14:paraId="11DEB674" w14:textId="77777777" w:rsidR="00C34730" w:rsidRDefault="00C34730" w:rsidP="00C34730">
      <w:pPr>
        <w:pStyle w:val="SOP2Text"/>
      </w:pPr>
    </w:p>
    <w:p w14:paraId="71AC8E33" w14:textId="77777777" w:rsidR="00C34730" w:rsidRDefault="00C34730" w:rsidP="00C34730">
      <w:pPr>
        <w:pStyle w:val="SOP2Text"/>
      </w:pPr>
    </w:p>
    <w:p w14:paraId="117DC69E" w14:textId="77777777" w:rsidR="00C34730" w:rsidRDefault="00C34730" w:rsidP="00C34730">
      <w:pPr>
        <w:pStyle w:val="SOP2Text"/>
      </w:pPr>
    </w:p>
    <w:p w14:paraId="230B448D" w14:textId="5DFBF4F2" w:rsidR="00C34730" w:rsidRDefault="00C34730" w:rsidP="009D124F">
      <w:pPr>
        <w:pStyle w:val="SOP2Heading"/>
      </w:pPr>
      <w:r>
        <w:t xml:space="preserve">Distance-Based Location Recording is Enabled for iOS / Android &amp; Location based permissions is set to “While Using the App / Allow only while using the App” </w:t>
      </w:r>
    </w:p>
    <w:p w14:paraId="79288C6C" w14:textId="22143133" w:rsidR="00C34730" w:rsidRDefault="00DF5986" w:rsidP="00C34730">
      <w:pPr>
        <w:pStyle w:val="SOP2Text"/>
      </w:pPr>
      <w:r>
        <w:t xml:space="preserve">In the scenario, when the user opens the application and logs in (i.e. this does NOT apply if the user is logging in after logging out and leaving the app open) </w:t>
      </w:r>
      <w:r w:rsidR="009E5BE5">
        <w:t xml:space="preserve">the user will be presented with a message: </w:t>
      </w:r>
    </w:p>
    <w:p w14:paraId="127C48F1" w14:textId="77777777" w:rsidR="009E5BE5" w:rsidRDefault="009E5BE5" w:rsidP="00C34730">
      <w:pPr>
        <w:pStyle w:val="SOP2Text"/>
      </w:pPr>
    </w:p>
    <w:p w14:paraId="2DD3ACF7" w14:textId="58F3F93D" w:rsidR="009E5BE5" w:rsidRDefault="002A360C" w:rsidP="00C34730">
      <w:pPr>
        <w:pStyle w:val="SOP2Text"/>
      </w:pPr>
      <w:r w:rsidRPr="00B15A0F">
        <w:rPr>
          <w:b/>
          <w:bCs/>
        </w:rPr>
        <w:t>Login Prompt Message:</w:t>
      </w:r>
      <w:r>
        <w:t xml:space="preserve"> </w:t>
      </w:r>
      <w:r w:rsidR="009E5BE5">
        <w:t>“</w:t>
      </w:r>
      <w:r w:rsidR="0042409C" w:rsidRPr="0042409C">
        <w:t>“Background location recording is enabled, but this app does not have access to location data while in the background.  Go to app settings and change location permissions?”</w:t>
      </w:r>
    </w:p>
    <w:p w14:paraId="688A8D4D" w14:textId="77777777" w:rsidR="006A7B74" w:rsidRDefault="006A7B74" w:rsidP="00C34730">
      <w:pPr>
        <w:pStyle w:val="SOP2Text"/>
      </w:pPr>
    </w:p>
    <w:p w14:paraId="1107574D" w14:textId="77777777" w:rsidR="002A360C" w:rsidRDefault="002A360C" w:rsidP="00086733">
      <w:pPr>
        <w:pStyle w:val="SOP2Text"/>
        <w:numPr>
          <w:ilvl w:val="0"/>
          <w:numId w:val="71"/>
        </w:numPr>
      </w:pPr>
      <w:r w:rsidRPr="00315353">
        <w:rPr>
          <w:b/>
          <w:bCs/>
        </w:rPr>
        <w:t>Yes:</w:t>
      </w:r>
      <w:r>
        <w:t xml:space="preserve"> </w:t>
      </w:r>
      <w:r w:rsidR="006A7B74">
        <w:t>The system will open the Digital Work location settings in the settings app</w:t>
      </w:r>
    </w:p>
    <w:p w14:paraId="20C355EF" w14:textId="77777777" w:rsidR="002A360C" w:rsidRDefault="002A360C" w:rsidP="00315353">
      <w:pPr>
        <w:pStyle w:val="SOP2Text"/>
        <w:ind w:left="1584"/>
      </w:pPr>
    </w:p>
    <w:p w14:paraId="42A5E903" w14:textId="0B45A9F1" w:rsidR="006A7B74" w:rsidRDefault="006A7B74" w:rsidP="00315353">
      <w:pPr>
        <w:pStyle w:val="SOP2Text"/>
        <w:numPr>
          <w:ilvl w:val="0"/>
          <w:numId w:val="71"/>
        </w:numPr>
      </w:pPr>
      <w:r w:rsidRPr="00315353">
        <w:rPr>
          <w:b/>
          <w:bCs/>
        </w:rPr>
        <w:t>N</w:t>
      </w:r>
      <w:r w:rsidR="002A360C" w:rsidRPr="00315353">
        <w:rPr>
          <w:b/>
          <w:bCs/>
        </w:rPr>
        <w:t>o</w:t>
      </w:r>
      <w:proofErr w:type="gramStart"/>
      <w:r w:rsidR="002A360C" w:rsidRPr="00315353">
        <w:rPr>
          <w:b/>
          <w:bCs/>
        </w:rPr>
        <w:t>:</w:t>
      </w:r>
      <w:r w:rsidR="002A360C">
        <w:t xml:space="preserve"> </w:t>
      </w:r>
      <w:r>
        <w:t xml:space="preserve"> The</w:t>
      </w:r>
      <w:proofErr w:type="gramEnd"/>
      <w:r>
        <w:t xml:space="preserve"> </w:t>
      </w:r>
      <w:r w:rsidR="00DF5986">
        <w:t xml:space="preserve">system will NOT be redirected to the settings app </w:t>
      </w:r>
    </w:p>
    <w:p w14:paraId="0C959C78" w14:textId="77777777" w:rsidR="00DF5986" w:rsidRDefault="00DF5986" w:rsidP="00C34730">
      <w:pPr>
        <w:pStyle w:val="SOP2Text"/>
      </w:pPr>
    </w:p>
    <w:p w14:paraId="707961E9" w14:textId="77043C45" w:rsidR="00DF5986" w:rsidRPr="00DF5986" w:rsidRDefault="00DF5986" w:rsidP="00DF5986">
      <w:pPr>
        <w:pStyle w:val="SOP2Text"/>
      </w:pPr>
      <w:r w:rsidRPr="00315353">
        <w:rPr>
          <w:b/>
          <w:bCs/>
        </w:rPr>
        <w:t xml:space="preserve">Note: </w:t>
      </w:r>
      <w:r w:rsidRPr="00DF5986">
        <w:t>The purpose of this prompt is to allow users to change their location settings to “Allow all the time / Always”</w:t>
      </w:r>
      <w:r>
        <w:t xml:space="preserve"> (Android / iOS)</w:t>
      </w:r>
      <w:r w:rsidRPr="00DF5986">
        <w:t xml:space="preserve"> so </w:t>
      </w:r>
      <w:r w:rsidR="003C6103">
        <w:t xml:space="preserve">the </w:t>
      </w:r>
      <w:r w:rsidRPr="00DF5986">
        <w:t>distance-based breadcrumbs will run while the app is in the background.</w:t>
      </w:r>
    </w:p>
    <w:p w14:paraId="7B18132F" w14:textId="7BAE0FF1" w:rsidR="00DF5986" w:rsidRDefault="00DF5986" w:rsidP="00DF5986">
      <w:pPr>
        <w:pStyle w:val="SOP2Text"/>
      </w:pPr>
      <w:r w:rsidRPr="00DF5986">
        <w:t> </w:t>
      </w:r>
    </w:p>
    <w:p w14:paraId="33EFB0F3" w14:textId="77777777" w:rsidR="00C34730" w:rsidRDefault="00C34730" w:rsidP="00315353">
      <w:pPr>
        <w:pStyle w:val="SOP2Text"/>
      </w:pPr>
    </w:p>
    <w:p w14:paraId="1F7C7271" w14:textId="77777777" w:rsidR="009005C1" w:rsidRDefault="009005C1" w:rsidP="003F490D">
      <w:pPr>
        <w:pStyle w:val="SOP2Text"/>
      </w:pPr>
    </w:p>
    <w:p w14:paraId="1EAFD2E0" w14:textId="18D1E942" w:rsidR="00905C0E" w:rsidRPr="00834B52" w:rsidRDefault="00905C0E" w:rsidP="00905C0E">
      <w:pPr>
        <w:pStyle w:val="SOP1Heading"/>
        <w:keepNext w:val="0"/>
        <w:widowControl w:val="0"/>
      </w:pPr>
      <w:r w:rsidRPr="00834B52">
        <w:t>Shared Alternate Flows</w:t>
      </w:r>
    </w:p>
    <w:p w14:paraId="47EE376F" w14:textId="24BB6200" w:rsidR="00FB2AF1" w:rsidRPr="00834B52" w:rsidRDefault="00FB2AF1" w:rsidP="00FB2AF1">
      <w:pPr>
        <w:pStyle w:val="SOP1Text"/>
        <w:rPr>
          <w:rFonts w:eastAsia="Times New Roman" w:cs="Times New Roman"/>
          <w:i/>
          <w:iCs/>
          <w:color w:val="4472C4" w:themeColor="accent1"/>
          <w:sz w:val="20"/>
          <w:szCs w:val="20"/>
        </w:rPr>
      </w:pPr>
      <w:r w:rsidRPr="00834B52">
        <w:rPr>
          <w:rFonts w:eastAsia="Times New Roman" w:cs="Times New Roman"/>
          <w:sz w:val="20"/>
          <w:szCs w:val="20"/>
        </w:rPr>
        <w:t>The following alternate flow is shared with</w:t>
      </w:r>
      <w:r w:rsidRPr="00834B52">
        <w:t xml:space="preserve"> </w:t>
      </w:r>
      <w:proofErr w:type="spellStart"/>
      <w:r w:rsidRPr="00834B52">
        <w:rPr>
          <w:rFonts w:eastAsia="Times New Roman" w:cs="Times New Roman"/>
          <w:i/>
          <w:iCs/>
          <w:color w:val="4472C4" w:themeColor="accent1"/>
          <w:sz w:val="20"/>
          <w:szCs w:val="20"/>
        </w:rPr>
        <w:t>EAM.BASE.</w:t>
      </w:r>
      <w:r w:rsidR="00A02378" w:rsidRPr="00834B52">
        <w:rPr>
          <w:rFonts w:eastAsia="Times New Roman" w:cs="Times New Roman"/>
          <w:i/>
          <w:iCs/>
          <w:color w:val="4472C4" w:themeColor="accent1"/>
          <w:sz w:val="20"/>
          <w:szCs w:val="20"/>
        </w:rPr>
        <w:t>REQ.</w:t>
      </w:r>
      <w:r w:rsidRPr="00834B52">
        <w:rPr>
          <w:rFonts w:eastAsia="Times New Roman" w:cs="Times New Roman"/>
          <w:i/>
          <w:iCs/>
          <w:color w:val="4472C4" w:themeColor="accent1"/>
          <w:sz w:val="20"/>
          <w:szCs w:val="20"/>
        </w:rPr>
        <w:t>SystemLogin</w:t>
      </w:r>
      <w:proofErr w:type="spellEnd"/>
    </w:p>
    <w:p w14:paraId="496AD9A0" w14:textId="232BB435" w:rsidR="00FB2AF1" w:rsidRPr="00834B52" w:rsidRDefault="00FB2AF1" w:rsidP="00FB2AF1">
      <w:pPr>
        <w:pStyle w:val="SOP1Text"/>
        <w:rPr>
          <w:rFonts w:eastAsia="Times New Roman" w:cs="Times New Roman"/>
          <w:i/>
          <w:iCs/>
          <w:color w:val="4472C4" w:themeColor="accent1"/>
          <w:sz w:val="20"/>
          <w:szCs w:val="20"/>
        </w:rPr>
      </w:pPr>
    </w:p>
    <w:p w14:paraId="0C92D2B4" w14:textId="5FE48BC8" w:rsidR="00FB2AF1" w:rsidRPr="00834B52" w:rsidRDefault="00FB2AF1" w:rsidP="009D124F">
      <w:pPr>
        <w:pStyle w:val="SOP2Heading"/>
      </w:pPr>
      <w:r w:rsidRPr="00834B52">
        <w:t>User Clicks Forgot Password Link</w:t>
      </w:r>
    </w:p>
    <w:p w14:paraId="69D1B73D" w14:textId="77777777" w:rsidR="004B245F" w:rsidRPr="00834B52" w:rsidRDefault="00FB2AF1" w:rsidP="00FB2AF1">
      <w:pPr>
        <w:pStyle w:val="SOP2Text"/>
      </w:pPr>
      <w:r w:rsidRPr="00834B52">
        <w:rPr>
          <w:b/>
          <w:bCs/>
        </w:rPr>
        <w:t>Exception</w:t>
      </w:r>
      <w:r w:rsidR="004B245F" w:rsidRPr="00834B52">
        <w:rPr>
          <w:b/>
          <w:bCs/>
        </w:rPr>
        <w:t>s</w:t>
      </w:r>
      <w:r w:rsidRPr="00834B52">
        <w:t>:</w:t>
      </w:r>
    </w:p>
    <w:p w14:paraId="1C5A8ACB" w14:textId="77777777" w:rsidR="007426F8" w:rsidRPr="00834B52" w:rsidRDefault="00FB2AF1" w:rsidP="00834B52">
      <w:pPr>
        <w:pStyle w:val="SOP2Text"/>
        <w:numPr>
          <w:ilvl w:val="0"/>
          <w:numId w:val="12"/>
        </w:numPr>
      </w:pPr>
      <w:r w:rsidRPr="00834B52">
        <w:t xml:space="preserve">Ignore </w:t>
      </w:r>
      <w:r w:rsidR="0055566F" w:rsidRPr="00834B52">
        <w:t xml:space="preserve">reference </w:t>
      </w:r>
      <w:r w:rsidRPr="00834B52">
        <w:t>about ‘Clicks’. The user ‘Touches’ the button instead.</w:t>
      </w:r>
    </w:p>
    <w:p w14:paraId="0FB1631D" w14:textId="52090F82" w:rsidR="007426F8" w:rsidRPr="00834B52" w:rsidRDefault="004B245F" w:rsidP="00834B52">
      <w:pPr>
        <w:pStyle w:val="SOP2Text"/>
        <w:numPr>
          <w:ilvl w:val="0"/>
          <w:numId w:val="12"/>
        </w:numPr>
      </w:pPr>
      <w:r w:rsidRPr="00834B52">
        <w:t xml:space="preserve">For the bullet point ‘Enable Forgot Password Option’ – After touching the forgot password link, </w:t>
      </w:r>
      <w:r w:rsidR="007426F8" w:rsidRPr="00834B52">
        <w:t>the following text will be displayed above the User ID: “Enter your User ID and an email will be sent with instructions to reset your password”</w:t>
      </w:r>
    </w:p>
    <w:p w14:paraId="454F6161" w14:textId="29E9BDCD" w:rsidR="00135988" w:rsidRPr="00834B52" w:rsidRDefault="007426F8" w:rsidP="00834B52">
      <w:pPr>
        <w:pStyle w:val="SOP2Text"/>
        <w:numPr>
          <w:ilvl w:val="0"/>
          <w:numId w:val="11"/>
        </w:numPr>
      </w:pPr>
      <w:r w:rsidRPr="00834B52">
        <w:t>For the bullet point ‘User Clicks Reset My Password’ – The button here will be called “</w:t>
      </w:r>
      <w:r w:rsidR="00135988" w:rsidRPr="00834B52">
        <w:t>Continue</w:t>
      </w:r>
      <w:r w:rsidRPr="00834B52">
        <w:t xml:space="preserve">” – Touching this, will refresh the screen with the following </w:t>
      </w:r>
      <w:r w:rsidR="00135988" w:rsidRPr="00834B52">
        <w:t xml:space="preserve">information message: </w:t>
      </w:r>
    </w:p>
    <w:p w14:paraId="072321FD" w14:textId="77777777" w:rsidR="00AA25CE" w:rsidRPr="00834B52" w:rsidRDefault="00AA25CE" w:rsidP="00AA25CE">
      <w:pPr>
        <w:pStyle w:val="SOP2Text"/>
        <w:ind w:left="1640"/>
      </w:pPr>
    </w:p>
    <w:p w14:paraId="6C9643E3" w14:textId="0DCF913D" w:rsidR="00AA25CE" w:rsidRDefault="00135988" w:rsidP="00135988">
      <w:pPr>
        <w:pStyle w:val="SOP2Text"/>
        <w:ind w:left="1640"/>
      </w:pPr>
      <w:r w:rsidRPr="00834B52">
        <w:t>“Email has been sent!</w:t>
      </w:r>
      <w:r w:rsidR="00AA25CE" w:rsidRPr="00834B52">
        <w:t xml:space="preserve"> If your user is configured with an email address, c</w:t>
      </w:r>
      <w:r w:rsidRPr="00834B52">
        <w:t xml:space="preserve">heck your inbox for instructions on completing your Password Reset Request”. </w:t>
      </w:r>
    </w:p>
    <w:p w14:paraId="7B0F0A2E" w14:textId="77777777" w:rsidR="00AA25CE" w:rsidRPr="00834B52" w:rsidRDefault="00AA25CE" w:rsidP="00135988">
      <w:pPr>
        <w:pStyle w:val="SOP2Text"/>
        <w:ind w:left="1640"/>
      </w:pPr>
    </w:p>
    <w:p w14:paraId="1898DCFC" w14:textId="2C420037" w:rsidR="00135988" w:rsidRDefault="00135988" w:rsidP="00135988">
      <w:pPr>
        <w:pStyle w:val="SOP2Text"/>
        <w:ind w:left="1640"/>
      </w:pPr>
      <w:r w:rsidRPr="00834B52">
        <w:t xml:space="preserve">Touching the Done, button will take the user back to the login page. </w:t>
      </w:r>
    </w:p>
    <w:p w14:paraId="098B212E" w14:textId="77777777" w:rsidR="00107A51" w:rsidRDefault="00107A51" w:rsidP="00135988">
      <w:pPr>
        <w:pStyle w:val="SOP2Text"/>
        <w:ind w:left="1640"/>
      </w:pPr>
    </w:p>
    <w:p w14:paraId="79C96286" w14:textId="57F10C9A" w:rsidR="00107A51" w:rsidRPr="00834B52" w:rsidRDefault="00107A51" w:rsidP="00107A51">
      <w:pPr>
        <w:pStyle w:val="SOP2Text"/>
        <w:ind w:left="1640"/>
      </w:pPr>
      <w:r w:rsidRPr="00583EFF">
        <w:rPr>
          <w:b/>
          <w:bCs/>
        </w:rPr>
        <w:t>Note</w:t>
      </w:r>
      <w:r>
        <w:t xml:space="preserve">: In the scenario where there is loss of connectivity in this form, the system will display the standard message for network loss when the user touches the continue button. </w:t>
      </w:r>
    </w:p>
    <w:p w14:paraId="71A5A858" w14:textId="77777777" w:rsidR="00107A51" w:rsidRPr="00834B52" w:rsidRDefault="00107A51" w:rsidP="00135988">
      <w:pPr>
        <w:pStyle w:val="SOP2Text"/>
        <w:ind w:left="1640"/>
      </w:pPr>
    </w:p>
    <w:p w14:paraId="471A5411" w14:textId="511918A5" w:rsidR="004B245F" w:rsidRDefault="00FB2AF1" w:rsidP="00834B52">
      <w:pPr>
        <w:pStyle w:val="SOP2Text"/>
        <w:numPr>
          <w:ilvl w:val="0"/>
          <w:numId w:val="11"/>
        </w:numPr>
      </w:pPr>
      <w:r w:rsidRPr="00834B52">
        <w:t xml:space="preserve">For the </w:t>
      </w:r>
      <w:r w:rsidR="00135988" w:rsidRPr="00834B52">
        <w:t>bullet point</w:t>
      </w:r>
      <w:r w:rsidRPr="00834B52">
        <w:t xml:space="preserve"> ‘User Clicks Link in Forgot Password Email’ – </w:t>
      </w:r>
      <w:r w:rsidR="00632EAA" w:rsidRPr="00834B52">
        <w:t xml:space="preserve">if this link is opened from a mobile device, it will open the My Account page </w:t>
      </w:r>
      <w:r w:rsidR="00EC71C9" w:rsidRPr="00834B52">
        <w:t>using the device’s default web browser. After setting a new password, the user must manually touch the Digital Work app, to login again.</w:t>
      </w:r>
    </w:p>
    <w:p w14:paraId="722F329A" w14:textId="77777777" w:rsidR="005A598F" w:rsidRDefault="005A598F" w:rsidP="005A598F">
      <w:pPr>
        <w:pStyle w:val="SOP2Text"/>
      </w:pPr>
    </w:p>
    <w:p w14:paraId="382D65EB" w14:textId="77777777" w:rsidR="005A598F" w:rsidRDefault="005A598F" w:rsidP="005A598F">
      <w:pPr>
        <w:pStyle w:val="SOP2Text"/>
      </w:pPr>
    </w:p>
    <w:p w14:paraId="1EFF6EFB" w14:textId="71B31EA3" w:rsidR="005A598F" w:rsidRDefault="005A598F" w:rsidP="009D124F">
      <w:pPr>
        <w:pStyle w:val="SOP2Heading"/>
      </w:pPr>
      <w:r>
        <w:t xml:space="preserve">One-time Password is Required </w:t>
      </w:r>
    </w:p>
    <w:p w14:paraId="1DE342AD" w14:textId="4FD6BE4A" w:rsidR="005A598F" w:rsidRPr="00455DE3" w:rsidRDefault="005A598F" w:rsidP="00B15A0F">
      <w:pPr>
        <w:pStyle w:val="SOP2Text"/>
        <w:rPr>
          <w:bCs/>
        </w:rPr>
      </w:pPr>
      <w:r w:rsidRPr="00B15A0F">
        <w:rPr>
          <w:b/>
          <w:bCs/>
        </w:rPr>
        <w:t xml:space="preserve">Exceptions: </w:t>
      </w:r>
    </w:p>
    <w:p w14:paraId="02617351" w14:textId="7AB00A80" w:rsidR="005A598F" w:rsidRPr="00834B52" w:rsidRDefault="005A598F" w:rsidP="005A598F">
      <w:pPr>
        <w:pStyle w:val="SOP2Text"/>
        <w:numPr>
          <w:ilvl w:val="0"/>
          <w:numId w:val="12"/>
        </w:numPr>
      </w:pPr>
      <w:r w:rsidRPr="00834B52">
        <w:lastRenderedPageBreak/>
        <w:t>Ignore reference about ‘Clicks’. The user ‘Touches’ the button</w:t>
      </w:r>
      <w:r>
        <w:t>s/options</w:t>
      </w:r>
      <w:r w:rsidRPr="00834B52">
        <w:t xml:space="preserve"> instead.</w:t>
      </w:r>
    </w:p>
    <w:p w14:paraId="10484A57" w14:textId="3826B29E" w:rsidR="005A598F" w:rsidRDefault="005A598F" w:rsidP="005A598F">
      <w:pPr>
        <w:pStyle w:val="SOP2Text"/>
        <w:numPr>
          <w:ilvl w:val="0"/>
          <w:numId w:val="12"/>
        </w:numPr>
      </w:pPr>
      <w:r>
        <w:t>The button here is called ‘Sign In’ instead of ‘Log in’ used in base EAM</w:t>
      </w:r>
    </w:p>
    <w:p w14:paraId="6F91A3AB" w14:textId="52318D26" w:rsidR="005A598F" w:rsidRDefault="005A598F" w:rsidP="005A598F">
      <w:pPr>
        <w:pStyle w:val="SOP2Text"/>
        <w:numPr>
          <w:ilvl w:val="0"/>
          <w:numId w:val="12"/>
        </w:numPr>
      </w:pPr>
      <w:r>
        <w:t xml:space="preserve">If no errors were found, then the system </w:t>
      </w:r>
      <w:r w:rsidR="00212937">
        <w:t>will – After touching ‘Sign In’</w:t>
      </w:r>
      <w:r>
        <w:t xml:space="preserve">: </w:t>
      </w:r>
      <w:r w:rsidR="00212937">
        <w:t>(Applicable for Biometric Login &amp; Normal login</w:t>
      </w:r>
      <w:r w:rsidR="00C26D0D">
        <w:t>)</w:t>
      </w:r>
    </w:p>
    <w:p w14:paraId="0C0944A8" w14:textId="1E5408D0" w:rsidR="005A598F" w:rsidRDefault="00212937" w:rsidP="005A598F">
      <w:pPr>
        <w:pStyle w:val="SOP2Text"/>
        <w:numPr>
          <w:ilvl w:val="1"/>
          <w:numId w:val="12"/>
        </w:numPr>
      </w:pPr>
      <w:r>
        <w:t xml:space="preserve">Open a page for the user to enter their one-time password with the caption-text as “Digital Work - </w:t>
      </w:r>
      <w:r w:rsidRPr="005B62BC">
        <w:t>An e-mail has been generated and sent to your inbox. Enter the one-time password from that e-mail to log in</w:t>
      </w:r>
      <w:r w:rsidR="001B7378">
        <w:t>.</w:t>
      </w:r>
      <w:r>
        <w:t xml:space="preserve">”  </w:t>
      </w:r>
    </w:p>
    <w:p w14:paraId="4E14394F" w14:textId="3EC70087" w:rsidR="00212937" w:rsidRDefault="00212937" w:rsidP="005A598F">
      <w:pPr>
        <w:pStyle w:val="SOP2Text"/>
        <w:numPr>
          <w:ilvl w:val="1"/>
          <w:numId w:val="12"/>
        </w:numPr>
      </w:pPr>
      <w:r>
        <w:t xml:space="preserve">After the user enters the one-time password correctly from their email, tapping the ‘Continue’ button should allow the user to login normally </w:t>
      </w:r>
    </w:p>
    <w:p w14:paraId="70A949E0" w14:textId="3F1F7780" w:rsidR="001B7378" w:rsidRDefault="001B7378" w:rsidP="00212937">
      <w:pPr>
        <w:pStyle w:val="SOP2Text"/>
        <w:numPr>
          <w:ilvl w:val="0"/>
          <w:numId w:val="12"/>
        </w:numPr>
      </w:pPr>
      <w:r>
        <w:t>The email generated to be sent to the user – i.e. the Subject Line &amp; E-mail Body &amp; the scenario for one-time password not matching and/or is entered more than 5 minutes after generation are applicable for DUX</w:t>
      </w:r>
    </w:p>
    <w:p w14:paraId="7B82EE3F" w14:textId="0C2B3552" w:rsidR="001B7378" w:rsidRDefault="001B7378" w:rsidP="00212937">
      <w:pPr>
        <w:pStyle w:val="SOP2Text"/>
        <w:numPr>
          <w:ilvl w:val="0"/>
          <w:numId w:val="12"/>
        </w:numPr>
      </w:pPr>
      <w:r>
        <w:t xml:space="preserve">Ignore the ‘interface’ listed in base EAM (like protecting User ID and password), as DUX will have the above interface to enter the one-time password. </w:t>
      </w:r>
    </w:p>
    <w:p w14:paraId="727541DC" w14:textId="4011875E" w:rsidR="00212937" w:rsidRDefault="00212937" w:rsidP="00B15A0F">
      <w:pPr>
        <w:pStyle w:val="SOP2Text"/>
        <w:numPr>
          <w:ilvl w:val="0"/>
          <w:numId w:val="12"/>
        </w:numPr>
      </w:pPr>
      <w:r>
        <w:t xml:space="preserve">Ignore the exceptions listed in the base </w:t>
      </w:r>
      <w:proofErr w:type="spellStart"/>
      <w:proofErr w:type="gramStart"/>
      <w:r>
        <w:t>usecase</w:t>
      </w:r>
      <w:proofErr w:type="spellEnd"/>
      <w:proofErr w:type="gramEnd"/>
      <w:r>
        <w:t xml:space="preserve"> regarding hidden users, since they are not applicable to DUX </w:t>
      </w:r>
    </w:p>
    <w:p w14:paraId="2CC66E15" w14:textId="77777777" w:rsidR="00212937" w:rsidRPr="00834B52" w:rsidRDefault="00212937" w:rsidP="00B15A0F">
      <w:pPr>
        <w:pStyle w:val="SOP2Text"/>
        <w:ind w:left="1944"/>
      </w:pPr>
    </w:p>
    <w:p w14:paraId="017C7AC4" w14:textId="084B1A21" w:rsidR="005A598F" w:rsidRPr="00834B52" w:rsidRDefault="005A598F" w:rsidP="00B15A0F">
      <w:pPr>
        <w:pStyle w:val="SOP2Text"/>
      </w:pPr>
    </w:p>
    <w:p w14:paraId="383473EC" w14:textId="4B0E2A60" w:rsidR="004B245F" w:rsidRDefault="00E95B04">
      <w:pPr>
        <w:pStyle w:val="SOP2Text"/>
        <w:rPr>
          <w:i/>
          <w:iCs/>
          <w:color w:val="4472C4" w:themeColor="accent1"/>
        </w:rPr>
      </w:pPr>
      <w:r>
        <w:t xml:space="preserve">The following alternate flow is being shared </w:t>
      </w:r>
      <w:r w:rsidRPr="008637AA">
        <w:rPr>
          <w:i/>
          <w:iCs/>
          <w:color w:val="4472C4" w:themeColor="accent1"/>
        </w:rPr>
        <w:t xml:space="preserve">with </w:t>
      </w:r>
      <w:proofErr w:type="spellStart"/>
      <w:r w:rsidRPr="008637AA">
        <w:rPr>
          <w:i/>
          <w:iCs/>
          <w:color w:val="4472C4" w:themeColor="accent1"/>
        </w:rPr>
        <w:t>EAM.MOBILE.REQ.Login</w:t>
      </w:r>
      <w:proofErr w:type="spellEnd"/>
    </w:p>
    <w:p w14:paraId="07E81A10" w14:textId="77777777" w:rsidR="00E95B04" w:rsidRDefault="00E95B04" w:rsidP="009D124F">
      <w:pPr>
        <w:pStyle w:val="SOP2Heading"/>
      </w:pPr>
      <w:r>
        <w:t>Install Parameter MOBLCREG Exists</w:t>
      </w:r>
    </w:p>
    <w:p w14:paraId="55D71E95" w14:textId="77777777" w:rsidR="006B2CE3" w:rsidRDefault="006B2CE3" w:rsidP="006B2CE3">
      <w:pPr>
        <w:pStyle w:val="SOP2Text"/>
        <w:ind w:left="990"/>
      </w:pPr>
      <w:r>
        <w:rPr>
          <w:b/>
          <w:bCs/>
        </w:rPr>
        <w:t>Note</w:t>
      </w:r>
      <w:r>
        <w:t>: The following are the exceptions for DUX:</w:t>
      </w:r>
    </w:p>
    <w:p w14:paraId="38BD2C18" w14:textId="77777777" w:rsidR="006B2CE3" w:rsidRDefault="006B2CE3" w:rsidP="006B2CE3">
      <w:pPr>
        <w:pStyle w:val="SOP2Text"/>
        <w:numPr>
          <w:ilvl w:val="0"/>
          <w:numId w:val="65"/>
        </w:numPr>
      </w:pPr>
      <w:r>
        <w:t>The ‘Out of Service’ check is done for Field Work users ONLY – since it’s a device license.</w:t>
      </w:r>
    </w:p>
    <w:p w14:paraId="4C51791F" w14:textId="687385B3" w:rsidR="006B2CE3" w:rsidRDefault="006B2CE3" w:rsidP="006B2CE3">
      <w:pPr>
        <w:pStyle w:val="SOP2Text"/>
        <w:numPr>
          <w:ilvl w:val="0"/>
          <w:numId w:val="65"/>
        </w:numPr>
      </w:pPr>
      <w:r>
        <w:t xml:space="preserve">If the mobile device record does NOT exist in base EAM &amp; MOBLCREG = NO: </w:t>
      </w:r>
      <w:r w:rsidR="007E003B">
        <w:t>T</w:t>
      </w:r>
      <w:r>
        <w:t xml:space="preserve">hen – DUX will give an error message as per alternate flow </w:t>
      </w:r>
      <w:r>
        <w:rPr>
          <w:i/>
          <w:iCs/>
          <w:color w:val="0000FF"/>
        </w:rPr>
        <w:t xml:space="preserve">The Mobile Device is marked ‘Out of Service’ </w:t>
      </w:r>
      <w:r>
        <w:rPr>
          <w:rFonts w:ascii="Calibri" w:hAnsi="Calibri" w:cs="Calibri"/>
          <w:sz w:val="22"/>
          <w:szCs w:val="22"/>
        </w:rPr>
        <w:t>in the</w:t>
      </w:r>
      <w:r>
        <w:rPr>
          <w:i/>
          <w:iCs/>
          <w:color w:val="0000FF"/>
        </w:rPr>
        <w:t xml:space="preserve"> </w:t>
      </w:r>
      <w:proofErr w:type="spellStart"/>
      <w:r>
        <w:rPr>
          <w:i/>
          <w:iCs/>
          <w:color w:val="0000FF"/>
        </w:rPr>
        <w:t>EAM.MOBILE.REQ.Login</w:t>
      </w:r>
      <w:proofErr w:type="spellEnd"/>
      <w:r>
        <w:rPr>
          <w:i/>
          <w:iCs/>
          <w:color w:val="0000FF"/>
        </w:rPr>
        <w:t xml:space="preserve"> </w:t>
      </w:r>
      <w:proofErr w:type="spellStart"/>
      <w:r>
        <w:t>usecase</w:t>
      </w:r>
      <w:proofErr w:type="spellEnd"/>
      <w:r>
        <w:t xml:space="preserve">. This will also add the device to the mobile device’s table with the ‘Out of Service’ checkbox checked. </w:t>
      </w:r>
    </w:p>
    <w:p w14:paraId="568A9E8A" w14:textId="77777777" w:rsidR="00E95B04" w:rsidRDefault="00E95B04">
      <w:pPr>
        <w:pStyle w:val="SOP2Text"/>
      </w:pPr>
    </w:p>
    <w:p w14:paraId="1EFFCD1F" w14:textId="77777777" w:rsidR="008637AA" w:rsidRDefault="008637AA">
      <w:pPr>
        <w:pStyle w:val="SOP2Text"/>
      </w:pPr>
    </w:p>
    <w:p w14:paraId="002BE191" w14:textId="6CE5972D" w:rsidR="008637AA" w:rsidRDefault="008637AA" w:rsidP="008637AA">
      <w:pPr>
        <w:pStyle w:val="SOP2Text"/>
        <w:rPr>
          <w:i/>
          <w:iCs/>
          <w:color w:val="4472C4" w:themeColor="accent1"/>
        </w:rPr>
      </w:pPr>
      <w:r>
        <w:t xml:space="preserve">The following alternate flow is being shared </w:t>
      </w:r>
      <w:r w:rsidRPr="008637AA">
        <w:rPr>
          <w:i/>
          <w:iCs/>
          <w:color w:val="4472C4" w:themeColor="accent1"/>
        </w:rPr>
        <w:t xml:space="preserve">with </w:t>
      </w:r>
      <w:proofErr w:type="spellStart"/>
      <w:r w:rsidRPr="008637AA">
        <w:rPr>
          <w:i/>
          <w:iCs/>
          <w:color w:val="4472C4" w:themeColor="accent1"/>
        </w:rPr>
        <w:t>EAM.</w:t>
      </w:r>
      <w:r>
        <w:rPr>
          <w:i/>
          <w:iCs/>
          <w:color w:val="4472C4" w:themeColor="accent1"/>
        </w:rPr>
        <w:t>DUX</w:t>
      </w:r>
      <w:r w:rsidRPr="008637AA">
        <w:rPr>
          <w:i/>
          <w:iCs/>
          <w:color w:val="4472C4" w:themeColor="accent1"/>
        </w:rPr>
        <w:t>.REQ.</w:t>
      </w:r>
      <w:r>
        <w:rPr>
          <w:i/>
          <w:iCs/>
          <w:color w:val="4472C4" w:themeColor="accent1"/>
        </w:rPr>
        <w:t>StandardModel</w:t>
      </w:r>
      <w:proofErr w:type="spellEnd"/>
    </w:p>
    <w:p w14:paraId="07185AA0" w14:textId="77777777" w:rsidR="008637AA" w:rsidRDefault="008637AA" w:rsidP="009D124F">
      <w:pPr>
        <w:pStyle w:val="SOP2Heading"/>
      </w:pPr>
      <w:r>
        <w:t xml:space="preserve">Logged in User’s User group has records on the Digital Work Home tab </w:t>
      </w:r>
    </w:p>
    <w:p w14:paraId="3E35A705" w14:textId="77777777" w:rsidR="008637AA" w:rsidRPr="00315353" w:rsidRDefault="008637AA">
      <w:pPr>
        <w:pStyle w:val="SOP2Text"/>
        <w:rPr>
          <w:b/>
          <w:bCs/>
        </w:rPr>
      </w:pPr>
    </w:p>
    <w:p w14:paraId="6581CC8E" w14:textId="77777777" w:rsidR="008637AA" w:rsidRDefault="008637AA">
      <w:pPr>
        <w:pStyle w:val="SOP2Text"/>
      </w:pPr>
    </w:p>
    <w:p w14:paraId="5C48FDF6" w14:textId="77777777" w:rsidR="008637AA" w:rsidRPr="00834B52" w:rsidRDefault="008637AA">
      <w:pPr>
        <w:pStyle w:val="SOP2Text"/>
      </w:pPr>
    </w:p>
    <w:p w14:paraId="6FCD8064" w14:textId="77777777" w:rsidR="00905C0E" w:rsidRPr="00834B52" w:rsidRDefault="00905C0E" w:rsidP="00905C0E">
      <w:pPr>
        <w:pStyle w:val="SOP1Heading"/>
      </w:pPr>
      <w:r w:rsidRPr="00834B52">
        <w:t>Design Decisions</w:t>
      </w:r>
    </w:p>
    <w:p w14:paraId="2D2FA126" w14:textId="48ED193E" w:rsidR="005123F1" w:rsidRPr="00834B52" w:rsidRDefault="00036C1F">
      <w:pPr>
        <w:pStyle w:val="SOP2Text"/>
        <w:ind w:left="432"/>
      </w:pPr>
      <w:r w:rsidRPr="00834B52">
        <w:rPr>
          <w:b/>
          <w:bCs/>
        </w:rPr>
        <w:t xml:space="preserve">Biometrics </w:t>
      </w:r>
      <w:r w:rsidR="00A6093E" w:rsidRPr="00834B52">
        <w:rPr>
          <w:b/>
          <w:bCs/>
        </w:rPr>
        <w:t>Login and User ID / Password Credentials</w:t>
      </w:r>
      <w:r w:rsidR="00A6093E" w:rsidRPr="00834B52">
        <w:t xml:space="preserve"> – Currently, it is assumed that only one user will use the device</w:t>
      </w:r>
      <w:r w:rsidR="006A0620" w:rsidRPr="00834B52">
        <w:t xml:space="preserve">. </w:t>
      </w:r>
      <w:r w:rsidR="00993876" w:rsidRPr="00834B52">
        <w:t>Therefore,</w:t>
      </w:r>
      <w:r w:rsidR="006A0620" w:rsidRPr="00834B52">
        <w:t xml:space="preserve"> when the user registers </w:t>
      </w:r>
      <w:r w:rsidR="00524E48" w:rsidRPr="00834B52">
        <w:t>their</w:t>
      </w:r>
      <w:r w:rsidR="00BF202F" w:rsidRPr="00834B52">
        <w:t xml:space="preserve"> ‘Face ID / Touch ID’ (iOS) or ‘Touch’ (Android) credentials</w:t>
      </w:r>
      <w:r w:rsidR="00524E48" w:rsidRPr="00834B52">
        <w:t xml:space="preserve"> on the device, </w:t>
      </w:r>
      <w:r w:rsidR="00DC1E2C" w:rsidRPr="00834B52">
        <w:t>only that ‘user/owner’ can login with biometrics</w:t>
      </w:r>
      <w:r w:rsidR="00F47D9A" w:rsidRPr="00834B52">
        <w:t xml:space="preserve">. </w:t>
      </w:r>
      <w:r w:rsidR="009126AD" w:rsidRPr="00834B52">
        <w:t xml:space="preserve">If multiple </w:t>
      </w:r>
      <w:proofErr w:type="gramStart"/>
      <w:r w:rsidR="009126AD" w:rsidRPr="00834B52">
        <w:t>users,</w:t>
      </w:r>
      <w:proofErr w:type="gramEnd"/>
      <w:r w:rsidR="009126AD" w:rsidRPr="00834B52">
        <w:t xml:space="preserve"> use the same device, they </w:t>
      </w:r>
      <w:r w:rsidR="00DC1E2C" w:rsidRPr="00834B52">
        <w:t xml:space="preserve">must manually </w:t>
      </w:r>
      <w:proofErr w:type="gramStart"/>
      <w:r w:rsidR="00DC1E2C" w:rsidRPr="00834B52">
        <w:t>login</w:t>
      </w:r>
      <w:proofErr w:type="gramEnd"/>
      <w:r w:rsidR="00DC1E2C" w:rsidRPr="00834B52">
        <w:t>.</w:t>
      </w:r>
    </w:p>
    <w:p w14:paraId="584B9663" w14:textId="66D54421" w:rsidR="009126AD" w:rsidRPr="00834B52" w:rsidRDefault="009126AD">
      <w:pPr>
        <w:pStyle w:val="SOP2Text"/>
        <w:ind w:left="432"/>
      </w:pPr>
    </w:p>
    <w:p w14:paraId="1EA3A2F9" w14:textId="7B5D4123" w:rsidR="009126AD" w:rsidRDefault="009126AD" w:rsidP="00FE74B8">
      <w:pPr>
        <w:pStyle w:val="SOP2Text"/>
        <w:ind w:left="432"/>
      </w:pPr>
      <w:r w:rsidRPr="00834B52">
        <w:t xml:space="preserve">If the </w:t>
      </w:r>
      <w:r w:rsidR="00DC1E2C" w:rsidRPr="00834B52">
        <w:t>User ID or password</w:t>
      </w:r>
      <w:r w:rsidRPr="00834B52">
        <w:t xml:space="preserve"> is changed on the server, and the user tries to login using biometrics, the system will give the same error as </w:t>
      </w:r>
      <w:r w:rsidR="00DC1E2C" w:rsidRPr="00834B52">
        <w:t>when the user tries to login using biometrics for the first time – i.e. the device will ask the user to register their new credentials, for linking with the biometrics</w:t>
      </w:r>
      <w:r w:rsidR="00971742">
        <w:t>.</w:t>
      </w:r>
      <w:r w:rsidR="00DC1E2C" w:rsidRPr="00834B52">
        <w:t xml:space="preserve"> </w:t>
      </w:r>
    </w:p>
    <w:p w14:paraId="06EBB237" w14:textId="77777777" w:rsidR="005A2E47" w:rsidRDefault="005A2E47" w:rsidP="00FE74B8">
      <w:pPr>
        <w:pStyle w:val="SOP2Text"/>
        <w:ind w:left="432"/>
      </w:pPr>
    </w:p>
    <w:p w14:paraId="56457F5E" w14:textId="15F45D0F" w:rsidR="004A4A55" w:rsidRPr="00834B52" w:rsidRDefault="004A4A55" w:rsidP="00FE74B8">
      <w:pPr>
        <w:pStyle w:val="SOP2Text"/>
        <w:ind w:left="432"/>
      </w:pPr>
      <w:r w:rsidRPr="00575910">
        <w:rPr>
          <w:rStyle w:val="ui-provider"/>
          <w:b/>
          <w:bCs/>
        </w:rPr>
        <w:t>Distance-based breadcrumbs</w:t>
      </w:r>
      <w:r>
        <w:rPr>
          <w:rStyle w:val="ui-provider"/>
        </w:rPr>
        <w:t xml:space="preserve"> - The 500-meter distance at which the device records a GPS location locally is a hardcoded value (see Supplemental Requirements for details of distance-based breadcrumbs).  This value was established to limit battery usage for users and make the app more likely to be approved by Apple.  The number itself comes from an iOS framework location gathering method (</w:t>
      </w:r>
      <w:proofErr w:type="spellStart"/>
      <w:proofErr w:type="gramStart"/>
      <w:r>
        <w:rPr>
          <w:rStyle w:val="ui-provider"/>
        </w:rPr>
        <w:t>startMonitoringSignificantLocationChanges</w:t>
      </w:r>
      <w:proofErr w:type="spellEnd"/>
      <w:r>
        <w:rPr>
          <w:rStyle w:val="ui-provider"/>
        </w:rPr>
        <w:t>(</w:t>
      </w:r>
      <w:proofErr w:type="gramEnd"/>
      <w:r>
        <w:rPr>
          <w:rStyle w:val="ui-provider"/>
        </w:rPr>
        <w:t>)).  Though we cannot use this method due to other limitations, it does set out minimum thresholds of 5 minutes and 500 m.  As Apple correlates those values as optimal, we will use them as well.</w:t>
      </w:r>
    </w:p>
    <w:p w14:paraId="5CC487FB" w14:textId="433F2300" w:rsidR="00905C0E" w:rsidRPr="00834B52" w:rsidRDefault="00905C0E" w:rsidP="00905C0E">
      <w:pPr>
        <w:pStyle w:val="SOP1Heading"/>
      </w:pPr>
      <w:r w:rsidRPr="00834B52">
        <w:t>Supplemental Requirements</w:t>
      </w:r>
    </w:p>
    <w:p w14:paraId="7938DAFE" w14:textId="05E76230" w:rsidR="00806529" w:rsidRPr="00834B52" w:rsidRDefault="00806529" w:rsidP="009D124F">
      <w:pPr>
        <w:pStyle w:val="SOP2Heading"/>
      </w:pPr>
      <w:r w:rsidRPr="00834B52">
        <w:t xml:space="preserve">Location </w:t>
      </w:r>
      <w:r w:rsidR="003D2C1C" w:rsidRPr="00834B52">
        <w:t>Access</w:t>
      </w:r>
    </w:p>
    <w:p w14:paraId="17711265" w14:textId="28B3693E" w:rsidR="005C0388" w:rsidRDefault="003D2C1C" w:rsidP="00806529">
      <w:pPr>
        <w:pStyle w:val="SOP2Text"/>
      </w:pPr>
      <w:r w:rsidRPr="00834B52">
        <w:lastRenderedPageBreak/>
        <w:t xml:space="preserve">The Equipment / Work Order | Maps tab </w:t>
      </w:r>
      <w:r w:rsidR="004C30E0">
        <w:t xml:space="preserve">&amp; the Optimized WO Sequence screen </w:t>
      </w:r>
      <w:r w:rsidRPr="00834B52">
        <w:t>tracks</w:t>
      </w:r>
      <w:r w:rsidR="00044A42" w:rsidRPr="00834B52">
        <w:t xml:space="preserve"> and</w:t>
      </w:r>
      <w:r w:rsidRPr="00834B52">
        <w:t xml:space="preserve"> </w:t>
      </w:r>
      <w:r w:rsidR="00197616">
        <w:t>displays</w:t>
      </w:r>
      <w:r w:rsidR="00197616" w:rsidRPr="00834B52">
        <w:t xml:space="preserve"> </w:t>
      </w:r>
      <w:r w:rsidRPr="00834B52">
        <w:t>the user’s</w:t>
      </w:r>
      <w:r w:rsidR="00044A42" w:rsidRPr="00834B52">
        <w:t>/device’s</w:t>
      </w:r>
      <w:r w:rsidRPr="00834B52">
        <w:t xml:space="preserve"> location if allowed by the user during login. </w:t>
      </w:r>
      <w:r w:rsidR="008023DB" w:rsidRPr="00834B52">
        <w:t>See</w:t>
      </w:r>
      <w:r w:rsidR="00044A42" w:rsidRPr="00834B52">
        <w:t xml:space="preserve"> </w:t>
      </w:r>
      <w:r w:rsidR="005C0388">
        <w:t>the following use cases for more details:</w:t>
      </w:r>
    </w:p>
    <w:p w14:paraId="3C113605" w14:textId="05D93715" w:rsidR="00806529" w:rsidRDefault="00044A42" w:rsidP="00B15A0F">
      <w:pPr>
        <w:pStyle w:val="SOP2Text"/>
        <w:numPr>
          <w:ilvl w:val="0"/>
          <w:numId w:val="11"/>
        </w:numPr>
      </w:pPr>
      <w:proofErr w:type="spellStart"/>
      <w:r w:rsidRPr="00834B52">
        <w:rPr>
          <w:i/>
          <w:iCs/>
          <w:color w:val="4472C4" w:themeColor="accent1"/>
        </w:rPr>
        <w:t>EAM.DUX.</w:t>
      </w:r>
      <w:r w:rsidRPr="00B15A0F">
        <w:rPr>
          <w:i/>
          <w:iCs/>
          <w:color w:val="4472C4"/>
        </w:rPr>
        <w:t>REQ</w:t>
      </w:r>
      <w:r w:rsidRPr="00834B52">
        <w:rPr>
          <w:i/>
          <w:iCs/>
          <w:color w:val="4472C4" w:themeColor="accent1"/>
        </w:rPr>
        <w:t>.Map</w:t>
      </w:r>
      <w:proofErr w:type="spellEnd"/>
      <w:r w:rsidRPr="00834B52">
        <w:t xml:space="preserve"> </w:t>
      </w:r>
    </w:p>
    <w:p w14:paraId="3A4D0C03" w14:textId="72F2D56B" w:rsidR="005C0388" w:rsidRPr="00B15A0F" w:rsidRDefault="0093190B" w:rsidP="00B15A0F">
      <w:pPr>
        <w:pStyle w:val="SOP2Text"/>
        <w:numPr>
          <w:ilvl w:val="0"/>
          <w:numId w:val="11"/>
        </w:numPr>
        <w:rPr>
          <w:i/>
          <w:iCs/>
          <w:color w:val="4472C4"/>
        </w:rPr>
      </w:pPr>
      <w:proofErr w:type="spellStart"/>
      <w:r w:rsidRPr="00B15A0F">
        <w:rPr>
          <w:i/>
          <w:iCs/>
          <w:color w:val="4472C4"/>
        </w:rPr>
        <w:t>EAM.DUX.REQ.OptimizedWOSequence</w:t>
      </w:r>
      <w:proofErr w:type="spellEnd"/>
    </w:p>
    <w:p w14:paraId="3652FC9A" w14:textId="1178A385" w:rsidR="00044A42" w:rsidRDefault="00044A42" w:rsidP="00806529">
      <w:pPr>
        <w:pStyle w:val="SOP2Text"/>
      </w:pPr>
    </w:p>
    <w:p w14:paraId="5EF5B1E3" w14:textId="7BF27159" w:rsidR="00117A17" w:rsidRDefault="00530363" w:rsidP="00806529">
      <w:pPr>
        <w:pStyle w:val="SOP2Text"/>
      </w:pPr>
      <w:r>
        <w:t>Customers</w:t>
      </w:r>
      <w:r w:rsidR="00117A17">
        <w:t xml:space="preserve"> can choose to track the device location </w:t>
      </w:r>
      <w:r w:rsidR="00416415">
        <w:t>based on</w:t>
      </w:r>
      <w:r w:rsidR="00117A17">
        <w:t xml:space="preserve"> time-based or </w:t>
      </w:r>
      <w:r w:rsidR="001C6280">
        <w:t>distance-based interval</w:t>
      </w:r>
      <w:r w:rsidR="00416415">
        <w:t>s</w:t>
      </w:r>
      <w:r w:rsidR="00496573">
        <w:t>.</w:t>
      </w:r>
    </w:p>
    <w:p w14:paraId="4B752566" w14:textId="77777777" w:rsidR="001C6280" w:rsidRDefault="001C6280" w:rsidP="00806529">
      <w:pPr>
        <w:pStyle w:val="SOP2Text"/>
      </w:pPr>
    </w:p>
    <w:p w14:paraId="1D136A31" w14:textId="13C67475" w:rsidR="001C6280" w:rsidRPr="00B15A0F" w:rsidRDefault="00530363" w:rsidP="00806529">
      <w:pPr>
        <w:pStyle w:val="SOP2Text"/>
        <w:rPr>
          <w:b/>
          <w:bCs/>
          <w:u w:val="single"/>
        </w:rPr>
      </w:pPr>
      <w:r>
        <w:rPr>
          <w:b/>
          <w:bCs/>
          <w:u w:val="single"/>
        </w:rPr>
        <w:t>T</w:t>
      </w:r>
      <w:r w:rsidR="00496573" w:rsidRPr="00B15A0F">
        <w:rPr>
          <w:b/>
          <w:bCs/>
          <w:u w:val="single"/>
        </w:rPr>
        <w:t xml:space="preserve">ime-based </w:t>
      </w:r>
      <w:r>
        <w:rPr>
          <w:b/>
          <w:bCs/>
          <w:u w:val="single"/>
        </w:rPr>
        <w:t>location tracking</w:t>
      </w:r>
      <w:r w:rsidR="00496573" w:rsidRPr="00B15A0F">
        <w:rPr>
          <w:b/>
          <w:bCs/>
          <w:u w:val="single"/>
        </w:rPr>
        <w:t>:</w:t>
      </w:r>
    </w:p>
    <w:p w14:paraId="5C25E0E2" w14:textId="7922E602" w:rsidR="00044A42" w:rsidRPr="00834B52" w:rsidRDefault="00AD4633" w:rsidP="00806529">
      <w:pPr>
        <w:pStyle w:val="SOP2Text"/>
      </w:pPr>
      <w:r>
        <w:t xml:space="preserve">This approach can be used when </w:t>
      </w:r>
      <w:r w:rsidR="00F47EDE">
        <w:t xml:space="preserve">it is important to capture a location </w:t>
      </w:r>
      <w:r w:rsidR="005876D0">
        <w:t xml:space="preserve">periodically, even if the device itself is not moving.  </w:t>
      </w:r>
      <w:r w:rsidR="00044A42" w:rsidRPr="00834B52">
        <w:t xml:space="preserve">2 install parameters in base will control whether the location will be tracked in the first place, along with the ‘time interval’ between </w:t>
      </w:r>
      <w:r w:rsidR="00950D8D" w:rsidRPr="00834B52">
        <w:t xml:space="preserve">this </w:t>
      </w:r>
      <w:r w:rsidR="00044A42" w:rsidRPr="00834B52">
        <w:t>location being updated to the EAM server</w:t>
      </w:r>
      <w:r w:rsidR="00496573">
        <w:t>.</w:t>
      </w:r>
      <w:r w:rsidR="00044A42" w:rsidRPr="00834B52">
        <w:t xml:space="preserve"> </w:t>
      </w:r>
    </w:p>
    <w:p w14:paraId="2F7D240A" w14:textId="0A6F63DA" w:rsidR="00044A42" w:rsidRPr="00834B52" w:rsidRDefault="00044A42" w:rsidP="00806529">
      <w:pPr>
        <w:pStyle w:val="SOP2Text"/>
      </w:pPr>
    </w:p>
    <w:p w14:paraId="6E564C27" w14:textId="7F129C8C" w:rsidR="00044A42" w:rsidRPr="00834B52" w:rsidRDefault="00044A42" w:rsidP="00B15A0F">
      <w:pPr>
        <w:pStyle w:val="SOP2Text"/>
        <w:numPr>
          <w:ilvl w:val="0"/>
          <w:numId w:val="11"/>
        </w:numPr>
      </w:pPr>
      <w:r w:rsidRPr="00B15A0F">
        <w:t>GPSLSRCD</w:t>
      </w:r>
      <w:r w:rsidRPr="00834B52">
        <w:t xml:space="preserve"> – This install parameter must be set to ON, for location tracking to be enabled. </w:t>
      </w:r>
    </w:p>
    <w:p w14:paraId="4CC60A99" w14:textId="4ADEE292" w:rsidR="00044A42" w:rsidRPr="00834B52" w:rsidRDefault="00044A42" w:rsidP="00B15A0F">
      <w:pPr>
        <w:pStyle w:val="SOP2Text"/>
        <w:numPr>
          <w:ilvl w:val="0"/>
          <w:numId w:val="11"/>
        </w:numPr>
      </w:pPr>
      <w:r w:rsidRPr="00B15A0F">
        <w:t>GPSLSINT</w:t>
      </w:r>
      <w:r w:rsidRPr="00834B52">
        <w:t xml:space="preserve"> – If GPSLSRCD is set to ON, then GPSLSINT will be used to determine the ‘interval’ between sending the device’s current location i.e., X-Y-Z coordinates. If this install parameter is set to 0 or </w:t>
      </w:r>
      <w:proofErr w:type="gramStart"/>
      <w:r w:rsidRPr="00834B52">
        <w:t>not</w:t>
      </w:r>
      <w:proofErr w:type="gramEnd"/>
      <w:r w:rsidRPr="00834B52">
        <w:t xml:space="preserve"> available, then the system send</w:t>
      </w:r>
      <w:r w:rsidR="00416415">
        <w:t>s</w:t>
      </w:r>
      <w:r w:rsidRPr="00834B52">
        <w:t xml:space="preserve"> the device’s location </w:t>
      </w:r>
      <w:r w:rsidR="008023DB" w:rsidRPr="00834B52">
        <w:t>back to the server in 10-minute intervals. If set to a value less than 0, then it will send in 1-minute intervals</w:t>
      </w:r>
      <w:r w:rsidR="00530363">
        <w:t>.</w:t>
      </w:r>
      <w:r w:rsidR="008023DB" w:rsidRPr="00834B52">
        <w:t xml:space="preserve"> </w:t>
      </w:r>
    </w:p>
    <w:p w14:paraId="013D7323" w14:textId="08757967" w:rsidR="00044A42" w:rsidRDefault="00044A42" w:rsidP="00806529">
      <w:pPr>
        <w:pStyle w:val="SOP2Text"/>
      </w:pPr>
    </w:p>
    <w:p w14:paraId="52CB143C" w14:textId="26D85409" w:rsidR="00AD4633" w:rsidRPr="00B15A0F" w:rsidRDefault="00530363" w:rsidP="00806529">
      <w:pPr>
        <w:pStyle w:val="SOP2Text"/>
        <w:rPr>
          <w:b/>
          <w:bCs/>
          <w:u w:val="single"/>
        </w:rPr>
      </w:pPr>
      <w:r w:rsidRPr="00B15A0F">
        <w:rPr>
          <w:b/>
          <w:bCs/>
          <w:u w:val="single"/>
        </w:rPr>
        <w:t>D</w:t>
      </w:r>
      <w:r w:rsidR="00AD4633" w:rsidRPr="00B15A0F">
        <w:rPr>
          <w:b/>
          <w:bCs/>
          <w:u w:val="single"/>
        </w:rPr>
        <w:t xml:space="preserve">istance-based </w:t>
      </w:r>
      <w:r w:rsidRPr="00B15A0F">
        <w:rPr>
          <w:b/>
          <w:bCs/>
          <w:u w:val="single"/>
        </w:rPr>
        <w:t>location tracking</w:t>
      </w:r>
      <w:r w:rsidR="00AD4633" w:rsidRPr="00B15A0F">
        <w:rPr>
          <w:b/>
          <w:bCs/>
          <w:u w:val="single"/>
        </w:rPr>
        <w:t>:</w:t>
      </w:r>
    </w:p>
    <w:p w14:paraId="08CE6A80" w14:textId="4069D0D2" w:rsidR="00AD4633" w:rsidRDefault="0088175F" w:rsidP="00806529">
      <w:pPr>
        <w:pStyle w:val="SOP2Text"/>
      </w:pPr>
      <w:r>
        <w:t xml:space="preserve">This approach can be used when it is important to capture a location </w:t>
      </w:r>
      <w:r w:rsidR="00C8021F">
        <w:t>only if the device is moving</w:t>
      </w:r>
      <w:r>
        <w:t>.</w:t>
      </w:r>
      <w:r w:rsidR="00605004">
        <w:t xml:space="preserve"> The following install parameter </w:t>
      </w:r>
      <w:r w:rsidR="0080652F">
        <w:t xml:space="preserve">allows the customer to enable distance-based location tracking and to set </w:t>
      </w:r>
      <w:r w:rsidR="005F6579">
        <w:t xml:space="preserve">a maximum frequency at which location updates will be sent to the server. </w:t>
      </w:r>
      <w:r w:rsidR="00627402">
        <w:t>T</w:t>
      </w:r>
      <w:r w:rsidR="0080652F">
        <w:t xml:space="preserve">he </w:t>
      </w:r>
      <w:r w:rsidR="00627402">
        <w:t xml:space="preserve">maximum frequency </w:t>
      </w:r>
      <w:r w:rsidR="00485DF3">
        <w:t>should be entered</w:t>
      </w:r>
      <w:r w:rsidR="0080652F">
        <w:t xml:space="preserve"> in m</w:t>
      </w:r>
      <w:r w:rsidR="00485DF3">
        <w:t>inutes</w:t>
      </w:r>
      <w:r w:rsidR="0080652F">
        <w:t>.</w:t>
      </w:r>
    </w:p>
    <w:p w14:paraId="3D70E084" w14:textId="77777777" w:rsidR="0073096E" w:rsidRDefault="0073096E" w:rsidP="00806529">
      <w:pPr>
        <w:pStyle w:val="SOP2Text"/>
      </w:pPr>
    </w:p>
    <w:p w14:paraId="59B08FB3" w14:textId="367CECD8" w:rsidR="00F110E7" w:rsidRDefault="0073096E" w:rsidP="00806529">
      <w:pPr>
        <w:pStyle w:val="SOP2Text"/>
        <w:rPr>
          <w:rFonts w:cs="Arial"/>
          <w:color w:val="172B4D"/>
          <w:spacing w:val="-1"/>
          <w:shd w:val="clear" w:color="auto" w:fill="FFFFFF"/>
        </w:rPr>
      </w:pPr>
      <w:r w:rsidRPr="00DB798F">
        <w:rPr>
          <w:rFonts w:cs="Arial"/>
        </w:rPr>
        <w:t>GPSLSD</w:t>
      </w:r>
      <w:r w:rsidR="00F476DC">
        <w:rPr>
          <w:rFonts w:cs="Arial"/>
        </w:rPr>
        <w:t>MF</w:t>
      </w:r>
      <w:r w:rsidR="009209BE" w:rsidRPr="00DB798F">
        <w:rPr>
          <w:rFonts w:cs="Arial"/>
        </w:rPr>
        <w:t xml:space="preserve"> </w:t>
      </w:r>
      <w:r w:rsidR="00312C14">
        <w:rPr>
          <w:rFonts w:cs="Arial"/>
        </w:rPr>
        <w:t xml:space="preserve">(GPS location services distance </w:t>
      </w:r>
      <w:r w:rsidR="00415690">
        <w:rPr>
          <w:rFonts w:cs="Arial"/>
        </w:rPr>
        <w:t xml:space="preserve">max. frequency) </w:t>
      </w:r>
      <w:r w:rsidR="009209BE" w:rsidRPr="00DB798F">
        <w:rPr>
          <w:rFonts w:cs="Arial"/>
        </w:rPr>
        <w:t xml:space="preserve">- </w:t>
      </w:r>
      <w:r w:rsidR="00DB798F" w:rsidRPr="00B15A0F">
        <w:rPr>
          <w:rFonts w:cs="Arial"/>
          <w:color w:val="172B4D"/>
          <w:spacing w:val="-1"/>
          <w:shd w:val="clear" w:color="auto" w:fill="FFFFFF"/>
        </w:rPr>
        <w:t xml:space="preserve">Valid values are 0 and positive integers. </w:t>
      </w:r>
    </w:p>
    <w:p w14:paraId="6F5831FD" w14:textId="22AF9301" w:rsidR="00303AB3" w:rsidRDefault="0038329D" w:rsidP="00B15A0F">
      <w:pPr>
        <w:pStyle w:val="SOP2Text"/>
        <w:numPr>
          <w:ilvl w:val="0"/>
          <w:numId w:val="11"/>
        </w:numPr>
        <w:rPr>
          <w:rFonts w:cs="Arial"/>
          <w:color w:val="172B4D"/>
          <w:spacing w:val="-1"/>
          <w:shd w:val="clear" w:color="auto" w:fill="FFFFFF"/>
        </w:rPr>
      </w:pPr>
      <w:r>
        <w:rPr>
          <w:rFonts w:cs="Arial"/>
          <w:color w:val="172B4D"/>
          <w:spacing w:val="-1"/>
          <w:shd w:val="clear" w:color="auto" w:fill="FFFFFF"/>
        </w:rPr>
        <w:t xml:space="preserve">If </w:t>
      </w:r>
      <w:r w:rsidR="009D1789">
        <w:rPr>
          <w:rFonts w:cs="Arial"/>
          <w:color w:val="172B4D"/>
          <w:spacing w:val="-1"/>
          <w:shd w:val="clear" w:color="auto" w:fill="FFFFFF"/>
        </w:rPr>
        <w:t>the value is &lt;&gt; a positive integer</w:t>
      </w:r>
      <w:r w:rsidR="009C336E">
        <w:rPr>
          <w:rFonts w:cs="Arial"/>
          <w:color w:val="172B4D"/>
          <w:spacing w:val="-1"/>
          <w:shd w:val="clear" w:color="auto" w:fill="FFFFFF"/>
        </w:rPr>
        <w:t xml:space="preserve"> &gt;= 5</w:t>
      </w:r>
      <w:r w:rsidR="005F189B">
        <w:rPr>
          <w:rFonts w:cs="Arial"/>
          <w:color w:val="172B4D"/>
          <w:spacing w:val="-1"/>
          <w:shd w:val="clear" w:color="auto" w:fill="FFFFFF"/>
        </w:rPr>
        <w:t xml:space="preserve">, </w:t>
      </w:r>
      <w:r w:rsidR="009D1789">
        <w:rPr>
          <w:rFonts w:cs="Arial"/>
          <w:color w:val="172B4D"/>
          <w:spacing w:val="-1"/>
          <w:shd w:val="clear" w:color="auto" w:fill="FFFFFF"/>
        </w:rPr>
        <w:t xml:space="preserve">then </w:t>
      </w:r>
      <w:r w:rsidR="00700D6A">
        <w:rPr>
          <w:rFonts w:cs="Arial"/>
          <w:color w:val="172B4D"/>
          <w:spacing w:val="-1"/>
          <w:shd w:val="clear" w:color="auto" w:fill="FFFFFF"/>
        </w:rPr>
        <w:t>do NOT perform</w:t>
      </w:r>
      <w:r w:rsidR="005F189B">
        <w:rPr>
          <w:rFonts w:cs="Arial"/>
          <w:color w:val="172B4D"/>
          <w:spacing w:val="-1"/>
          <w:shd w:val="clear" w:color="auto" w:fill="FFFFFF"/>
        </w:rPr>
        <w:t xml:space="preserve"> </w:t>
      </w:r>
      <w:r w:rsidR="009D63CC">
        <w:rPr>
          <w:rFonts w:cs="Arial"/>
          <w:color w:val="172B4D"/>
          <w:spacing w:val="-1"/>
          <w:shd w:val="clear" w:color="auto" w:fill="FFFFFF"/>
        </w:rPr>
        <w:t>distance-based</w:t>
      </w:r>
      <w:r w:rsidR="00303AB3">
        <w:rPr>
          <w:rFonts w:cs="Arial"/>
          <w:color w:val="172B4D"/>
          <w:spacing w:val="-1"/>
          <w:shd w:val="clear" w:color="auto" w:fill="FFFFFF"/>
        </w:rPr>
        <w:t xml:space="preserve"> location recording</w:t>
      </w:r>
      <w:r w:rsidR="00D6094D">
        <w:rPr>
          <w:rFonts w:cs="Arial"/>
          <w:color w:val="172B4D"/>
          <w:spacing w:val="-1"/>
          <w:shd w:val="clear" w:color="auto" w:fill="FFFFFF"/>
        </w:rPr>
        <w:t xml:space="preserve"> (i.e. distance-based tracking is disabled)</w:t>
      </w:r>
      <w:r w:rsidR="00DB798F" w:rsidRPr="00B15A0F">
        <w:rPr>
          <w:rFonts w:cs="Arial"/>
          <w:color w:val="172B4D"/>
          <w:spacing w:val="-1"/>
          <w:shd w:val="clear" w:color="auto" w:fill="FFFFFF"/>
        </w:rPr>
        <w:t xml:space="preserve">. </w:t>
      </w:r>
      <w:r w:rsidR="005F189B">
        <w:rPr>
          <w:rFonts w:cs="Arial"/>
          <w:color w:val="172B4D"/>
          <w:spacing w:val="-1"/>
          <w:shd w:val="clear" w:color="auto" w:fill="FFFFFF"/>
        </w:rPr>
        <w:t xml:space="preserve"> </w:t>
      </w:r>
    </w:p>
    <w:p w14:paraId="5ABB56A6" w14:textId="79036612" w:rsidR="00700D6A" w:rsidRDefault="005F189B" w:rsidP="00B15A0F">
      <w:pPr>
        <w:pStyle w:val="SOP2Text"/>
        <w:numPr>
          <w:ilvl w:val="0"/>
          <w:numId w:val="11"/>
        </w:numPr>
        <w:rPr>
          <w:rFonts w:cs="Arial"/>
          <w:color w:val="172B4D"/>
          <w:spacing w:val="-1"/>
          <w:shd w:val="clear" w:color="auto" w:fill="FFFFFF"/>
        </w:rPr>
      </w:pPr>
      <w:r>
        <w:rPr>
          <w:rFonts w:cs="Arial"/>
          <w:color w:val="172B4D"/>
          <w:spacing w:val="-1"/>
          <w:shd w:val="clear" w:color="auto" w:fill="FFFFFF"/>
        </w:rPr>
        <w:t xml:space="preserve">If </w:t>
      </w:r>
      <w:r w:rsidR="009D1789">
        <w:rPr>
          <w:rFonts w:cs="Arial"/>
          <w:color w:val="172B4D"/>
          <w:spacing w:val="-1"/>
          <w:shd w:val="clear" w:color="auto" w:fill="FFFFFF"/>
        </w:rPr>
        <w:t xml:space="preserve">the value </w:t>
      </w:r>
      <w:r w:rsidR="00AD1943">
        <w:rPr>
          <w:rFonts w:cs="Arial"/>
          <w:color w:val="172B4D"/>
          <w:spacing w:val="-1"/>
          <w:shd w:val="clear" w:color="auto" w:fill="FFFFFF"/>
        </w:rPr>
        <w:t xml:space="preserve">= </w:t>
      </w:r>
      <w:r w:rsidR="00DB798F" w:rsidRPr="00B15A0F">
        <w:rPr>
          <w:rFonts w:cs="Arial"/>
          <w:color w:val="172B4D"/>
          <w:spacing w:val="-1"/>
          <w:shd w:val="clear" w:color="auto" w:fill="FFFFFF"/>
        </w:rPr>
        <w:t>a positive integer</w:t>
      </w:r>
      <w:r w:rsidR="009C336E">
        <w:rPr>
          <w:rFonts w:cs="Arial"/>
          <w:color w:val="172B4D"/>
          <w:spacing w:val="-1"/>
          <w:shd w:val="clear" w:color="auto" w:fill="FFFFFF"/>
        </w:rPr>
        <w:t xml:space="preserve"> &gt;= 5</w:t>
      </w:r>
      <w:r w:rsidR="00510E95">
        <w:rPr>
          <w:rFonts w:cs="Arial"/>
          <w:color w:val="172B4D"/>
          <w:spacing w:val="-1"/>
          <w:shd w:val="clear" w:color="auto" w:fill="FFFFFF"/>
        </w:rPr>
        <w:t xml:space="preserve"> (i.e. distance-based tracking is enabled)</w:t>
      </w:r>
      <w:r w:rsidR="00AD1943">
        <w:rPr>
          <w:rFonts w:cs="Arial"/>
          <w:color w:val="172B4D"/>
          <w:spacing w:val="-1"/>
          <w:shd w:val="clear" w:color="auto" w:fill="FFFFFF"/>
        </w:rPr>
        <w:t>, the</w:t>
      </w:r>
      <w:r w:rsidR="00313F5C">
        <w:rPr>
          <w:rFonts w:cs="Arial"/>
          <w:color w:val="172B4D"/>
          <w:spacing w:val="-1"/>
          <w:shd w:val="clear" w:color="auto" w:fill="FFFFFF"/>
        </w:rPr>
        <w:t xml:space="preserve"> device will perform </w:t>
      </w:r>
      <w:r w:rsidR="009D63CC">
        <w:rPr>
          <w:rFonts w:cs="Arial"/>
          <w:color w:val="172B4D"/>
          <w:spacing w:val="-1"/>
          <w:shd w:val="clear" w:color="auto" w:fill="FFFFFF"/>
        </w:rPr>
        <w:t xml:space="preserve">distance-based </w:t>
      </w:r>
      <w:r w:rsidR="00DB798F" w:rsidRPr="00B15A0F">
        <w:rPr>
          <w:rFonts w:cs="Arial"/>
          <w:color w:val="172B4D"/>
          <w:spacing w:val="-1"/>
          <w:shd w:val="clear" w:color="auto" w:fill="FFFFFF"/>
        </w:rPr>
        <w:t xml:space="preserve">location recording </w:t>
      </w:r>
      <w:r w:rsidR="00313F5C">
        <w:rPr>
          <w:rFonts w:cs="Arial"/>
          <w:color w:val="172B4D"/>
          <w:spacing w:val="-1"/>
          <w:shd w:val="clear" w:color="auto" w:fill="FFFFFF"/>
        </w:rPr>
        <w:t xml:space="preserve">locally, </w:t>
      </w:r>
      <w:r w:rsidR="00074592">
        <w:rPr>
          <w:rFonts w:cs="Arial"/>
          <w:color w:val="172B4D"/>
          <w:spacing w:val="-1"/>
          <w:shd w:val="clear" w:color="auto" w:fill="FFFFFF"/>
        </w:rPr>
        <w:t>every 50</w:t>
      </w:r>
      <w:r w:rsidR="004D51DF">
        <w:rPr>
          <w:rFonts w:cs="Arial"/>
          <w:color w:val="172B4D"/>
          <w:spacing w:val="-1"/>
          <w:shd w:val="clear" w:color="auto" w:fill="FFFFFF"/>
        </w:rPr>
        <w:t>0</w:t>
      </w:r>
      <w:r w:rsidR="00074592">
        <w:rPr>
          <w:rFonts w:cs="Arial"/>
          <w:color w:val="172B4D"/>
          <w:spacing w:val="-1"/>
          <w:shd w:val="clear" w:color="auto" w:fill="FFFFFF"/>
        </w:rPr>
        <w:t xml:space="preserve"> meters of device movement.  However, </w:t>
      </w:r>
      <w:r w:rsidR="0044589F">
        <w:rPr>
          <w:rFonts w:cs="Arial"/>
          <w:color w:val="172B4D"/>
          <w:spacing w:val="-1"/>
          <w:shd w:val="clear" w:color="auto" w:fill="FFFFFF"/>
        </w:rPr>
        <w:t xml:space="preserve">the device will </w:t>
      </w:r>
      <w:r w:rsidR="00313F5C">
        <w:rPr>
          <w:rFonts w:cs="Arial"/>
          <w:color w:val="172B4D"/>
          <w:spacing w:val="-1"/>
          <w:shd w:val="clear" w:color="auto" w:fill="FFFFFF"/>
        </w:rPr>
        <w:t>NOT send</w:t>
      </w:r>
      <w:r w:rsidR="001B4335">
        <w:rPr>
          <w:rFonts w:cs="Arial"/>
          <w:color w:val="172B4D"/>
          <w:spacing w:val="-1"/>
          <w:shd w:val="clear" w:color="auto" w:fill="FFFFFF"/>
        </w:rPr>
        <w:t xml:space="preserve"> more than 1 location update to the server </w:t>
      </w:r>
      <w:r w:rsidR="007F17C4">
        <w:rPr>
          <w:rFonts w:cs="Arial"/>
          <w:color w:val="172B4D"/>
          <w:spacing w:val="-1"/>
          <w:shd w:val="clear" w:color="auto" w:fill="FFFFFF"/>
        </w:rPr>
        <w:t xml:space="preserve">during </w:t>
      </w:r>
      <w:r w:rsidR="00142AE7">
        <w:rPr>
          <w:rFonts w:cs="Arial"/>
          <w:color w:val="172B4D"/>
          <w:spacing w:val="-1"/>
          <w:shd w:val="clear" w:color="auto" w:fill="FFFFFF"/>
        </w:rPr>
        <w:t>each interval</w:t>
      </w:r>
      <w:r w:rsidR="000E1E84">
        <w:rPr>
          <w:rFonts w:cs="Arial"/>
          <w:color w:val="172B4D"/>
          <w:spacing w:val="-1"/>
          <w:shd w:val="clear" w:color="auto" w:fill="FFFFFF"/>
        </w:rPr>
        <w:t xml:space="preserve">, in </w:t>
      </w:r>
      <w:proofErr w:type="gramStart"/>
      <w:r w:rsidR="000E1E84">
        <w:rPr>
          <w:rFonts w:cs="Arial"/>
          <w:color w:val="172B4D"/>
          <w:spacing w:val="-1"/>
          <w:shd w:val="clear" w:color="auto" w:fill="FFFFFF"/>
        </w:rPr>
        <w:t>minutes,</w:t>
      </w:r>
      <w:proofErr w:type="gramEnd"/>
      <w:r w:rsidR="000E1E84">
        <w:rPr>
          <w:rFonts w:cs="Arial"/>
          <w:color w:val="172B4D"/>
          <w:spacing w:val="-1"/>
          <w:shd w:val="clear" w:color="auto" w:fill="FFFFFF"/>
        </w:rPr>
        <w:t xml:space="preserve"> specified in this parameter</w:t>
      </w:r>
      <w:r w:rsidR="00DB798F" w:rsidRPr="00B15A0F">
        <w:rPr>
          <w:rFonts w:cs="Arial"/>
          <w:color w:val="172B4D"/>
          <w:spacing w:val="-1"/>
          <w:shd w:val="clear" w:color="auto" w:fill="FFFFFF"/>
        </w:rPr>
        <w:t xml:space="preserve">. </w:t>
      </w:r>
    </w:p>
    <w:p w14:paraId="478D0088" w14:textId="77777777" w:rsidR="00700D6A" w:rsidRDefault="00700D6A" w:rsidP="00806529">
      <w:pPr>
        <w:pStyle w:val="SOP2Text"/>
        <w:rPr>
          <w:rFonts w:cs="Arial"/>
          <w:color w:val="172B4D"/>
          <w:spacing w:val="-1"/>
          <w:shd w:val="clear" w:color="auto" w:fill="FFFFFF"/>
        </w:rPr>
      </w:pPr>
    </w:p>
    <w:p w14:paraId="6011F2B5" w14:textId="522E3EB1" w:rsidR="006760CF" w:rsidRDefault="00D6094D" w:rsidP="00806529">
      <w:pPr>
        <w:pStyle w:val="SOP2Text"/>
        <w:rPr>
          <w:rFonts w:cs="Arial"/>
          <w:color w:val="172B4D"/>
          <w:spacing w:val="-1"/>
          <w:shd w:val="clear" w:color="auto" w:fill="FFFFFF"/>
        </w:rPr>
      </w:pPr>
      <w:r w:rsidRPr="00B15A0F">
        <w:rPr>
          <w:rFonts w:cs="Arial"/>
          <w:color w:val="172B4D"/>
          <w:spacing w:val="-1"/>
          <w:shd w:val="clear" w:color="auto" w:fill="FFFFFF"/>
        </w:rPr>
        <w:t xml:space="preserve">If distance-based tracking is enabled, the system should </w:t>
      </w:r>
      <w:r w:rsidR="00EB2D34">
        <w:rPr>
          <w:rFonts w:cs="Arial"/>
          <w:color w:val="172B4D"/>
          <w:spacing w:val="-1"/>
          <w:shd w:val="clear" w:color="auto" w:fill="FFFFFF"/>
        </w:rPr>
        <w:t xml:space="preserve">also </w:t>
      </w:r>
      <w:r w:rsidR="00383926" w:rsidRPr="00B15A0F">
        <w:rPr>
          <w:rFonts w:cs="Arial"/>
          <w:color w:val="172B4D"/>
          <w:spacing w:val="-1"/>
          <w:shd w:val="clear" w:color="auto" w:fill="FFFFFF"/>
        </w:rPr>
        <w:t xml:space="preserve">create a location record </w:t>
      </w:r>
      <w:proofErr w:type="gramStart"/>
      <w:r w:rsidR="006760CF">
        <w:rPr>
          <w:rFonts w:cs="Arial"/>
          <w:color w:val="172B4D"/>
          <w:spacing w:val="-1"/>
          <w:shd w:val="clear" w:color="auto" w:fill="FFFFFF"/>
        </w:rPr>
        <w:t>at</w:t>
      </w:r>
      <w:proofErr w:type="gramEnd"/>
      <w:r w:rsidR="006760CF">
        <w:rPr>
          <w:rFonts w:cs="Arial"/>
          <w:color w:val="172B4D"/>
          <w:spacing w:val="-1"/>
          <w:shd w:val="clear" w:color="auto" w:fill="FFFFFF"/>
        </w:rPr>
        <w:t xml:space="preserve"> these instances</w:t>
      </w:r>
      <w:r w:rsidR="0055368A">
        <w:rPr>
          <w:rFonts w:cs="Arial"/>
          <w:color w:val="172B4D"/>
          <w:spacing w:val="-1"/>
          <w:shd w:val="clear" w:color="auto" w:fill="FFFFFF"/>
        </w:rPr>
        <w:t xml:space="preserve"> for Digital Work</w:t>
      </w:r>
      <w:r w:rsidR="0000289B">
        <w:rPr>
          <w:rFonts w:cs="Arial"/>
          <w:color w:val="172B4D"/>
          <w:spacing w:val="-1"/>
          <w:shd w:val="clear" w:color="auto" w:fill="FFFFFF"/>
        </w:rPr>
        <w:t xml:space="preserve">.  </w:t>
      </w:r>
      <w:r w:rsidR="0000289B" w:rsidRPr="005138FE">
        <w:rPr>
          <w:rFonts w:cs="Arial"/>
          <w:color w:val="172B4D"/>
          <w:spacing w:val="-1"/>
          <w:shd w:val="clear" w:color="auto" w:fill="FFFFFF"/>
        </w:rPr>
        <w:t xml:space="preserve">For these location records, the </w:t>
      </w:r>
      <w:r w:rsidR="0000289B">
        <w:rPr>
          <w:rFonts w:cs="Arial"/>
          <w:color w:val="172B4D"/>
          <w:spacing w:val="-1"/>
          <w:shd w:val="clear" w:color="auto" w:fill="FFFFFF"/>
        </w:rPr>
        <w:t>max. frequenc</w:t>
      </w:r>
      <w:r w:rsidR="000D1DA0">
        <w:rPr>
          <w:rFonts w:cs="Arial"/>
          <w:color w:val="172B4D"/>
          <w:spacing w:val="-1"/>
          <w:shd w:val="clear" w:color="auto" w:fill="FFFFFF"/>
        </w:rPr>
        <w:t>y setting</w:t>
      </w:r>
      <w:r w:rsidR="0000289B" w:rsidRPr="005138FE">
        <w:rPr>
          <w:rFonts w:cs="Arial"/>
          <w:color w:val="172B4D"/>
          <w:spacing w:val="-1"/>
          <w:shd w:val="clear" w:color="auto" w:fill="FFFFFF"/>
        </w:rPr>
        <w:t xml:space="preserve"> is ignored.</w:t>
      </w:r>
    </w:p>
    <w:p w14:paraId="38C8EA34" w14:textId="3E279411" w:rsidR="00220D70" w:rsidRDefault="00220D70" w:rsidP="00B15A0F">
      <w:pPr>
        <w:pStyle w:val="SOP2Text"/>
        <w:numPr>
          <w:ilvl w:val="0"/>
          <w:numId w:val="55"/>
        </w:numPr>
        <w:rPr>
          <w:rFonts w:cs="Arial"/>
          <w:color w:val="172B4D"/>
          <w:spacing w:val="-1"/>
          <w:shd w:val="clear" w:color="auto" w:fill="FFFFFF"/>
        </w:rPr>
      </w:pPr>
      <w:r>
        <w:rPr>
          <w:rFonts w:cs="Arial"/>
          <w:color w:val="172B4D"/>
          <w:spacing w:val="-1"/>
          <w:shd w:val="clear" w:color="auto" w:fill="FFFFFF"/>
        </w:rPr>
        <w:t>The</w:t>
      </w:r>
      <w:r w:rsidR="00383926" w:rsidRPr="00B15A0F">
        <w:rPr>
          <w:rFonts w:cs="Arial"/>
          <w:color w:val="172B4D"/>
          <w:spacing w:val="-1"/>
          <w:shd w:val="clear" w:color="auto" w:fill="FFFFFF"/>
        </w:rPr>
        <w:t xml:space="preserve"> user logs into</w:t>
      </w:r>
      <w:r>
        <w:rPr>
          <w:rFonts w:cs="Arial"/>
          <w:color w:val="172B4D"/>
          <w:spacing w:val="-1"/>
          <w:shd w:val="clear" w:color="auto" w:fill="FFFFFF"/>
        </w:rPr>
        <w:t xml:space="preserve">, or out of, the </w:t>
      </w:r>
      <w:r w:rsidR="0076179D">
        <w:rPr>
          <w:rFonts w:cs="Arial"/>
          <w:color w:val="172B4D"/>
          <w:spacing w:val="-1"/>
          <w:shd w:val="clear" w:color="auto" w:fill="FFFFFF"/>
        </w:rPr>
        <w:t xml:space="preserve">Digital Work </w:t>
      </w:r>
      <w:r>
        <w:rPr>
          <w:rFonts w:cs="Arial"/>
          <w:color w:val="172B4D"/>
          <w:spacing w:val="-1"/>
          <w:shd w:val="clear" w:color="auto" w:fill="FFFFFF"/>
        </w:rPr>
        <w:t>app.</w:t>
      </w:r>
    </w:p>
    <w:p w14:paraId="24DC60AD" w14:textId="77777777" w:rsidR="00C451D6" w:rsidRDefault="00C451D6" w:rsidP="00806529">
      <w:pPr>
        <w:pStyle w:val="SOP2Text"/>
        <w:rPr>
          <w:rFonts w:cs="Arial"/>
          <w:b/>
          <w:bCs/>
          <w:color w:val="172B4D"/>
          <w:spacing w:val="-1"/>
          <w:shd w:val="clear" w:color="auto" w:fill="FFFFFF"/>
        </w:rPr>
      </w:pPr>
    </w:p>
    <w:p w14:paraId="169B49E8" w14:textId="683A6FB5" w:rsidR="009B6CFC" w:rsidRPr="00B15A0F" w:rsidRDefault="009B6CFC" w:rsidP="00806529">
      <w:pPr>
        <w:pStyle w:val="SOP2Text"/>
        <w:rPr>
          <w:rFonts w:cs="Arial"/>
          <w:b/>
          <w:bCs/>
          <w:color w:val="172B4D"/>
          <w:spacing w:val="-1"/>
          <w:shd w:val="clear" w:color="auto" w:fill="FFFFFF"/>
        </w:rPr>
      </w:pPr>
      <w:r w:rsidRPr="00B15A0F">
        <w:rPr>
          <w:rFonts w:cs="Arial"/>
          <w:b/>
          <w:bCs/>
          <w:color w:val="172B4D"/>
          <w:spacing w:val="-1"/>
          <w:shd w:val="clear" w:color="auto" w:fill="FFFFFF"/>
        </w:rPr>
        <w:t>Notes:</w:t>
      </w:r>
    </w:p>
    <w:p w14:paraId="26A7B464" w14:textId="57323D17" w:rsidR="009B6CFC" w:rsidRDefault="00700D6A" w:rsidP="00B15A0F">
      <w:pPr>
        <w:pStyle w:val="SOP2Text"/>
        <w:numPr>
          <w:ilvl w:val="0"/>
          <w:numId w:val="54"/>
        </w:numPr>
        <w:rPr>
          <w:rFonts w:cs="Arial"/>
          <w:color w:val="172B4D"/>
          <w:spacing w:val="-1"/>
          <w:shd w:val="clear" w:color="auto" w:fill="FFFFFF"/>
        </w:rPr>
      </w:pPr>
      <w:r>
        <w:rPr>
          <w:rFonts w:cs="Arial"/>
          <w:color w:val="172B4D"/>
          <w:spacing w:val="-1"/>
          <w:shd w:val="clear" w:color="auto" w:fill="FFFFFF"/>
        </w:rPr>
        <w:t>GPS</w:t>
      </w:r>
      <w:r w:rsidR="009B6CFC">
        <w:rPr>
          <w:rFonts w:cs="Arial"/>
          <w:color w:val="172B4D"/>
          <w:spacing w:val="-1"/>
          <w:shd w:val="clear" w:color="auto" w:fill="FFFFFF"/>
        </w:rPr>
        <w:t>LS</w:t>
      </w:r>
      <w:r w:rsidR="00546288" w:rsidRPr="00DB798F">
        <w:rPr>
          <w:rFonts w:cs="Arial"/>
        </w:rPr>
        <w:t>D</w:t>
      </w:r>
      <w:r w:rsidR="00546288">
        <w:rPr>
          <w:rFonts w:cs="Arial"/>
        </w:rPr>
        <w:t>MF</w:t>
      </w:r>
      <w:r w:rsidR="00DB798F" w:rsidRPr="00B15A0F">
        <w:rPr>
          <w:rFonts w:cs="Arial"/>
          <w:color w:val="172B4D"/>
          <w:spacing w:val="-1"/>
          <w:shd w:val="clear" w:color="auto" w:fill="FFFFFF"/>
        </w:rPr>
        <w:t xml:space="preserve"> applies to the Digital Work app only. </w:t>
      </w:r>
      <w:r w:rsidR="00EB2D34">
        <w:rPr>
          <w:rFonts w:cs="Arial"/>
          <w:color w:val="172B4D"/>
          <w:spacing w:val="-1"/>
          <w:shd w:val="clear" w:color="auto" w:fill="FFFFFF"/>
        </w:rPr>
        <w:t xml:space="preserve"> The Mobile Transit app will NOT use the GPSLS</w:t>
      </w:r>
      <w:r w:rsidR="00546288" w:rsidRPr="00DB798F">
        <w:rPr>
          <w:rFonts w:cs="Arial"/>
        </w:rPr>
        <w:t>D</w:t>
      </w:r>
      <w:r w:rsidR="00546288">
        <w:rPr>
          <w:rFonts w:cs="Arial"/>
        </w:rPr>
        <w:t>MF</w:t>
      </w:r>
      <w:r w:rsidR="00EB2D34">
        <w:rPr>
          <w:rFonts w:cs="Arial"/>
          <w:color w:val="172B4D"/>
          <w:spacing w:val="-1"/>
          <w:shd w:val="clear" w:color="auto" w:fill="FFFFFF"/>
        </w:rPr>
        <w:t xml:space="preserve"> </w:t>
      </w:r>
      <w:proofErr w:type="gramStart"/>
      <w:r w:rsidR="00EB2D34">
        <w:rPr>
          <w:rFonts w:cs="Arial"/>
          <w:color w:val="172B4D"/>
          <w:spacing w:val="-1"/>
          <w:shd w:val="clear" w:color="auto" w:fill="FFFFFF"/>
        </w:rPr>
        <w:t>parameter</w:t>
      </w:r>
      <w:proofErr w:type="gramEnd"/>
      <w:r w:rsidR="00EB2D34">
        <w:rPr>
          <w:rFonts w:cs="Arial"/>
          <w:color w:val="172B4D"/>
          <w:spacing w:val="-1"/>
          <w:shd w:val="clear" w:color="auto" w:fill="FFFFFF"/>
        </w:rPr>
        <w:t xml:space="preserve"> i.e. it will only perform time-based location tracking.</w:t>
      </w:r>
    </w:p>
    <w:p w14:paraId="4728F31A" w14:textId="577BEA8D" w:rsidR="00882D27" w:rsidRDefault="00C24E42" w:rsidP="003873D5">
      <w:pPr>
        <w:pStyle w:val="SOP2Text"/>
        <w:numPr>
          <w:ilvl w:val="0"/>
          <w:numId w:val="54"/>
        </w:numPr>
        <w:rPr>
          <w:rFonts w:cs="Arial"/>
          <w:color w:val="172B4D"/>
          <w:spacing w:val="-1"/>
          <w:shd w:val="clear" w:color="auto" w:fill="FFFFFF"/>
        </w:rPr>
      </w:pPr>
      <w:r>
        <w:rPr>
          <w:rFonts w:cs="Arial"/>
          <w:color w:val="172B4D"/>
          <w:spacing w:val="-1"/>
          <w:shd w:val="clear" w:color="auto" w:fill="FFFFFF"/>
        </w:rPr>
        <w:t xml:space="preserve">Distance-based location tracking </w:t>
      </w:r>
      <w:r w:rsidR="00AB327C">
        <w:rPr>
          <w:rFonts w:cs="Arial"/>
          <w:color w:val="172B4D"/>
          <w:spacing w:val="-1"/>
          <w:shd w:val="clear" w:color="auto" w:fill="FFFFFF"/>
        </w:rPr>
        <w:t xml:space="preserve">records </w:t>
      </w:r>
      <w:r>
        <w:rPr>
          <w:rFonts w:cs="Arial"/>
          <w:color w:val="172B4D"/>
          <w:spacing w:val="-1"/>
          <w:shd w:val="clear" w:color="auto" w:fill="FFFFFF"/>
        </w:rPr>
        <w:t xml:space="preserve">will only </w:t>
      </w:r>
      <w:r w:rsidR="00AB327C">
        <w:rPr>
          <w:rFonts w:cs="Arial"/>
          <w:color w:val="172B4D"/>
          <w:spacing w:val="-1"/>
          <w:shd w:val="clear" w:color="auto" w:fill="FFFFFF"/>
        </w:rPr>
        <w:t>be created</w:t>
      </w:r>
      <w:r>
        <w:rPr>
          <w:rFonts w:cs="Arial"/>
          <w:color w:val="172B4D"/>
          <w:spacing w:val="-1"/>
          <w:shd w:val="clear" w:color="auto" w:fill="FFFFFF"/>
        </w:rPr>
        <w:t xml:space="preserve"> if the user’s</w:t>
      </w:r>
      <w:r w:rsidR="00AB327C">
        <w:rPr>
          <w:rFonts w:cs="Arial"/>
          <w:color w:val="172B4D"/>
          <w:spacing w:val="-1"/>
          <w:shd w:val="clear" w:color="auto" w:fill="FFFFFF"/>
        </w:rPr>
        <w:t xml:space="preserve"> Digital Work session is active. </w:t>
      </w:r>
      <w:r w:rsidR="001373DC">
        <w:rPr>
          <w:rFonts w:cs="Arial"/>
          <w:color w:val="172B4D"/>
          <w:spacing w:val="-1"/>
          <w:shd w:val="clear" w:color="auto" w:fill="FFFFFF"/>
        </w:rPr>
        <w:t>The app does NOT need to be in the foreground</w:t>
      </w:r>
      <w:r w:rsidR="002C19E1">
        <w:rPr>
          <w:rFonts w:cs="Arial"/>
          <w:color w:val="172B4D"/>
          <w:spacing w:val="-1"/>
          <w:shd w:val="clear" w:color="auto" w:fill="FFFFFF"/>
        </w:rPr>
        <w:t xml:space="preserve"> (see app level permission required for </w:t>
      </w:r>
      <w:r w:rsidR="009B6F13">
        <w:rPr>
          <w:rFonts w:cs="Arial"/>
          <w:color w:val="172B4D"/>
          <w:spacing w:val="-1"/>
          <w:shd w:val="clear" w:color="auto" w:fill="FFFFFF"/>
        </w:rPr>
        <w:t>limitations</w:t>
      </w:r>
      <w:r w:rsidR="00AC40FF">
        <w:rPr>
          <w:rFonts w:cs="Arial"/>
          <w:color w:val="172B4D"/>
          <w:spacing w:val="-1"/>
          <w:shd w:val="clear" w:color="auto" w:fill="FFFFFF"/>
        </w:rPr>
        <w:t>)</w:t>
      </w:r>
      <w:r w:rsidR="001373DC">
        <w:rPr>
          <w:rFonts w:cs="Arial"/>
          <w:color w:val="172B4D"/>
          <w:spacing w:val="-1"/>
          <w:shd w:val="clear" w:color="auto" w:fill="FFFFFF"/>
        </w:rPr>
        <w:t>.</w:t>
      </w:r>
    </w:p>
    <w:p w14:paraId="352FEB3D" w14:textId="3D5E8C93" w:rsidR="00B414E6" w:rsidRPr="00EB2D34" w:rsidRDefault="00DB798F" w:rsidP="00B15A0F">
      <w:pPr>
        <w:pStyle w:val="SOP2Text"/>
        <w:numPr>
          <w:ilvl w:val="0"/>
          <w:numId w:val="54"/>
        </w:numPr>
        <w:rPr>
          <w:rFonts w:cs="Arial"/>
        </w:rPr>
      </w:pPr>
      <w:r w:rsidRPr="00B15A0F">
        <w:rPr>
          <w:rFonts w:cs="Arial"/>
          <w:color w:val="172B4D"/>
          <w:spacing w:val="-1"/>
          <w:shd w:val="clear" w:color="auto" w:fill="FFFFFF"/>
        </w:rPr>
        <w:t>If distance</w:t>
      </w:r>
      <w:r w:rsidR="0038329D" w:rsidRPr="00EB2D34">
        <w:rPr>
          <w:rFonts w:cs="Arial"/>
          <w:color w:val="172B4D"/>
          <w:spacing w:val="-1"/>
          <w:shd w:val="clear" w:color="auto" w:fill="FFFFFF"/>
        </w:rPr>
        <w:t>-</w:t>
      </w:r>
      <w:r w:rsidRPr="00B15A0F">
        <w:rPr>
          <w:rFonts w:cs="Arial"/>
          <w:color w:val="172B4D"/>
          <w:spacing w:val="-1"/>
          <w:shd w:val="clear" w:color="auto" w:fill="FFFFFF"/>
        </w:rPr>
        <w:t>based and time</w:t>
      </w:r>
      <w:r w:rsidR="0038329D" w:rsidRPr="00EB2D34">
        <w:rPr>
          <w:rFonts w:cs="Arial"/>
          <w:color w:val="172B4D"/>
          <w:spacing w:val="-1"/>
          <w:shd w:val="clear" w:color="auto" w:fill="FFFFFF"/>
        </w:rPr>
        <w:t>-</w:t>
      </w:r>
      <w:r w:rsidRPr="00B15A0F">
        <w:rPr>
          <w:rFonts w:cs="Arial"/>
          <w:color w:val="172B4D"/>
          <w:spacing w:val="-1"/>
          <w:shd w:val="clear" w:color="auto" w:fill="FFFFFF"/>
        </w:rPr>
        <w:t>based location recording are both enabled, Digital Work will only use distance</w:t>
      </w:r>
      <w:r w:rsidR="0038329D" w:rsidRPr="00EB2D34">
        <w:rPr>
          <w:rFonts w:cs="Arial"/>
          <w:color w:val="172B4D"/>
          <w:spacing w:val="-1"/>
          <w:shd w:val="clear" w:color="auto" w:fill="FFFFFF"/>
        </w:rPr>
        <w:t>-</w:t>
      </w:r>
      <w:r w:rsidRPr="00B15A0F">
        <w:rPr>
          <w:rFonts w:cs="Arial"/>
          <w:color w:val="172B4D"/>
          <w:spacing w:val="-1"/>
          <w:shd w:val="clear" w:color="auto" w:fill="FFFFFF"/>
        </w:rPr>
        <w:t>based location recording.</w:t>
      </w:r>
    </w:p>
    <w:p w14:paraId="45682DBF" w14:textId="10C320FF" w:rsidR="00044A42" w:rsidRDefault="00CD3B6F">
      <w:pPr>
        <w:pStyle w:val="SOP2Text"/>
        <w:numPr>
          <w:ilvl w:val="0"/>
          <w:numId w:val="54"/>
        </w:numPr>
      </w:pPr>
      <w:r>
        <w:t xml:space="preserve">For </w:t>
      </w:r>
      <w:r w:rsidRPr="00623739">
        <w:rPr>
          <w:rFonts w:cs="Arial"/>
          <w:color w:val="172B4D"/>
          <w:spacing w:val="-1"/>
          <w:shd w:val="clear" w:color="auto" w:fill="FFFFFF"/>
        </w:rPr>
        <w:t>distance</w:t>
      </w:r>
      <w:r>
        <w:rPr>
          <w:rFonts w:cs="Arial"/>
          <w:color w:val="172B4D"/>
          <w:spacing w:val="-1"/>
          <w:shd w:val="clear" w:color="auto" w:fill="FFFFFF"/>
        </w:rPr>
        <w:t>-</w:t>
      </w:r>
      <w:r w:rsidRPr="00623739">
        <w:rPr>
          <w:rFonts w:cs="Arial"/>
          <w:color w:val="172B4D"/>
          <w:spacing w:val="-1"/>
          <w:shd w:val="clear" w:color="auto" w:fill="FFFFFF"/>
        </w:rPr>
        <w:t>based and time</w:t>
      </w:r>
      <w:r>
        <w:rPr>
          <w:rFonts w:cs="Arial"/>
          <w:color w:val="172B4D"/>
          <w:spacing w:val="-1"/>
          <w:shd w:val="clear" w:color="auto" w:fill="FFFFFF"/>
        </w:rPr>
        <w:t>-</w:t>
      </w:r>
      <w:r w:rsidRPr="00623739">
        <w:rPr>
          <w:rFonts w:cs="Arial"/>
          <w:color w:val="172B4D"/>
          <w:spacing w:val="-1"/>
          <w:shd w:val="clear" w:color="auto" w:fill="FFFFFF"/>
        </w:rPr>
        <w:t>based location recording</w:t>
      </w:r>
      <w:r>
        <w:rPr>
          <w:rFonts w:cs="Arial"/>
          <w:color w:val="172B4D"/>
          <w:spacing w:val="-1"/>
          <w:shd w:val="clear" w:color="auto" w:fill="FFFFFF"/>
        </w:rPr>
        <w:t xml:space="preserve">, </w:t>
      </w:r>
      <w:r>
        <w:t>i</w:t>
      </w:r>
      <w:r w:rsidR="00044A42" w:rsidRPr="00834B52">
        <w:t xml:space="preserve">f the user does NOT allow the location access during login, the location will not be tracked in the database. </w:t>
      </w:r>
    </w:p>
    <w:p w14:paraId="6E9CAEEA" w14:textId="59140D50" w:rsidR="001373DC" w:rsidRDefault="001373DC">
      <w:pPr>
        <w:pStyle w:val="SOP2Text"/>
        <w:numPr>
          <w:ilvl w:val="0"/>
          <w:numId w:val="54"/>
        </w:numPr>
      </w:pPr>
      <w:r>
        <w:t xml:space="preserve">The </w:t>
      </w:r>
      <w:r w:rsidR="00852881">
        <w:t>50</w:t>
      </w:r>
      <w:r w:rsidR="005A2E47">
        <w:t>0</w:t>
      </w:r>
      <w:r w:rsidR="00852881">
        <w:t>-meter</w:t>
      </w:r>
      <w:r>
        <w:t xml:space="preserve"> </w:t>
      </w:r>
      <w:r w:rsidR="00C76B9D">
        <w:t>distance at which the device records a GPS location locally is a hardcoded value.</w:t>
      </w:r>
      <w:r w:rsidR="005A2E47">
        <w:t xml:space="preserve"> </w:t>
      </w:r>
    </w:p>
    <w:p w14:paraId="52E2BBBE" w14:textId="685888FC" w:rsidR="003F0C81" w:rsidRDefault="00852881">
      <w:pPr>
        <w:pStyle w:val="SOP2Text"/>
        <w:numPr>
          <w:ilvl w:val="0"/>
          <w:numId w:val="54"/>
        </w:numPr>
      </w:pPr>
      <w:r>
        <w:t>Valid values for this parameter are: 0 and positive integers &gt;=5</w:t>
      </w:r>
      <w:r w:rsidR="009E0D0C">
        <w:t>.  The default value is 10 (minutes).</w:t>
      </w:r>
    </w:p>
    <w:p w14:paraId="6FE866A4" w14:textId="28D59A86" w:rsidR="00590525" w:rsidRDefault="00590525" w:rsidP="00B15A0F">
      <w:pPr>
        <w:pStyle w:val="SOP2Text"/>
        <w:numPr>
          <w:ilvl w:val="0"/>
          <w:numId w:val="54"/>
        </w:numPr>
      </w:pPr>
      <w:r>
        <w:t xml:space="preserve">The user must </w:t>
      </w:r>
      <w:r w:rsidR="00323B62">
        <w:t xml:space="preserve">set the share location with Digital Work </w:t>
      </w:r>
      <w:r w:rsidR="00FD4DAD">
        <w:t xml:space="preserve">to “always” for distance-based location tracking to </w:t>
      </w:r>
      <w:r w:rsidR="00AC40FF">
        <w:t>create breadcrumbs</w:t>
      </w:r>
      <w:r w:rsidR="009B6F13">
        <w:t xml:space="preserve"> </w:t>
      </w:r>
      <w:r w:rsidR="00AC40FF">
        <w:t xml:space="preserve">even when the app is </w:t>
      </w:r>
      <w:r w:rsidR="006D77B6">
        <w:t>NOT</w:t>
      </w:r>
      <w:r w:rsidR="00A80507">
        <w:t xml:space="preserve"> in the foreground</w:t>
      </w:r>
      <w:r w:rsidR="00FD4DAD">
        <w:t>.</w:t>
      </w:r>
      <w:r w:rsidR="00A80507">
        <w:t xml:space="preserve">  If permissions are set to “while using the app”, breadcrumbs will </w:t>
      </w:r>
      <w:r w:rsidR="00E9130B">
        <w:t xml:space="preserve">only </w:t>
      </w:r>
      <w:r w:rsidR="006D77B6">
        <w:t xml:space="preserve">be created </w:t>
      </w:r>
      <w:r w:rsidR="00E9130B">
        <w:t>while the app is in the foreground.</w:t>
      </w:r>
    </w:p>
    <w:p w14:paraId="561559F9" w14:textId="6AD1B05E" w:rsidR="009D124F" w:rsidRPr="00834B52" w:rsidRDefault="009D124F" w:rsidP="001B2443">
      <w:pPr>
        <w:pStyle w:val="SOP2Heading"/>
        <w:tabs>
          <w:tab w:val="clear" w:pos="1422"/>
          <w:tab w:val="num" w:pos="810"/>
        </w:tabs>
        <w:ind w:left="360"/>
      </w:pPr>
      <w:r>
        <w:lastRenderedPageBreak/>
        <w:t xml:space="preserve">Login Page Install Parameters </w:t>
      </w:r>
    </w:p>
    <w:p w14:paraId="6659958A" w14:textId="362F3E2A" w:rsidR="009D124F" w:rsidRDefault="00CB1726">
      <w:pPr>
        <w:pStyle w:val="SOP2Text"/>
      </w:pPr>
      <w:r>
        <w:t xml:space="preserve">See </w:t>
      </w:r>
      <w:proofErr w:type="spellStart"/>
      <w:r w:rsidRPr="001B2443">
        <w:rPr>
          <w:i/>
          <w:iCs/>
          <w:color w:val="4472C4"/>
        </w:rPr>
        <w:t>EAM.BASE.REQ.SystemLogin</w:t>
      </w:r>
      <w:proofErr w:type="spellEnd"/>
      <w:r>
        <w:t xml:space="preserve"> </w:t>
      </w:r>
      <w:proofErr w:type="spellStart"/>
      <w:r>
        <w:t>usecase</w:t>
      </w:r>
      <w:proofErr w:type="spellEnd"/>
      <w:r w:rsidR="008B1A1A">
        <w:t xml:space="preserve"> for the supplemental requirement of the same name</w:t>
      </w:r>
      <w:r>
        <w:t xml:space="preserve"> with the following exceptions: </w:t>
      </w:r>
    </w:p>
    <w:p w14:paraId="11054080" w14:textId="77777777" w:rsidR="00CB1726" w:rsidRDefault="00CB1726">
      <w:pPr>
        <w:pStyle w:val="SOP2Text"/>
      </w:pPr>
    </w:p>
    <w:p w14:paraId="3A9720FB" w14:textId="58191F5E" w:rsidR="008B1A1A" w:rsidRDefault="008B1A1A" w:rsidP="008B1A1A">
      <w:pPr>
        <w:pStyle w:val="SOP2Text"/>
      </w:pPr>
      <w:r>
        <w:t>DUX will support the following:</w:t>
      </w:r>
    </w:p>
    <w:p w14:paraId="708B09BC" w14:textId="2A8E58FA" w:rsidR="008B1A1A" w:rsidRDefault="008B1A1A" w:rsidP="008B1A1A">
      <w:pPr>
        <w:pStyle w:val="SOP2Text"/>
        <w:numPr>
          <w:ilvl w:val="0"/>
          <w:numId w:val="75"/>
        </w:numPr>
      </w:pPr>
      <w:r>
        <w:t>LGNLOGO</w:t>
      </w:r>
    </w:p>
    <w:p w14:paraId="4BC810A3" w14:textId="73FE027B" w:rsidR="008B1A1A" w:rsidRDefault="008B1A1A" w:rsidP="008B1A1A">
      <w:pPr>
        <w:pStyle w:val="SOP2Text"/>
        <w:numPr>
          <w:ilvl w:val="0"/>
          <w:numId w:val="75"/>
        </w:numPr>
      </w:pPr>
      <w:r>
        <w:t>APPNAME – DUX will not display APPNAME on the header of the application after logging in</w:t>
      </w:r>
    </w:p>
    <w:p w14:paraId="5D1ADB9D" w14:textId="77777777" w:rsidR="008B1A1A" w:rsidRDefault="008B1A1A" w:rsidP="008B1A1A">
      <w:pPr>
        <w:pStyle w:val="SOP2Text"/>
      </w:pPr>
    </w:p>
    <w:p w14:paraId="32077383" w14:textId="6EA646A2" w:rsidR="008B1A1A" w:rsidRPr="00834B52" w:rsidRDefault="008B1A1A" w:rsidP="001B2443">
      <w:pPr>
        <w:pStyle w:val="SOP2Text"/>
      </w:pPr>
      <w:r>
        <w:t>In the scenario where the server settings are changed</w:t>
      </w:r>
      <w:r w:rsidR="00CA0E24">
        <w:t xml:space="preserve"> or cleared</w:t>
      </w:r>
      <w:r>
        <w:t xml:space="preserve"> on the login form, the LGNLOGO and APPNAME will be reset to the default</w:t>
      </w:r>
      <w:r w:rsidR="008673C2">
        <w:t xml:space="preserve"> for the app.</w:t>
      </w:r>
    </w:p>
    <w:p w14:paraId="07E463C7" w14:textId="77777777" w:rsidR="00806529" w:rsidRPr="00834B52" w:rsidRDefault="00806529" w:rsidP="00C46519">
      <w:pPr>
        <w:pStyle w:val="SOP2Text"/>
      </w:pPr>
    </w:p>
    <w:p w14:paraId="0E69CA9C" w14:textId="77777777" w:rsidR="00905C0E" w:rsidRPr="00834B52" w:rsidRDefault="00905C0E" w:rsidP="00905C0E">
      <w:pPr>
        <w:pStyle w:val="SOP1Heading"/>
      </w:pPr>
      <w:r w:rsidRPr="00834B52">
        <w:t>Lookup Definitions</w:t>
      </w:r>
    </w:p>
    <w:p w14:paraId="0B8E73D5" w14:textId="77777777" w:rsidR="00905C0E" w:rsidRPr="00834B52" w:rsidRDefault="00905C0E" w:rsidP="00905C0E">
      <w:pPr>
        <w:pStyle w:val="SOP1Text"/>
        <w:rPr>
          <w:sz w:val="20"/>
          <w:szCs w:val="20"/>
        </w:rPr>
      </w:pPr>
      <w:r w:rsidRPr="00834B52">
        <w:rPr>
          <w:sz w:val="20"/>
          <w:szCs w:val="20"/>
        </w:rPr>
        <w:t>None</w:t>
      </w:r>
    </w:p>
    <w:p w14:paraId="3F9DD442" w14:textId="77777777" w:rsidR="00905C0E" w:rsidRPr="00834B52" w:rsidRDefault="00905C0E" w:rsidP="00905C0E">
      <w:pPr>
        <w:pStyle w:val="SOP1Heading"/>
      </w:pPr>
      <w:r w:rsidRPr="00834B52">
        <w:t xml:space="preserve">Grid Definitions: </w:t>
      </w:r>
    </w:p>
    <w:p w14:paraId="37D9A559" w14:textId="77777777" w:rsidR="00905C0E" w:rsidRPr="00834B52" w:rsidRDefault="00905C0E" w:rsidP="00905C0E">
      <w:pPr>
        <w:pStyle w:val="SOP2Text"/>
      </w:pPr>
      <w:r w:rsidRPr="00834B52">
        <w:t>None</w:t>
      </w:r>
    </w:p>
    <w:p w14:paraId="77C4052D" w14:textId="77777777" w:rsidR="00905C0E" w:rsidRPr="00834B52" w:rsidRDefault="00905C0E" w:rsidP="00905C0E">
      <w:pPr>
        <w:pStyle w:val="SOP1Heading"/>
        <w:rPr>
          <w:bCs/>
        </w:rPr>
      </w:pPr>
      <w:r w:rsidRPr="00834B52">
        <w:t>Additional Information</w:t>
      </w:r>
    </w:p>
    <w:p w14:paraId="3607763A" w14:textId="512A10D6" w:rsidR="00905C0E" w:rsidRPr="00834B52" w:rsidRDefault="00D634BF" w:rsidP="00D634BF">
      <w:pPr>
        <w:pStyle w:val="SOP2Bullet"/>
        <w:numPr>
          <w:ilvl w:val="0"/>
          <w:numId w:val="0"/>
        </w:numPr>
        <w:ind w:left="360" w:hanging="274"/>
        <w:rPr>
          <w:b/>
          <w:bCs/>
        </w:rPr>
      </w:pPr>
      <w:r w:rsidRPr="00834B52">
        <w:rPr>
          <w:b/>
          <w:bCs/>
        </w:rPr>
        <w:t>The following tests were done regarding SG-8503</w:t>
      </w:r>
    </w:p>
    <w:p w14:paraId="4BBDCC6B" w14:textId="77777777" w:rsidR="00D634BF" w:rsidRPr="00834B52" w:rsidRDefault="00D634BF" w:rsidP="00834B52">
      <w:pPr>
        <w:pStyle w:val="SOP2Bullet"/>
        <w:numPr>
          <w:ilvl w:val="0"/>
          <w:numId w:val="0"/>
        </w:numPr>
        <w:ind w:left="360" w:hanging="274"/>
      </w:pPr>
    </w:p>
    <w:p w14:paraId="284DCEBC" w14:textId="77777777" w:rsidR="00D634BF" w:rsidRPr="00834B52" w:rsidRDefault="00D634BF" w:rsidP="00905C0E">
      <w:pPr>
        <w:pStyle w:val="SOP2Bullet"/>
        <w:numPr>
          <w:ilvl w:val="0"/>
          <w:numId w:val="0"/>
        </w:numPr>
        <w:ind w:left="1181" w:hanging="274"/>
      </w:pPr>
    </w:p>
    <w:p w14:paraId="122A9DFA" w14:textId="77777777" w:rsidR="00C949C1" w:rsidRPr="00834B52" w:rsidRDefault="00C949C1" w:rsidP="00C949C1">
      <w:pPr>
        <w:shd w:val="clear" w:color="auto" w:fill="FFFFFF"/>
        <w:outlineLvl w:val="0"/>
        <w:rPr>
          <w:rFonts w:ascii="-apple-system" w:hAnsi="-apple-system"/>
          <w:color w:val="172B4D"/>
          <w:spacing w:val="-2"/>
          <w:kern w:val="36"/>
          <w:sz w:val="41"/>
          <w:szCs w:val="41"/>
        </w:rPr>
      </w:pPr>
      <w:proofErr w:type="spellStart"/>
      <w:r w:rsidRPr="00834B52">
        <w:rPr>
          <w:rFonts w:ascii="-apple-system" w:hAnsi="-apple-system"/>
          <w:color w:val="172B4D"/>
          <w:spacing w:val="-2"/>
          <w:kern w:val="36"/>
          <w:sz w:val="41"/>
          <w:szCs w:val="41"/>
        </w:rPr>
        <w:t>Esignature</w:t>
      </w:r>
      <w:proofErr w:type="spellEnd"/>
      <w:r w:rsidRPr="00834B52">
        <w:rPr>
          <w:rFonts w:ascii="-apple-system" w:hAnsi="-apple-system"/>
          <w:color w:val="172B4D"/>
          <w:spacing w:val="-2"/>
          <w:kern w:val="36"/>
          <w:sz w:val="41"/>
          <w:szCs w:val="41"/>
        </w:rPr>
        <w:t>/Login Tests</w:t>
      </w:r>
    </w:p>
    <w:p w14:paraId="07FB4AFA" w14:textId="77777777" w:rsidR="00C949C1" w:rsidRPr="00834B52" w:rsidRDefault="00C949C1" w:rsidP="00C949C1">
      <w:pPr>
        <w:shd w:val="clear" w:color="auto" w:fill="FFFFFF"/>
        <w:spacing w:before="100" w:beforeAutospacing="1"/>
        <w:rPr>
          <w:rFonts w:ascii="-apple-system" w:hAnsi="-apple-system"/>
          <w:color w:val="172B4D"/>
          <w:spacing w:val="-1"/>
          <w:sz w:val="21"/>
          <w:szCs w:val="21"/>
        </w:rPr>
      </w:pPr>
      <w:r w:rsidRPr="00834B52">
        <w:rPr>
          <w:rFonts w:ascii="-apple-system" w:hAnsi="-apple-system"/>
          <w:color w:val="172B4D"/>
          <w:spacing w:val="-1"/>
          <w:sz w:val="21"/>
          <w:szCs w:val="21"/>
        </w:rPr>
        <w:t xml:space="preserve">Summary: </w:t>
      </w:r>
    </w:p>
    <w:p w14:paraId="4E78136A" w14:textId="77777777" w:rsidR="00C949C1" w:rsidRPr="00834B52" w:rsidRDefault="00C949C1" w:rsidP="00834B52">
      <w:pPr>
        <w:numPr>
          <w:ilvl w:val="0"/>
          <w:numId w:val="1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LGNEAM = EXTERN for </w:t>
      </w:r>
      <w:proofErr w:type="gramStart"/>
      <w:r w:rsidRPr="00834B52">
        <w:rPr>
          <w:rFonts w:ascii="-apple-system" w:hAnsi="-apple-system"/>
          <w:color w:val="172B4D"/>
          <w:spacing w:val="-1"/>
          <w:sz w:val="21"/>
          <w:szCs w:val="21"/>
        </w:rPr>
        <w:t>all of</w:t>
      </w:r>
      <w:proofErr w:type="gramEnd"/>
      <w:r w:rsidRPr="00834B52">
        <w:rPr>
          <w:rFonts w:ascii="-apple-system" w:hAnsi="-apple-system"/>
          <w:color w:val="172B4D"/>
          <w:spacing w:val="-1"/>
          <w:sz w:val="21"/>
          <w:szCs w:val="21"/>
        </w:rPr>
        <w:t xml:space="preserve"> these tests. SSO enabled builds only.</w:t>
      </w:r>
    </w:p>
    <w:p w14:paraId="6F8DA4FE" w14:textId="098A484E" w:rsidR="00C949C1" w:rsidRPr="00834B52" w:rsidRDefault="00C949C1" w:rsidP="00834B52">
      <w:pPr>
        <w:numPr>
          <w:ilvl w:val="0"/>
          <w:numId w:val="1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With a 12.1 Server and latest DUX, if ESGATHSL = YES, DXESNRPC should be set to NO, as this was added as a workaround for DUX before DUX had support for ESGATHSL = YES. See </w:t>
      </w:r>
      <w:hyperlink r:id="rId11" w:history="1">
        <w:r w:rsidRPr="00834B52">
          <w:rPr>
            <w:rFonts w:ascii="-apple-system" w:hAnsi="-apple-system"/>
            <w:noProof/>
            <w:color w:val="0000FF"/>
            <w:spacing w:val="-1"/>
            <w:sz w:val="21"/>
            <w:szCs w:val="21"/>
          </w:rPr>
          <mc:AlternateContent>
            <mc:Choice Requires="wps">
              <w:drawing>
                <wp:inline distT="0" distB="0" distL="0" distR="0" wp14:anchorId="359C9FB5" wp14:editId="41B9A20B">
                  <wp:extent cx="304800" cy="304800"/>
                  <wp:effectExtent l="0" t="0" r="0" b="0"/>
                  <wp:docPr id="1196238218"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43FB3"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34B52">
          <w:rPr>
            <w:rFonts w:ascii="-apple-system" w:hAnsi="-apple-system"/>
            <w:color w:val="0000FF"/>
            <w:spacing w:val="-1"/>
            <w:sz w:val="21"/>
            <w:szCs w:val="21"/>
          </w:rPr>
          <w:t xml:space="preserve">SG-5463: Base - Add ROPC support for Dux </w:t>
        </w:r>
        <w:proofErr w:type="spellStart"/>
        <w:r w:rsidRPr="00834B52">
          <w:rPr>
            <w:rFonts w:ascii="-apple-system" w:hAnsi="-apple-system"/>
            <w:color w:val="0000FF"/>
            <w:spacing w:val="-1"/>
            <w:sz w:val="21"/>
            <w:szCs w:val="21"/>
          </w:rPr>
          <w:t>ESigs</w:t>
        </w:r>
        <w:proofErr w:type="spellEnd"/>
        <w:r w:rsidRPr="00834B52">
          <w:rPr>
            <w:rFonts w:ascii="-apple-system" w:hAnsi="-apple-system"/>
            <w:caps/>
            <w:color w:val="0000FF"/>
            <w:spacing w:val="-1"/>
            <w:position w:val="2"/>
            <w:sz w:val="21"/>
            <w:szCs w:val="21"/>
            <w:bdr w:val="none" w:sz="0" w:space="0" w:color="auto" w:frame="1"/>
          </w:rPr>
          <w:t>CLOSE</w:t>
        </w:r>
      </w:hyperlink>
      <w:r w:rsidRPr="00834B52">
        <w:rPr>
          <w:rFonts w:ascii="-apple-system" w:hAnsi="-apple-system"/>
          <w:color w:val="172B4D"/>
          <w:spacing w:val="-1"/>
          <w:sz w:val="21"/>
          <w:szCs w:val="21"/>
        </w:rPr>
        <w:t xml:space="preserve"> . Now that DUX supports SAML redirects, DXESNRPC is no longer needed.</w:t>
      </w:r>
    </w:p>
    <w:p w14:paraId="27FF9C29" w14:textId="77777777" w:rsidR="00C949C1" w:rsidRPr="00834B52" w:rsidRDefault="00C949C1" w:rsidP="00834B52">
      <w:pPr>
        <w:numPr>
          <w:ilvl w:val="0"/>
          <w:numId w:val="1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Hexagon Cloud (12.1): Base and DUX = Same behavior</w:t>
      </w:r>
    </w:p>
    <w:p w14:paraId="14169C5A" w14:textId="77777777" w:rsidR="00C949C1" w:rsidRPr="00834B52" w:rsidRDefault="00C949C1" w:rsidP="00834B52">
      <w:pPr>
        <w:numPr>
          <w:ilvl w:val="0"/>
          <w:numId w:val="1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Infor Cloud (12.1): Base and DUX = Same Behavior</w:t>
      </w:r>
    </w:p>
    <w:p w14:paraId="4278D8CD" w14:textId="77777777" w:rsidR="00C949C1" w:rsidRPr="00834B52" w:rsidRDefault="00C949C1" w:rsidP="00834B52">
      <w:pPr>
        <w:numPr>
          <w:ilvl w:val="0"/>
          <w:numId w:val="1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Hexagon Cloud (12.1) vs Infor Cloud (12.1)</w:t>
      </w:r>
    </w:p>
    <w:p w14:paraId="3121FB7A" w14:textId="77777777" w:rsidR="00C949C1" w:rsidRPr="00834B52" w:rsidRDefault="00C949C1" w:rsidP="00834B52">
      <w:pPr>
        <w:numPr>
          <w:ilvl w:val="1"/>
          <w:numId w:val="1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Infor Cloud (12.1) Accepts network credentials when the DUX client app settings are the following. Hexagon cloud does not do this:</w:t>
      </w:r>
    </w:p>
    <w:p w14:paraId="7FB94A56" w14:textId="77777777" w:rsidR="00C949C1" w:rsidRPr="00834B52" w:rsidRDefault="00C949C1" w:rsidP="00834B52">
      <w:pPr>
        <w:numPr>
          <w:ilvl w:val="2"/>
          <w:numId w:val="1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Enable Single Sign On = OFF</w:t>
      </w:r>
    </w:p>
    <w:p w14:paraId="0265CF57" w14:textId="77777777" w:rsidR="00C949C1" w:rsidRPr="00834B52" w:rsidRDefault="00C949C1" w:rsidP="00834B52">
      <w:pPr>
        <w:numPr>
          <w:ilvl w:val="2"/>
          <w:numId w:val="1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Internal Authentication = OFF</w:t>
      </w:r>
    </w:p>
    <w:p w14:paraId="16CFE718" w14:textId="77777777" w:rsidR="00C949C1" w:rsidRPr="00834B52" w:rsidRDefault="00C949C1" w:rsidP="00C949C1">
      <w:pPr>
        <w:shd w:val="clear" w:color="auto" w:fill="FFFFFF"/>
        <w:spacing w:before="100" w:beforeAutospacing="1"/>
        <w:rPr>
          <w:rFonts w:ascii="-apple-system" w:hAnsi="-apple-system"/>
          <w:color w:val="172B4D"/>
          <w:spacing w:val="-1"/>
          <w:sz w:val="21"/>
          <w:szCs w:val="21"/>
        </w:rPr>
      </w:pPr>
      <w:r w:rsidRPr="00834B52">
        <w:rPr>
          <w:rFonts w:ascii="-apple-system" w:hAnsi="-apple-system"/>
          <w:color w:val="172B4D"/>
          <w:spacing w:val="-1"/>
          <w:sz w:val="21"/>
          <w:szCs w:val="21"/>
        </w:rPr>
        <w:t> </w:t>
      </w:r>
    </w:p>
    <w:p w14:paraId="40E136D3" w14:textId="77777777" w:rsidR="00C949C1" w:rsidRPr="00834B52" w:rsidRDefault="00C949C1" w:rsidP="00C949C1">
      <w:pPr>
        <w:shd w:val="clear" w:color="auto" w:fill="FFFFFF"/>
        <w:spacing w:before="100" w:beforeAutospacing="1"/>
        <w:rPr>
          <w:rFonts w:ascii="-apple-system" w:hAnsi="-apple-system"/>
          <w:color w:val="172B4D"/>
          <w:spacing w:val="-1"/>
          <w:sz w:val="21"/>
          <w:szCs w:val="21"/>
        </w:rPr>
      </w:pPr>
      <w:r w:rsidRPr="00834B52">
        <w:rPr>
          <w:rFonts w:ascii="-apple-system" w:hAnsi="-apple-system"/>
          <w:color w:val="172B4D"/>
          <w:spacing w:val="-1"/>
          <w:sz w:val="21"/>
          <w:szCs w:val="21"/>
        </w:rPr>
        <w:t xml:space="preserve">Biometrics behave the same as Network/EAM credentials since it’s tied in with the </w:t>
      </w:r>
      <w:proofErr w:type="gramStart"/>
      <w:r w:rsidRPr="00834B52">
        <w:rPr>
          <w:rFonts w:ascii="-apple-system" w:hAnsi="-apple-system"/>
          <w:color w:val="172B4D"/>
          <w:spacing w:val="-1"/>
          <w:sz w:val="21"/>
          <w:szCs w:val="21"/>
        </w:rPr>
        <w:t>users</w:t>
      </w:r>
      <w:proofErr w:type="gramEnd"/>
      <w:r w:rsidRPr="00834B52">
        <w:rPr>
          <w:rFonts w:ascii="-apple-system" w:hAnsi="-apple-system"/>
          <w:color w:val="172B4D"/>
          <w:spacing w:val="-1"/>
          <w:sz w:val="21"/>
          <w:szCs w:val="21"/>
        </w:rPr>
        <w:t xml:space="preserve"> valid password.</w:t>
      </w:r>
    </w:p>
    <w:p w14:paraId="1B01027D" w14:textId="77777777" w:rsidR="00C949C1" w:rsidRPr="00834B52" w:rsidRDefault="00C949C1" w:rsidP="00C949C1">
      <w:pPr>
        <w:shd w:val="clear" w:color="auto" w:fill="FFFFFF"/>
        <w:spacing w:before="100" w:beforeAutospacing="1"/>
        <w:rPr>
          <w:rFonts w:ascii="-apple-system" w:hAnsi="-apple-system"/>
          <w:color w:val="172B4D"/>
          <w:spacing w:val="-1"/>
          <w:sz w:val="21"/>
          <w:szCs w:val="21"/>
        </w:rPr>
      </w:pPr>
      <w:r w:rsidRPr="00834B52">
        <w:rPr>
          <w:rFonts w:ascii="-apple-system" w:hAnsi="-apple-system"/>
          <w:b/>
          <w:bCs/>
          <w:color w:val="172B4D"/>
          <w:spacing w:val="-1"/>
          <w:sz w:val="21"/>
          <w:szCs w:val="21"/>
        </w:rPr>
        <w:t>Definitions:</w:t>
      </w:r>
    </w:p>
    <w:p w14:paraId="10C933FA"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Network Credentials = SSO Credentials</w:t>
      </w:r>
    </w:p>
    <w:p w14:paraId="11DBCB00"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EAM Credentials = Password set up in User Setup in EAM</w:t>
      </w:r>
    </w:p>
    <w:p w14:paraId="380775EC" w14:textId="64BE6E48"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noProof/>
          <w:color w:val="172B4D"/>
          <w:spacing w:val="-1"/>
          <w:sz w:val="21"/>
          <w:szCs w:val="21"/>
        </w:rPr>
        <w:drawing>
          <wp:inline distT="0" distB="0" distL="0" distR="0" wp14:anchorId="54A7C1B0" wp14:editId="01A9A8D4">
            <wp:extent cx="190500" cy="190500"/>
            <wp:effectExtent l="0" t="0" r="0" b="0"/>
            <wp:docPr id="45017767" name="Picture 81"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color w:val="172B4D"/>
          <w:spacing w:val="-1"/>
          <w:sz w:val="21"/>
          <w:szCs w:val="21"/>
        </w:rPr>
        <w:t>= Failed e-signature flow</w:t>
      </w:r>
    </w:p>
    <w:p w14:paraId="1143BE0C" w14:textId="75C91E0F"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noProof/>
          <w:color w:val="172B4D"/>
          <w:spacing w:val="-1"/>
          <w:sz w:val="21"/>
          <w:szCs w:val="21"/>
        </w:rPr>
        <w:drawing>
          <wp:inline distT="0" distB="0" distL="0" distR="0" wp14:anchorId="42BE5C19" wp14:editId="1792CCD7">
            <wp:extent cx="190500" cy="190500"/>
            <wp:effectExtent l="0" t="0" r="0" b="0"/>
            <wp:docPr id="623905553" name="Picture 80"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color w:val="172B4D"/>
          <w:spacing w:val="-1"/>
          <w:sz w:val="21"/>
          <w:szCs w:val="21"/>
        </w:rPr>
        <w:t>= Passed e-signature flow</w:t>
      </w:r>
    </w:p>
    <w:p w14:paraId="6EDE87A2"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proofErr w:type="spellStart"/>
      <w:r w:rsidRPr="00834B52">
        <w:rPr>
          <w:rFonts w:ascii="-apple-system" w:hAnsi="-apple-system"/>
          <w:color w:val="172B4D"/>
          <w:spacing w:val="-1"/>
          <w:sz w:val="21"/>
          <w:szCs w:val="21"/>
        </w:rPr>
        <w:t>Authmode</w:t>
      </w:r>
      <w:proofErr w:type="spellEnd"/>
      <w:r w:rsidRPr="00834B52">
        <w:rPr>
          <w:rFonts w:ascii="-apple-system" w:hAnsi="-apple-system"/>
          <w:color w:val="172B4D"/>
          <w:spacing w:val="-1"/>
          <w:sz w:val="21"/>
          <w:szCs w:val="21"/>
        </w:rPr>
        <w:t xml:space="preserve"> = INTERNAL - The Internal Authentication checkbox is CHECKED in DUX</w:t>
      </w:r>
    </w:p>
    <w:p w14:paraId="6A06314F"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proofErr w:type="spellStart"/>
      <w:r w:rsidRPr="00834B52">
        <w:rPr>
          <w:rFonts w:ascii="-apple-system" w:hAnsi="-apple-system"/>
          <w:color w:val="172B4D"/>
          <w:spacing w:val="-1"/>
          <w:sz w:val="21"/>
          <w:szCs w:val="21"/>
        </w:rPr>
        <w:t>Authmode</w:t>
      </w:r>
      <w:proofErr w:type="spellEnd"/>
      <w:r w:rsidRPr="00834B52">
        <w:rPr>
          <w:rFonts w:ascii="-apple-system" w:hAnsi="-apple-system"/>
          <w:color w:val="172B4D"/>
          <w:spacing w:val="-1"/>
          <w:sz w:val="21"/>
          <w:szCs w:val="21"/>
        </w:rPr>
        <w:t xml:space="preserve"> = NONE - The internal Authentication checkbox is UNCHECKED in DUX</w:t>
      </w:r>
    </w:p>
    <w:p w14:paraId="0A9E8D6D"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ESGATHSL = A mechanism to authenticate the user when SSO is enabled. This will employ SAML methodology. (Causes e-</w:t>
      </w:r>
      <w:proofErr w:type="spellStart"/>
      <w:r w:rsidRPr="00834B52">
        <w:rPr>
          <w:rFonts w:ascii="-apple-system" w:hAnsi="-apple-system"/>
          <w:color w:val="172B4D"/>
          <w:spacing w:val="-1"/>
          <w:sz w:val="21"/>
          <w:szCs w:val="21"/>
        </w:rPr>
        <w:t>sgnatures</w:t>
      </w:r>
      <w:proofErr w:type="spellEnd"/>
      <w:r w:rsidRPr="00834B52">
        <w:rPr>
          <w:rFonts w:ascii="-apple-system" w:hAnsi="-apple-system"/>
          <w:color w:val="172B4D"/>
          <w:spacing w:val="-1"/>
          <w:sz w:val="21"/>
          <w:szCs w:val="21"/>
        </w:rPr>
        <w:t xml:space="preserve"> to use SSO)</w:t>
      </w:r>
    </w:p>
    <w:p w14:paraId="7FA44D62"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lastRenderedPageBreak/>
        <w:t xml:space="preserve">DXESNRPC = This parameter determines if the E-Signature requests originating from the Digital Work app should be authenticated using the Resource Owner Password Credentials Grant (ROPC) flow of the OpenID Connect protocol. </w:t>
      </w:r>
    </w:p>
    <w:p w14:paraId="5D39B10B" w14:textId="77777777" w:rsidR="00C949C1" w:rsidRPr="00834B52" w:rsidRDefault="00C949C1" w:rsidP="00834B52">
      <w:pPr>
        <w:numPr>
          <w:ilvl w:val="0"/>
          <w:numId w:val="1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LGNEAM = The default login authentication method used for EAM web users. It has these values:</w:t>
      </w:r>
      <w:r w:rsidRPr="00834B52">
        <w:rPr>
          <w:rFonts w:ascii="-apple-system" w:hAnsi="-apple-system"/>
          <w:color w:val="172B4D"/>
          <w:spacing w:val="-1"/>
          <w:sz w:val="21"/>
          <w:szCs w:val="21"/>
        </w:rPr>
        <w:br/>
        <w:t>Standard (STD) - Use the credential defined on user records within EAM.</w:t>
      </w:r>
      <w:r w:rsidRPr="00834B52">
        <w:rPr>
          <w:rFonts w:ascii="-apple-system" w:hAnsi="-apple-system"/>
          <w:color w:val="172B4D"/>
          <w:spacing w:val="-1"/>
          <w:sz w:val="21"/>
          <w:szCs w:val="21"/>
        </w:rPr>
        <w:br/>
        <w:t>LDAP (LDAP) - Use the credential defined in the LDAP provider configured for the EAM deployment.</w:t>
      </w:r>
      <w:r w:rsidRPr="00834B52">
        <w:rPr>
          <w:rFonts w:ascii="-apple-system" w:hAnsi="-apple-system"/>
          <w:color w:val="172B4D"/>
          <w:spacing w:val="-1"/>
          <w:sz w:val="21"/>
          <w:szCs w:val="21"/>
        </w:rPr>
        <w:br/>
        <w:t>External (EXTERN) - Use an external authentication service configured for the EAM deployment.</w:t>
      </w:r>
    </w:p>
    <w:p w14:paraId="73B08C75" w14:textId="45BDDC1C" w:rsidR="00C949C1" w:rsidRPr="00834B52" w:rsidRDefault="00C949C1" w:rsidP="00C949C1">
      <w:pPr>
        <w:shd w:val="clear" w:color="auto" w:fill="FFFFFF"/>
        <w:spacing w:before="432"/>
        <w:outlineLvl w:val="1"/>
        <w:rPr>
          <w:rFonts w:ascii="-apple-system" w:hAnsi="-apple-system"/>
          <w:b/>
          <w:bCs/>
          <w:color w:val="172B4D"/>
          <w:spacing w:val="-2"/>
          <w:sz w:val="34"/>
          <w:szCs w:val="34"/>
        </w:rPr>
      </w:pPr>
      <w:r w:rsidRPr="00834B52">
        <w:rPr>
          <w:rFonts w:ascii="-apple-system" w:hAnsi="-apple-system"/>
          <w:b/>
          <w:bCs/>
          <w:color w:val="172B4D"/>
          <w:spacing w:val="-2"/>
          <w:sz w:val="34"/>
          <w:szCs w:val="34"/>
        </w:rPr>
        <w:t>Hexagon Cloud (12.1):</w:t>
      </w:r>
      <w:r w:rsidRPr="00834B52">
        <w:rPr>
          <w:rFonts w:ascii="-apple-system" w:hAnsi="-apple-system"/>
          <w:b/>
          <w:bCs/>
          <w:color w:val="172B4D"/>
          <w:spacing w:val="-2"/>
          <w:sz w:val="34"/>
          <w:szCs w:val="34"/>
        </w:rPr>
        <w:br/>
      </w:r>
      <w:hyperlink r:id="rId14" w:history="1">
        <w:r w:rsidRPr="00834B52">
          <w:rPr>
            <w:rFonts w:ascii="-apple-system" w:hAnsi="-apple-system"/>
            <w:b/>
            <w:bCs/>
            <w:noProof/>
            <w:color w:val="0000FF"/>
            <w:spacing w:val="-2"/>
            <w:sz w:val="34"/>
            <w:szCs w:val="34"/>
          </w:rPr>
          <mc:AlternateContent>
            <mc:Choice Requires="wps">
              <w:drawing>
                <wp:inline distT="0" distB="0" distL="0" distR="0" wp14:anchorId="7A57F85B" wp14:editId="7CCC53F5">
                  <wp:extent cx="304800" cy="304800"/>
                  <wp:effectExtent l="0" t="0" r="0" b="0"/>
                  <wp:docPr id="334044903"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87FD4"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34B52">
          <w:rPr>
            <w:rFonts w:ascii="-apple-system" w:hAnsi="-apple-system"/>
            <w:b/>
            <w:bCs/>
            <w:color w:val="0000FF"/>
            <w:spacing w:val="-2"/>
            <w:sz w:val="34"/>
            <w:szCs w:val="34"/>
          </w:rPr>
          <w:t>Access rights validated</w:t>
        </w:r>
      </w:hyperlink>
      <w:r w:rsidRPr="00834B52">
        <w:rPr>
          <w:rFonts w:ascii="-apple-system" w:hAnsi="-apple-system"/>
          <w:b/>
          <w:bCs/>
          <w:color w:val="172B4D"/>
          <w:spacing w:val="-2"/>
          <w:sz w:val="34"/>
          <w:szCs w:val="34"/>
        </w:rPr>
        <w:t xml:space="preserve"> </w:t>
      </w:r>
    </w:p>
    <w:p w14:paraId="570957D1"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NO</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NO</w:t>
      </w:r>
    </w:p>
    <w:p w14:paraId="1C7ADBBF" w14:textId="6C203C09"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BDFA3E3" wp14:editId="2B54B7E9">
            <wp:extent cx="190500" cy="190500"/>
            <wp:effectExtent l="0" t="0" r="0" b="0"/>
            <wp:docPr id="2042014352" name="Picture 78"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Base (SSO ON)</w:t>
      </w:r>
    </w:p>
    <w:p w14:paraId="304CFAAA" w14:textId="77777777" w:rsidR="00C949C1" w:rsidRPr="00834B52" w:rsidRDefault="00C949C1" w:rsidP="00834B52">
      <w:pPr>
        <w:numPr>
          <w:ilvl w:val="0"/>
          <w:numId w:val="1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14392227" w14:textId="77777777" w:rsidR="00C949C1" w:rsidRPr="00834B52" w:rsidRDefault="00C949C1" w:rsidP="00834B52">
      <w:pPr>
        <w:numPr>
          <w:ilvl w:val="0"/>
          <w:numId w:val="1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EDFF633" w14:textId="77777777" w:rsidR="00C949C1" w:rsidRPr="00834B52" w:rsidRDefault="00C949C1" w:rsidP="00834B52">
      <w:pPr>
        <w:numPr>
          <w:ilvl w:val="1"/>
          <w:numId w:val="1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0F50009" w14:textId="77777777" w:rsidR="00C949C1" w:rsidRPr="00834B52" w:rsidRDefault="00C949C1" w:rsidP="00834B52">
      <w:pPr>
        <w:numPr>
          <w:ilvl w:val="1"/>
          <w:numId w:val="1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720F1655" w14:textId="17C69FE1"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6D9EF36F" wp14:editId="2AFF1B4A">
            <wp:extent cx="190500" cy="190500"/>
            <wp:effectExtent l="0" t="0" r="0" b="0"/>
            <wp:docPr id="1697135405" name="Picture 77"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47D8BC81" w14:textId="77777777" w:rsidR="00C949C1" w:rsidRPr="00834B52" w:rsidRDefault="00C949C1" w:rsidP="00834B52">
      <w:pPr>
        <w:numPr>
          <w:ilvl w:val="0"/>
          <w:numId w:val="1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N/A</w:t>
      </w:r>
    </w:p>
    <w:p w14:paraId="60C483FE" w14:textId="77777777" w:rsidR="00C949C1" w:rsidRPr="00834B52" w:rsidRDefault="00C949C1" w:rsidP="00834B52">
      <w:pPr>
        <w:numPr>
          <w:ilvl w:val="0"/>
          <w:numId w:val="1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E088D06" w14:textId="77777777" w:rsidR="00C949C1" w:rsidRPr="00834B52" w:rsidRDefault="00C949C1" w:rsidP="00834B52">
      <w:pPr>
        <w:numPr>
          <w:ilvl w:val="1"/>
          <w:numId w:val="1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591712A5" w14:textId="77777777" w:rsidR="00C949C1" w:rsidRPr="00834B52" w:rsidRDefault="00C949C1" w:rsidP="00834B52">
      <w:pPr>
        <w:numPr>
          <w:ilvl w:val="1"/>
          <w:numId w:val="1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65331A55" w14:textId="5BCA40F5"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05EDDD78" wp14:editId="3091933C">
            <wp:extent cx="190500" cy="190500"/>
            <wp:effectExtent l="0" t="0" r="0" b="0"/>
            <wp:docPr id="250066713" name="Picture 76"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74861946" w14:textId="77777777" w:rsidR="00C949C1" w:rsidRPr="00834B52" w:rsidRDefault="00C949C1" w:rsidP="00834B52">
      <w:pPr>
        <w:numPr>
          <w:ilvl w:val="0"/>
          <w:numId w:val="2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57848FEF" w14:textId="77777777" w:rsidR="00C949C1" w:rsidRPr="00834B52" w:rsidRDefault="00C949C1" w:rsidP="00834B52">
      <w:pPr>
        <w:numPr>
          <w:ilvl w:val="0"/>
          <w:numId w:val="2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1392A742" w14:textId="77777777" w:rsidR="00C949C1" w:rsidRPr="00834B52" w:rsidRDefault="00C949C1" w:rsidP="00834B52">
      <w:pPr>
        <w:numPr>
          <w:ilvl w:val="1"/>
          <w:numId w:val="2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7C2743DF" w14:textId="77777777" w:rsidR="00C949C1" w:rsidRPr="00834B52" w:rsidRDefault="00C949C1" w:rsidP="00834B52">
      <w:pPr>
        <w:numPr>
          <w:ilvl w:val="1"/>
          <w:numId w:val="2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0963CB5C" w14:textId="6171DD79"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155E6B0" wp14:editId="0A8D152C">
            <wp:extent cx="190500" cy="190500"/>
            <wp:effectExtent l="0" t="0" r="0" b="0"/>
            <wp:docPr id="2121738045" name="Picture 75"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547D39F3" w14:textId="77777777" w:rsidR="00C949C1" w:rsidRPr="00834B52" w:rsidRDefault="00C949C1" w:rsidP="00834B52">
      <w:pPr>
        <w:numPr>
          <w:ilvl w:val="0"/>
          <w:numId w:val="2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6324FB96" w14:textId="77777777" w:rsidR="00C949C1" w:rsidRPr="00834B52" w:rsidRDefault="00C949C1" w:rsidP="00834B52">
      <w:pPr>
        <w:numPr>
          <w:ilvl w:val="0"/>
          <w:numId w:val="2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1CD4A14E" w14:textId="77777777" w:rsidR="00C949C1" w:rsidRPr="00834B52" w:rsidRDefault="00C949C1" w:rsidP="00834B52">
      <w:pPr>
        <w:numPr>
          <w:ilvl w:val="0"/>
          <w:numId w:val="2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243CF1D3" w14:textId="77777777" w:rsidR="00C949C1" w:rsidRPr="00834B52" w:rsidRDefault="00C949C1" w:rsidP="00834B52">
      <w:pPr>
        <w:numPr>
          <w:ilvl w:val="1"/>
          <w:numId w:val="2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5115DFE0" w14:textId="77777777" w:rsidR="00C949C1" w:rsidRPr="00834B52" w:rsidRDefault="00C949C1" w:rsidP="00834B52">
      <w:pPr>
        <w:numPr>
          <w:ilvl w:val="1"/>
          <w:numId w:val="2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4F3A855E" w14:textId="3B8A5C17"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77FBA37" wp14:editId="6DE31430">
            <wp:extent cx="190500" cy="190500"/>
            <wp:effectExtent l="0" t="0" r="0" b="0"/>
            <wp:docPr id="1331534450" name="Picture 74"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131B3DB2" w14:textId="77777777" w:rsidR="00C949C1" w:rsidRPr="00834B52" w:rsidRDefault="00C949C1" w:rsidP="00834B52">
      <w:pPr>
        <w:numPr>
          <w:ilvl w:val="0"/>
          <w:numId w:val="2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171A8146" w14:textId="77777777" w:rsidR="00C949C1" w:rsidRPr="00834B52" w:rsidRDefault="00C949C1" w:rsidP="00834B52">
      <w:pPr>
        <w:numPr>
          <w:ilvl w:val="0"/>
          <w:numId w:val="2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FAIL</w:t>
      </w:r>
    </w:p>
    <w:p w14:paraId="6EDE2954" w14:textId="77777777" w:rsidR="00C949C1" w:rsidRPr="00834B52" w:rsidRDefault="00C949C1" w:rsidP="00834B52">
      <w:pPr>
        <w:numPr>
          <w:ilvl w:val="0"/>
          <w:numId w:val="2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5BE45F9E" w14:textId="77777777" w:rsidR="00C949C1" w:rsidRPr="00834B52" w:rsidRDefault="00C949C1" w:rsidP="00834B52">
      <w:pPr>
        <w:numPr>
          <w:ilvl w:val="1"/>
          <w:numId w:val="2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63352403" w14:textId="77777777" w:rsidR="00C949C1" w:rsidRPr="00834B52" w:rsidRDefault="00C949C1" w:rsidP="00834B52">
      <w:pPr>
        <w:numPr>
          <w:ilvl w:val="1"/>
          <w:numId w:val="2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08B36B59" w14:textId="34FBA861"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6A17A65F" wp14:editId="3108ADAE">
            <wp:extent cx="190500" cy="190500"/>
            <wp:effectExtent l="0" t="0" r="0" b="0"/>
            <wp:docPr id="1090002400" name="Picture 73"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6629EA28" w14:textId="77777777" w:rsidR="00C949C1" w:rsidRPr="00834B52" w:rsidRDefault="00C949C1" w:rsidP="00834B52">
      <w:pPr>
        <w:numPr>
          <w:ilvl w:val="0"/>
          <w:numId w:val="2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7108DC8A" w14:textId="77777777" w:rsidR="00C949C1" w:rsidRPr="00834B52" w:rsidRDefault="00C949C1" w:rsidP="00834B52">
      <w:pPr>
        <w:numPr>
          <w:ilvl w:val="0"/>
          <w:numId w:val="2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(EAM Credentials)</w:t>
      </w:r>
    </w:p>
    <w:p w14:paraId="7C019C6E" w14:textId="77777777" w:rsidR="00C949C1" w:rsidRPr="00834B52" w:rsidRDefault="00C949C1" w:rsidP="00834B52">
      <w:pPr>
        <w:numPr>
          <w:ilvl w:val="0"/>
          <w:numId w:val="2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4DB235E" w14:textId="77777777" w:rsidR="00C949C1" w:rsidRPr="00834B52" w:rsidRDefault="00C949C1" w:rsidP="00834B52">
      <w:pPr>
        <w:numPr>
          <w:ilvl w:val="1"/>
          <w:numId w:val="2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lastRenderedPageBreak/>
        <w:t xml:space="preserve">Network Credentials: </w:t>
      </w:r>
      <w:r w:rsidRPr="00834B52">
        <w:rPr>
          <w:rFonts w:ascii="-apple-system" w:hAnsi="-apple-system"/>
          <w:b/>
          <w:bCs/>
          <w:color w:val="172B4D"/>
          <w:spacing w:val="-1"/>
          <w:sz w:val="21"/>
          <w:szCs w:val="21"/>
        </w:rPr>
        <w:t>FAIL</w:t>
      </w:r>
    </w:p>
    <w:p w14:paraId="45E8AD48" w14:textId="77777777" w:rsidR="00C949C1" w:rsidRPr="00834B52" w:rsidRDefault="00C949C1" w:rsidP="00834B52">
      <w:pPr>
        <w:numPr>
          <w:ilvl w:val="1"/>
          <w:numId w:val="2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0A4C7EB9"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YES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NO</w:t>
      </w:r>
    </w:p>
    <w:p w14:paraId="33A63156" w14:textId="56362D9F"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85674E9" wp14:editId="388EB803">
            <wp:extent cx="190500" cy="190500"/>
            <wp:effectExtent l="0" t="0" r="0" b="0"/>
            <wp:docPr id="1410843637" name="Picture 72"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Base (SSO ON)</w:t>
      </w:r>
    </w:p>
    <w:p w14:paraId="09BF7794" w14:textId="77777777" w:rsidR="00C949C1" w:rsidRPr="00834B52" w:rsidRDefault="00C949C1" w:rsidP="00834B52">
      <w:pPr>
        <w:numPr>
          <w:ilvl w:val="0"/>
          <w:numId w:val="2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115B193F" w14:textId="77777777" w:rsidR="00C949C1" w:rsidRPr="00834B52" w:rsidRDefault="00C949C1" w:rsidP="00834B52">
      <w:pPr>
        <w:numPr>
          <w:ilvl w:val="0"/>
          <w:numId w:val="2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EE44D5E" w14:textId="77777777" w:rsidR="00C949C1" w:rsidRPr="00834B52" w:rsidRDefault="00C949C1" w:rsidP="00834B52">
      <w:pPr>
        <w:numPr>
          <w:ilvl w:val="1"/>
          <w:numId w:val="2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PASS</w:t>
      </w:r>
    </w:p>
    <w:p w14:paraId="4778F3ED" w14:textId="77777777" w:rsidR="00C949C1" w:rsidRPr="00834B52" w:rsidRDefault="00C949C1" w:rsidP="00834B52">
      <w:pPr>
        <w:numPr>
          <w:ilvl w:val="1"/>
          <w:numId w:val="2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0632B0C7" w14:textId="3D88EB8B"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7CFE5CA" wp14:editId="17F217D4">
            <wp:extent cx="190500" cy="190500"/>
            <wp:effectExtent l="0" t="0" r="0" b="0"/>
            <wp:docPr id="1981918585" name="Picture 71"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61B4886D" w14:textId="77777777" w:rsidR="00C949C1" w:rsidRPr="00834B52" w:rsidRDefault="00C949C1" w:rsidP="00834B52">
      <w:pPr>
        <w:numPr>
          <w:ilvl w:val="0"/>
          <w:numId w:val="2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N/A</w:t>
      </w:r>
    </w:p>
    <w:p w14:paraId="65E29809" w14:textId="77777777" w:rsidR="00C949C1" w:rsidRPr="00834B52" w:rsidRDefault="00C949C1" w:rsidP="00834B52">
      <w:pPr>
        <w:numPr>
          <w:ilvl w:val="0"/>
          <w:numId w:val="2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40EF7453" w14:textId="77777777" w:rsidR="00C949C1" w:rsidRPr="00834B52" w:rsidRDefault="00C949C1" w:rsidP="00834B52">
      <w:pPr>
        <w:numPr>
          <w:ilvl w:val="1"/>
          <w:numId w:val="2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3D4E72F0" w14:textId="77777777" w:rsidR="00C949C1" w:rsidRPr="00834B52" w:rsidRDefault="00C949C1" w:rsidP="00834B52">
      <w:pPr>
        <w:numPr>
          <w:ilvl w:val="1"/>
          <w:numId w:val="2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059C326A" w14:textId="1FDAB881"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DAF3360" wp14:editId="30509E6E">
            <wp:extent cx="190500" cy="190500"/>
            <wp:effectExtent l="0" t="0" r="0" b="0"/>
            <wp:docPr id="1665888334" name="Picture 70"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5446BC16" w14:textId="77777777" w:rsidR="00C949C1" w:rsidRPr="00834B52" w:rsidRDefault="00C949C1" w:rsidP="00834B52">
      <w:pPr>
        <w:numPr>
          <w:ilvl w:val="0"/>
          <w:numId w:val="2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38AA7EF2" w14:textId="77777777" w:rsidR="00C949C1" w:rsidRPr="00834B52" w:rsidRDefault="00C949C1" w:rsidP="00834B52">
      <w:pPr>
        <w:numPr>
          <w:ilvl w:val="0"/>
          <w:numId w:val="2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7FD4D36A" w14:textId="77777777" w:rsidR="00C949C1" w:rsidRPr="00834B52" w:rsidRDefault="00C949C1" w:rsidP="00834B52">
      <w:pPr>
        <w:numPr>
          <w:ilvl w:val="1"/>
          <w:numId w:val="2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2BF90FB" w14:textId="77777777" w:rsidR="00C949C1" w:rsidRPr="00834B52" w:rsidRDefault="00C949C1" w:rsidP="00834B52">
      <w:pPr>
        <w:numPr>
          <w:ilvl w:val="1"/>
          <w:numId w:val="2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2A29B03F" w14:textId="517DD7A7"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6552BE2B" wp14:editId="793DC364">
            <wp:extent cx="190500" cy="190500"/>
            <wp:effectExtent l="0" t="0" r="0" b="0"/>
            <wp:docPr id="1364127503" name="Picture 69"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1C5B2A2B" w14:textId="77777777" w:rsidR="00C949C1" w:rsidRPr="00834B52" w:rsidRDefault="00C949C1" w:rsidP="00834B52">
      <w:pPr>
        <w:numPr>
          <w:ilvl w:val="0"/>
          <w:numId w:val="2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706D7FD2" w14:textId="77777777" w:rsidR="00C949C1" w:rsidRPr="00834B52" w:rsidRDefault="00C949C1" w:rsidP="00834B52">
      <w:pPr>
        <w:numPr>
          <w:ilvl w:val="0"/>
          <w:numId w:val="2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33CD9114" w14:textId="77777777" w:rsidR="00C949C1" w:rsidRPr="00834B52" w:rsidRDefault="00C949C1" w:rsidP="00834B52">
      <w:pPr>
        <w:numPr>
          <w:ilvl w:val="0"/>
          <w:numId w:val="2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7043746B" w14:textId="77777777" w:rsidR="00C949C1" w:rsidRPr="00834B52" w:rsidRDefault="00C949C1" w:rsidP="00834B52">
      <w:pPr>
        <w:numPr>
          <w:ilvl w:val="1"/>
          <w:numId w:val="2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PASS</w:t>
      </w:r>
    </w:p>
    <w:p w14:paraId="66D62A00" w14:textId="77777777" w:rsidR="00C949C1" w:rsidRPr="00834B52" w:rsidRDefault="00C949C1" w:rsidP="00834B52">
      <w:pPr>
        <w:numPr>
          <w:ilvl w:val="1"/>
          <w:numId w:val="2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41162907" w14:textId="2B2B3621"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32565EB9" wp14:editId="0B2525E3">
            <wp:extent cx="190500" cy="190500"/>
            <wp:effectExtent l="0" t="0" r="0" b="0"/>
            <wp:docPr id="1866732246" name="Picture 68"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0A30C205" w14:textId="77777777" w:rsidR="00C949C1" w:rsidRPr="00834B52" w:rsidRDefault="00C949C1" w:rsidP="00834B52">
      <w:pPr>
        <w:numPr>
          <w:ilvl w:val="0"/>
          <w:numId w:val="2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0B8FF071" w14:textId="77777777" w:rsidR="00C949C1" w:rsidRPr="00834B52" w:rsidRDefault="00C949C1" w:rsidP="00834B52">
      <w:pPr>
        <w:numPr>
          <w:ilvl w:val="0"/>
          <w:numId w:val="2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FAIL</w:t>
      </w:r>
    </w:p>
    <w:p w14:paraId="2C07E27D" w14:textId="77777777" w:rsidR="00C949C1" w:rsidRPr="00834B52" w:rsidRDefault="00C949C1" w:rsidP="00834B52">
      <w:pPr>
        <w:numPr>
          <w:ilvl w:val="0"/>
          <w:numId w:val="2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45889B2B" w14:textId="77777777" w:rsidR="00C949C1" w:rsidRPr="00834B52" w:rsidRDefault="00C949C1" w:rsidP="00834B52">
      <w:pPr>
        <w:numPr>
          <w:ilvl w:val="1"/>
          <w:numId w:val="2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4B59E95" w14:textId="77777777" w:rsidR="00C949C1" w:rsidRPr="00834B52" w:rsidRDefault="00C949C1" w:rsidP="00834B52">
      <w:pPr>
        <w:numPr>
          <w:ilvl w:val="1"/>
          <w:numId w:val="2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66918B6D" w14:textId="3BD2E5BE"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367CB6A6" wp14:editId="7CC5657A">
            <wp:extent cx="190500" cy="190500"/>
            <wp:effectExtent l="0" t="0" r="0" b="0"/>
            <wp:docPr id="1418084200" name="Picture 67"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789EB181" w14:textId="77777777" w:rsidR="00C949C1" w:rsidRPr="00834B52" w:rsidRDefault="00C949C1" w:rsidP="00834B52">
      <w:pPr>
        <w:numPr>
          <w:ilvl w:val="0"/>
          <w:numId w:val="2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7B0CAB0E" w14:textId="77777777" w:rsidR="00C949C1" w:rsidRPr="00834B52" w:rsidRDefault="00C949C1" w:rsidP="00834B52">
      <w:pPr>
        <w:numPr>
          <w:ilvl w:val="0"/>
          <w:numId w:val="2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(EAM Credentials)</w:t>
      </w:r>
    </w:p>
    <w:p w14:paraId="300B2868" w14:textId="77777777" w:rsidR="00C949C1" w:rsidRPr="00834B52" w:rsidRDefault="00C949C1" w:rsidP="00834B52">
      <w:pPr>
        <w:numPr>
          <w:ilvl w:val="0"/>
          <w:numId w:val="2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3719DC0C" w14:textId="77777777" w:rsidR="00C949C1" w:rsidRPr="00834B52" w:rsidRDefault="00C949C1" w:rsidP="00834B52">
      <w:pPr>
        <w:numPr>
          <w:ilvl w:val="1"/>
          <w:numId w:val="2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761B9006" w14:textId="77777777" w:rsidR="00C949C1" w:rsidRPr="00834B52" w:rsidRDefault="00C949C1" w:rsidP="00834B52">
      <w:pPr>
        <w:numPr>
          <w:ilvl w:val="1"/>
          <w:numId w:val="2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1A7123F4"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YES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YES</w:t>
      </w:r>
    </w:p>
    <w:p w14:paraId="017CFF2B" w14:textId="0A8AA142"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6977D72B" wp14:editId="289C2D82">
            <wp:extent cx="190500" cy="190500"/>
            <wp:effectExtent l="0" t="0" r="0" b="0"/>
            <wp:docPr id="104589443" name="Picture 66"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3355B896" w14:textId="77777777" w:rsidR="00C949C1" w:rsidRPr="00834B52" w:rsidRDefault="00C949C1" w:rsidP="00834B52">
      <w:pPr>
        <w:numPr>
          <w:ilvl w:val="0"/>
          <w:numId w:val="3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7A973386" w14:textId="77777777" w:rsidR="00C949C1" w:rsidRPr="00834B52" w:rsidRDefault="00C949C1" w:rsidP="00834B52">
      <w:pPr>
        <w:numPr>
          <w:ilvl w:val="0"/>
          <w:numId w:val="3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lastRenderedPageBreak/>
        <w:t xml:space="preserve">Biometric Login: </w:t>
      </w:r>
      <w:r w:rsidRPr="00834B52">
        <w:rPr>
          <w:rFonts w:ascii="-apple-system" w:hAnsi="-apple-system"/>
          <w:b/>
          <w:bCs/>
          <w:color w:val="172B4D"/>
          <w:spacing w:val="-1"/>
          <w:sz w:val="21"/>
          <w:szCs w:val="21"/>
        </w:rPr>
        <w:t>N/A</w:t>
      </w:r>
    </w:p>
    <w:p w14:paraId="15A089A4" w14:textId="77777777" w:rsidR="00C949C1" w:rsidRPr="00834B52" w:rsidRDefault="00C949C1" w:rsidP="00834B52">
      <w:pPr>
        <w:numPr>
          <w:ilvl w:val="0"/>
          <w:numId w:val="3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4ACD0E4D" w14:textId="77777777" w:rsidR="00C949C1" w:rsidRPr="00834B52" w:rsidRDefault="00C949C1" w:rsidP="00834B52">
      <w:pPr>
        <w:numPr>
          <w:ilvl w:val="1"/>
          <w:numId w:val="3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37AA82E1" w14:textId="77777777" w:rsidR="00C949C1" w:rsidRPr="00834B52" w:rsidRDefault="00C949C1" w:rsidP="00834B52">
      <w:pPr>
        <w:numPr>
          <w:ilvl w:val="1"/>
          <w:numId w:val="3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236BC297" w14:textId="2DB53BD7"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358676CC" wp14:editId="40418C6E">
            <wp:extent cx="190500" cy="190500"/>
            <wp:effectExtent l="0" t="0" r="0" b="0"/>
            <wp:docPr id="1455340586" name="Picture 65"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7814CDF4" w14:textId="77777777" w:rsidR="00C949C1" w:rsidRPr="00834B52" w:rsidRDefault="00C949C1" w:rsidP="00834B52">
      <w:pPr>
        <w:numPr>
          <w:ilvl w:val="0"/>
          <w:numId w:val="3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512E0532" w14:textId="77777777" w:rsidR="00C949C1" w:rsidRPr="00834B52" w:rsidRDefault="00C949C1" w:rsidP="00834B52">
      <w:pPr>
        <w:numPr>
          <w:ilvl w:val="0"/>
          <w:numId w:val="3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FAIL</w:t>
      </w:r>
    </w:p>
    <w:p w14:paraId="6D8A3D3B" w14:textId="77777777" w:rsidR="00C949C1" w:rsidRPr="00834B52" w:rsidRDefault="00C949C1" w:rsidP="00834B52">
      <w:pPr>
        <w:numPr>
          <w:ilvl w:val="0"/>
          <w:numId w:val="3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B5BFA1D" w14:textId="77777777" w:rsidR="00C949C1" w:rsidRPr="00834B52" w:rsidRDefault="00C949C1" w:rsidP="00834B52">
      <w:pPr>
        <w:numPr>
          <w:ilvl w:val="1"/>
          <w:numId w:val="3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42972A23" w14:textId="77777777" w:rsidR="00C949C1" w:rsidRPr="00834B52" w:rsidRDefault="00C949C1" w:rsidP="00834B52">
      <w:pPr>
        <w:numPr>
          <w:ilvl w:val="1"/>
          <w:numId w:val="3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3C386771" w14:textId="3CDFFF6B"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0288325A" wp14:editId="1A39F7B1">
            <wp:extent cx="190500" cy="190500"/>
            <wp:effectExtent l="0" t="0" r="0" b="0"/>
            <wp:docPr id="2103545923" name="Picture 64"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5AE53503" w14:textId="77777777" w:rsidR="00C949C1" w:rsidRPr="00834B52" w:rsidRDefault="00C949C1" w:rsidP="00834B52">
      <w:pPr>
        <w:numPr>
          <w:ilvl w:val="0"/>
          <w:numId w:val="3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262FA190" w14:textId="77777777" w:rsidR="00C949C1" w:rsidRPr="00834B52" w:rsidRDefault="00C949C1" w:rsidP="00834B52">
      <w:pPr>
        <w:numPr>
          <w:ilvl w:val="0"/>
          <w:numId w:val="3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(EAM Credentials)</w:t>
      </w:r>
    </w:p>
    <w:p w14:paraId="0C55D341" w14:textId="77777777" w:rsidR="00C949C1" w:rsidRPr="00834B52" w:rsidRDefault="00C949C1" w:rsidP="00834B52">
      <w:pPr>
        <w:numPr>
          <w:ilvl w:val="0"/>
          <w:numId w:val="3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53961218" w14:textId="77777777" w:rsidR="00C949C1" w:rsidRPr="00834B52" w:rsidRDefault="00C949C1" w:rsidP="00834B52">
      <w:pPr>
        <w:numPr>
          <w:ilvl w:val="1"/>
          <w:numId w:val="3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3F410660" w14:textId="77777777" w:rsidR="00C949C1" w:rsidRPr="00834B52" w:rsidRDefault="00C949C1" w:rsidP="00834B52">
      <w:pPr>
        <w:numPr>
          <w:ilvl w:val="1"/>
          <w:numId w:val="3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3C9E5AAE"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NO</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YES</w:t>
      </w:r>
    </w:p>
    <w:p w14:paraId="22099BD5" w14:textId="5EC2E8DB"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3E0049B0" wp14:editId="20BF1CDC">
            <wp:extent cx="190500" cy="190500"/>
            <wp:effectExtent l="0" t="0" r="0" b="0"/>
            <wp:docPr id="24392734" name="Picture 63"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65ABECF4" w14:textId="77777777" w:rsidR="00C949C1" w:rsidRPr="00834B52" w:rsidRDefault="00C949C1" w:rsidP="00834B52">
      <w:pPr>
        <w:numPr>
          <w:ilvl w:val="0"/>
          <w:numId w:val="3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0FAE3DC9" w14:textId="77777777" w:rsidR="00C949C1" w:rsidRPr="00834B52" w:rsidRDefault="00C949C1" w:rsidP="00834B52">
      <w:pPr>
        <w:numPr>
          <w:ilvl w:val="0"/>
          <w:numId w:val="3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2A850623" w14:textId="77777777" w:rsidR="00C949C1" w:rsidRPr="00834B52" w:rsidRDefault="00C949C1" w:rsidP="00834B52">
      <w:pPr>
        <w:numPr>
          <w:ilvl w:val="0"/>
          <w:numId w:val="3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4C493672" w14:textId="77777777" w:rsidR="00C949C1" w:rsidRPr="00834B52" w:rsidRDefault="00C949C1" w:rsidP="00834B52">
      <w:pPr>
        <w:numPr>
          <w:ilvl w:val="1"/>
          <w:numId w:val="3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FBA8310" w14:textId="77777777" w:rsidR="00C949C1" w:rsidRPr="00834B52" w:rsidRDefault="00C949C1" w:rsidP="00834B52">
      <w:pPr>
        <w:numPr>
          <w:ilvl w:val="1"/>
          <w:numId w:val="3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2142D9E0" w14:textId="1BF7D2F1"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C17B81D" wp14:editId="5E19B9C0">
            <wp:extent cx="190500" cy="190500"/>
            <wp:effectExtent l="0" t="0" r="0" b="0"/>
            <wp:docPr id="2097950961" name="Picture 62"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1CAD30C8" w14:textId="77777777" w:rsidR="00C949C1" w:rsidRPr="00834B52" w:rsidRDefault="00C949C1" w:rsidP="00834B52">
      <w:pPr>
        <w:numPr>
          <w:ilvl w:val="0"/>
          <w:numId w:val="3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3B352A4B" w14:textId="77777777" w:rsidR="00C949C1" w:rsidRPr="00834B52" w:rsidRDefault="00C949C1" w:rsidP="00834B52">
      <w:pPr>
        <w:numPr>
          <w:ilvl w:val="0"/>
          <w:numId w:val="3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FAIL</w:t>
      </w:r>
    </w:p>
    <w:p w14:paraId="01A45D96" w14:textId="77777777" w:rsidR="00C949C1" w:rsidRPr="00834B52" w:rsidRDefault="00C949C1" w:rsidP="00834B52">
      <w:pPr>
        <w:numPr>
          <w:ilvl w:val="0"/>
          <w:numId w:val="3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19A6EAE8" w14:textId="77777777" w:rsidR="00C949C1" w:rsidRPr="00834B52" w:rsidRDefault="00C949C1" w:rsidP="00834B52">
      <w:pPr>
        <w:numPr>
          <w:ilvl w:val="1"/>
          <w:numId w:val="3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338E8E97" w14:textId="77777777" w:rsidR="00C949C1" w:rsidRPr="00834B52" w:rsidRDefault="00C949C1" w:rsidP="00834B52">
      <w:pPr>
        <w:numPr>
          <w:ilvl w:val="1"/>
          <w:numId w:val="3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7F0100B2" w14:textId="2DA228D6"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4FEEC7B" wp14:editId="4A90BCA7">
            <wp:extent cx="190500" cy="190500"/>
            <wp:effectExtent l="0" t="0" r="0" b="0"/>
            <wp:docPr id="1368391201" name="Picture 61"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648499F2" w14:textId="77777777" w:rsidR="00C949C1" w:rsidRPr="00834B52" w:rsidRDefault="00C949C1" w:rsidP="00834B52">
      <w:pPr>
        <w:numPr>
          <w:ilvl w:val="0"/>
          <w:numId w:val="3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4E12C316" w14:textId="77777777" w:rsidR="00C949C1" w:rsidRPr="00834B52" w:rsidRDefault="00C949C1" w:rsidP="00834B52">
      <w:pPr>
        <w:numPr>
          <w:ilvl w:val="0"/>
          <w:numId w:val="3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(EAM Credentials)</w:t>
      </w:r>
    </w:p>
    <w:p w14:paraId="40D30B98" w14:textId="77777777" w:rsidR="00C949C1" w:rsidRPr="00834B52" w:rsidRDefault="00C949C1" w:rsidP="00834B52">
      <w:pPr>
        <w:numPr>
          <w:ilvl w:val="0"/>
          <w:numId w:val="3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7B708F92" w14:textId="77777777" w:rsidR="00C949C1" w:rsidRPr="00834B52" w:rsidRDefault="00C949C1" w:rsidP="00834B52">
      <w:pPr>
        <w:numPr>
          <w:ilvl w:val="1"/>
          <w:numId w:val="3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840CD93" w14:textId="77777777" w:rsidR="00C949C1" w:rsidRPr="00834B52" w:rsidRDefault="00C949C1" w:rsidP="00834B52">
      <w:pPr>
        <w:numPr>
          <w:ilvl w:val="1"/>
          <w:numId w:val="3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5360C28C" w14:textId="73523055" w:rsidR="00C949C1" w:rsidRPr="00834B52" w:rsidRDefault="00C949C1" w:rsidP="00C949C1">
      <w:pPr>
        <w:shd w:val="clear" w:color="auto" w:fill="FFFFFF"/>
        <w:spacing w:before="432"/>
        <w:outlineLvl w:val="1"/>
        <w:rPr>
          <w:rFonts w:ascii="-apple-system" w:hAnsi="-apple-system"/>
          <w:b/>
          <w:bCs/>
          <w:color w:val="172B4D"/>
          <w:spacing w:val="-2"/>
          <w:sz w:val="34"/>
          <w:szCs w:val="34"/>
        </w:rPr>
      </w:pPr>
      <w:r w:rsidRPr="00834B52">
        <w:rPr>
          <w:rFonts w:ascii="-apple-system" w:hAnsi="-apple-system"/>
          <w:b/>
          <w:bCs/>
          <w:color w:val="172B4D"/>
          <w:spacing w:val="-2"/>
          <w:sz w:val="34"/>
          <w:szCs w:val="34"/>
        </w:rPr>
        <w:t>Infor Cloud (12.1):</w:t>
      </w:r>
      <w:r w:rsidRPr="00834B52">
        <w:rPr>
          <w:rFonts w:ascii="-apple-system" w:hAnsi="-apple-system"/>
          <w:b/>
          <w:bCs/>
          <w:color w:val="172B4D"/>
          <w:spacing w:val="-2"/>
          <w:sz w:val="34"/>
          <w:szCs w:val="34"/>
        </w:rPr>
        <w:br/>
      </w:r>
      <w:hyperlink r:id="rId15" w:history="1">
        <w:r w:rsidRPr="00834B52">
          <w:rPr>
            <w:rFonts w:ascii="-apple-system" w:hAnsi="-apple-system"/>
            <w:b/>
            <w:bCs/>
            <w:noProof/>
            <w:color w:val="0000FF"/>
            <w:spacing w:val="-2"/>
            <w:sz w:val="34"/>
            <w:szCs w:val="34"/>
          </w:rPr>
          <mc:AlternateContent>
            <mc:Choice Requires="wps">
              <w:drawing>
                <wp:inline distT="0" distB="0" distL="0" distR="0" wp14:anchorId="38726E92" wp14:editId="24C34C48">
                  <wp:extent cx="304800" cy="304800"/>
                  <wp:effectExtent l="0" t="0" r="0" b="0"/>
                  <wp:docPr id="729369727"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65D15"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34B52">
          <w:rPr>
            <w:rFonts w:ascii="-apple-system" w:hAnsi="-apple-system"/>
            <w:b/>
            <w:bCs/>
            <w:color w:val="0000FF"/>
            <w:spacing w:val="-2"/>
            <w:sz w:val="34"/>
            <w:szCs w:val="34"/>
          </w:rPr>
          <w:t>Access rights validated</w:t>
        </w:r>
      </w:hyperlink>
      <w:r w:rsidRPr="00834B52">
        <w:rPr>
          <w:rFonts w:ascii="-apple-system" w:hAnsi="-apple-system"/>
          <w:b/>
          <w:bCs/>
          <w:color w:val="172B4D"/>
          <w:spacing w:val="-2"/>
          <w:sz w:val="34"/>
          <w:szCs w:val="34"/>
        </w:rPr>
        <w:t xml:space="preserve"> </w:t>
      </w:r>
    </w:p>
    <w:p w14:paraId="421447E1"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lastRenderedPageBreak/>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NO</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NO</w:t>
      </w:r>
    </w:p>
    <w:p w14:paraId="1F166678" w14:textId="549C1735"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908BAD9" wp14:editId="760C656E">
            <wp:extent cx="190500" cy="190500"/>
            <wp:effectExtent l="0" t="0" r="0" b="0"/>
            <wp:docPr id="1512936016" name="Picture 59"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Base (SSO ON)</w:t>
      </w:r>
    </w:p>
    <w:p w14:paraId="3965DA5E" w14:textId="77777777" w:rsidR="00C949C1" w:rsidRPr="00834B52" w:rsidRDefault="00C949C1" w:rsidP="00834B52">
      <w:pPr>
        <w:numPr>
          <w:ilvl w:val="0"/>
          <w:numId w:val="3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13771AA6" w14:textId="77777777" w:rsidR="00C949C1" w:rsidRPr="00834B52" w:rsidRDefault="00C949C1" w:rsidP="00834B52">
      <w:pPr>
        <w:numPr>
          <w:ilvl w:val="0"/>
          <w:numId w:val="3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5B460541" w14:textId="77777777" w:rsidR="00C949C1" w:rsidRPr="00834B52" w:rsidRDefault="00C949C1" w:rsidP="00834B52">
      <w:pPr>
        <w:numPr>
          <w:ilvl w:val="1"/>
          <w:numId w:val="3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8447C3C" w14:textId="77777777" w:rsidR="00C949C1" w:rsidRPr="00834B52" w:rsidRDefault="00C949C1" w:rsidP="00834B52">
      <w:pPr>
        <w:numPr>
          <w:ilvl w:val="1"/>
          <w:numId w:val="3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665ED9AB" w14:textId="616B22DB"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7EF4C835" wp14:editId="697C5238">
            <wp:extent cx="190500" cy="190500"/>
            <wp:effectExtent l="0" t="0" r="0" b="0"/>
            <wp:docPr id="1763083531" name="Picture 58"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5FD16716" w14:textId="77777777" w:rsidR="00C949C1" w:rsidRPr="00834B52" w:rsidRDefault="00C949C1" w:rsidP="00834B52">
      <w:pPr>
        <w:numPr>
          <w:ilvl w:val="0"/>
          <w:numId w:val="3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N/A</w:t>
      </w:r>
    </w:p>
    <w:p w14:paraId="7F6C9B64" w14:textId="77777777" w:rsidR="00C949C1" w:rsidRPr="00834B52" w:rsidRDefault="00C949C1" w:rsidP="00834B52">
      <w:pPr>
        <w:numPr>
          <w:ilvl w:val="0"/>
          <w:numId w:val="3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04925AD2" w14:textId="77777777" w:rsidR="00C949C1" w:rsidRPr="00834B52" w:rsidRDefault="00C949C1" w:rsidP="00834B52">
      <w:pPr>
        <w:numPr>
          <w:ilvl w:val="1"/>
          <w:numId w:val="3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7DB2D7C4" w14:textId="77777777" w:rsidR="00C949C1" w:rsidRPr="00834B52" w:rsidRDefault="00C949C1" w:rsidP="00834B52">
      <w:pPr>
        <w:numPr>
          <w:ilvl w:val="1"/>
          <w:numId w:val="3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510C8438" w14:textId="04E6C2C0"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0FB18DFF" wp14:editId="359DE1A8">
            <wp:extent cx="190500" cy="190500"/>
            <wp:effectExtent l="0" t="0" r="0" b="0"/>
            <wp:docPr id="497095809" name="Picture 57"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683948A9" w14:textId="77777777" w:rsidR="00C949C1" w:rsidRPr="00834B52" w:rsidRDefault="00C949C1" w:rsidP="00834B52">
      <w:pPr>
        <w:numPr>
          <w:ilvl w:val="0"/>
          <w:numId w:val="3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78A55FF2" w14:textId="77777777" w:rsidR="00C949C1" w:rsidRPr="00834B52" w:rsidRDefault="00C949C1" w:rsidP="00834B52">
      <w:pPr>
        <w:numPr>
          <w:ilvl w:val="0"/>
          <w:numId w:val="3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7B5EBDF9" w14:textId="77777777" w:rsidR="00C949C1" w:rsidRPr="00834B52" w:rsidRDefault="00C949C1" w:rsidP="00834B52">
      <w:pPr>
        <w:numPr>
          <w:ilvl w:val="1"/>
          <w:numId w:val="3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7CAAEB6B" w14:textId="77777777" w:rsidR="00C949C1" w:rsidRPr="00834B52" w:rsidRDefault="00C949C1" w:rsidP="00834B52">
      <w:pPr>
        <w:numPr>
          <w:ilvl w:val="1"/>
          <w:numId w:val="3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441672B7" w14:textId="6F149F89"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9A1231D" wp14:editId="07309D71">
            <wp:extent cx="190500" cy="190500"/>
            <wp:effectExtent l="0" t="0" r="0" b="0"/>
            <wp:docPr id="396726330" name="Picture 56"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2C3BA049" w14:textId="77777777" w:rsidR="00C949C1" w:rsidRPr="00834B52" w:rsidRDefault="00C949C1" w:rsidP="00834B52">
      <w:pPr>
        <w:numPr>
          <w:ilvl w:val="0"/>
          <w:numId w:val="3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0680E724" w14:textId="77777777" w:rsidR="00C949C1" w:rsidRPr="00834B52" w:rsidRDefault="00C949C1" w:rsidP="00834B52">
      <w:pPr>
        <w:numPr>
          <w:ilvl w:val="0"/>
          <w:numId w:val="3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1A3002A8" w14:textId="77777777" w:rsidR="00C949C1" w:rsidRPr="00834B52" w:rsidRDefault="00C949C1" w:rsidP="00834B52">
      <w:pPr>
        <w:numPr>
          <w:ilvl w:val="0"/>
          <w:numId w:val="3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3EE2B1CF" w14:textId="77777777" w:rsidR="00C949C1" w:rsidRPr="00834B52" w:rsidRDefault="00C949C1" w:rsidP="00834B52">
      <w:pPr>
        <w:numPr>
          <w:ilvl w:val="1"/>
          <w:numId w:val="3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19CC36AE" w14:textId="77777777" w:rsidR="00C949C1" w:rsidRPr="00834B52" w:rsidRDefault="00C949C1" w:rsidP="00834B52">
      <w:pPr>
        <w:numPr>
          <w:ilvl w:val="1"/>
          <w:numId w:val="3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4A5A7AF1" w14:textId="26D888A4"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5CCE135" wp14:editId="2AFF7FDA">
            <wp:extent cx="190500" cy="190500"/>
            <wp:effectExtent l="0" t="0" r="0" b="0"/>
            <wp:docPr id="1724970338" name="Picture 55"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0C2B3F34" w14:textId="77777777" w:rsidR="00C949C1" w:rsidRPr="00834B52" w:rsidRDefault="00C949C1" w:rsidP="00834B52">
      <w:pPr>
        <w:numPr>
          <w:ilvl w:val="0"/>
          <w:numId w:val="4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72246496" w14:textId="77777777" w:rsidR="00C949C1" w:rsidRPr="00834B52" w:rsidRDefault="00C949C1" w:rsidP="00834B52">
      <w:pPr>
        <w:numPr>
          <w:ilvl w:val="0"/>
          <w:numId w:val="4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Biometric Login:</w:t>
      </w:r>
    </w:p>
    <w:p w14:paraId="7933BF42" w14:textId="77777777" w:rsidR="00C949C1" w:rsidRPr="00834B52" w:rsidRDefault="00C949C1" w:rsidP="00834B52">
      <w:pPr>
        <w:numPr>
          <w:ilvl w:val="0"/>
          <w:numId w:val="4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513D2F0D" w14:textId="77777777" w:rsidR="00C949C1" w:rsidRPr="00834B52" w:rsidRDefault="00C949C1" w:rsidP="00834B52">
      <w:pPr>
        <w:numPr>
          <w:ilvl w:val="1"/>
          <w:numId w:val="4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Network Credentials</w:t>
      </w:r>
      <w:r w:rsidRPr="00834B52">
        <w:rPr>
          <w:rFonts w:ascii="-apple-system" w:hAnsi="-apple-system"/>
          <w:b/>
          <w:bCs/>
          <w:color w:val="172B4D"/>
          <w:spacing w:val="-1"/>
          <w:sz w:val="21"/>
          <w:szCs w:val="21"/>
        </w:rPr>
        <w:t>: N/A</w:t>
      </w:r>
    </w:p>
    <w:p w14:paraId="3342EB1A" w14:textId="77777777" w:rsidR="00C949C1" w:rsidRPr="00834B52" w:rsidRDefault="00C949C1" w:rsidP="00834B52">
      <w:pPr>
        <w:numPr>
          <w:ilvl w:val="1"/>
          <w:numId w:val="4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29421512" w14:textId="7BFC597D"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3FE887A5" wp14:editId="23B1EDCB">
            <wp:extent cx="190500" cy="190500"/>
            <wp:effectExtent l="0" t="0" r="0" b="0"/>
            <wp:docPr id="2064373618" name="Picture 54"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672F1819" w14:textId="77777777" w:rsidR="00C949C1" w:rsidRPr="00834B52" w:rsidRDefault="00C949C1" w:rsidP="00834B52">
      <w:pPr>
        <w:numPr>
          <w:ilvl w:val="0"/>
          <w:numId w:val="4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14BC58A4" w14:textId="77777777" w:rsidR="00C949C1" w:rsidRPr="00834B52" w:rsidRDefault="00C949C1" w:rsidP="00834B52">
      <w:pPr>
        <w:numPr>
          <w:ilvl w:val="0"/>
          <w:numId w:val="4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Biometric Login:</w:t>
      </w:r>
    </w:p>
    <w:p w14:paraId="18A15217" w14:textId="77777777" w:rsidR="00C949C1" w:rsidRPr="00834B52" w:rsidRDefault="00C949C1" w:rsidP="00834B52">
      <w:pPr>
        <w:numPr>
          <w:ilvl w:val="0"/>
          <w:numId w:val="4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7FD6ECE8" w14:textId="77777777" w:rsidR="00C949C1" w:rsidRPr="00834B52" w:rsidRDefault="00C949C1" w:rsidP="00834B52">
      <w:pPr>
        <w:numPr>
          <w:ilvl w:val="1"/>
          <w:numId w:val="4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734B7517" w14:textId="77777777" w:rsidR="00C949C1" w:rsidRPr="00834B52" w:rsidRDefault="00C949C1" w:rsidP="00834B52">
      <w:pPr>
        <w:numPr>
          <w:ilvl w:val="1"/>
          <w:numId w:val="4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30D7FA74"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YES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NO</w:t>
      </w:r>
    </w:p>
    <w:p w14:paraId="68AFFACC" w14:textId="3A8ABC84"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56A8932A" wp14:editId="021D5677">
            <wp:extent cx="190500" cy="190500"/>
            <wp:effectExtent l="0" t="0" r="0" b="0"/>
            <wp:docPr id="1601754800" name="Picture 53"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Base (SSO ON)</w:t>
      </w:r>
    </w:p>
    <w:p w14:paraId="423548F7" w14:textId="77777777" w:rsidR="00C949C1" w:rsidRPr="00834B52" w:rsidRDefault="00C949C1" w:rsidP="00834B52">
      <w:pPr>
        <w:numPr>
          <w:ilvl w:val="0"/>
          <w:numId w:val="4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113CF1F1" w14:textId="77777777" w:rsidR="00C949C1" w:rsidRPr="00834B52" w:rsidRDefault="00C949C1" w:rsidP="00834B52">
      <w:pPr>
        <w:numPr>
          <w:ilvl w:val="0"/>
          <w:numId w:val="4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A1A6598" w14:textId="77777777" w:rsidR="00C949C1" w:rsidRPr="00834B52" w:rsidRDefault="00C949C1" w:rsidP="00834B52">
      <w:pPr>
        <w:numPr>
          <w:ilvl w:val="1"/>
          <w:numId w:val="4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PASS</w:t>
      </w:r>
    </w:p>
    <w:p w14:paraId="11B85728" w14:textId="77777777" w:rsidR="00C949C1" w:rsidRPr="00834B52" w:rsidRDefault="00C949C1" w:rsidP="00834B52">
      <w:pPr>
        <w:numPr>
          <w:ilvl w:val="1"/>
          <w:numId w:val="4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67F45253" w14:textId="18CFFD47"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C22A460" wp14:editId="50CE639A">
            <wp:extent cx="190500" cy="190500"/>
            <wp:effectExtent l="0" t="0" r="0" b="0"/>
            <wp:docPr id="648192326" name="Picture 52"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23072E38" w14:textId="77777777" w:rsidR="00C949C1" w:rsidRPr="00834B52" w:rsidRDefault="00C949C1" w:rsidP="00834B52">
      <w:pPr>
        <w:numPr>
          <w:ilvl w:val="0"/>
          <w:numId w:val="4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lastRenderedPageBreak/>
        <w:t xml:space="preserve">Valid Login: </w:t>
      </w:r>
      <w:r w:rsidRPr="00834B52">
        <w:rPr>
          <w:rFonts w:ascii="-apple-system" w:hAnsi="-apple-system"/>
          <w:b/>
          <w:bCs/>
          <w:color w:val="172B4D"/>
          <w:spacing w:val="-1"/>
          <w:sz w:val="21"/>
          <w:szCs w:val="21"/>
        </w:rPr>
        <w:t>N/A</w:t>
      </w:r>
    </w:p>
    <w:p w14:paraId="6584DBAE" w14:textId="77777777" w:rsidR="00C949C1" w:rsidRPr="00834B52" w:rsidRDefault="00C949C1" w:rsidP="00834B52">
      <w:pPr>
        <w:numPr>
          <w:ilvl w:val="0"/>
          <w:numId w:val="4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34EC8B09" w14:textId="77777777" w:rsidR="00C949C1" w:rsidRPr="00834B52" w:rsidRDefault="00C949C1" w:rsidP="00834B52">
      <w:pPr>
        <w:numPr>
          <w:ilvl w:val="1"/>
          <w:numId w:val="4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719EB687" w14:textId="77777777" w:rsidR="00C949C1" w:rsidRPr="00834B52" w:rsidRDefault="00C949C1" w:rsidP="00834B52">
      <w:pPr>
        <w:numPr>
          <w:ilvl w:val="1"/>
          <w:numId w:val="4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70CD4636" w14:textId="58345DC2"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7808C2D9" wp14:editId="5C4B84D9">
            <wp:extent cx="190500" cy="190500"/>
            <wp:effectExtent l="0" t="0" r="0" b="0"/>
            <wp:docPr id="674806047" name="Picture 51"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BASE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0E0B787C" w14:textId="77777777" w:rsidR="00C949C1" w:rsidRPr="00834B52" w:rsidRDefault="00C949C1" w:rsidP="00834B52">
      <w:pPr>
        <w:numPr>
          <w:ilvl w:val="0"/>
          <w:numId w:val="4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6919F20E" w14:textId="77777777" w:rsidR="00C949C1" w:rsidRPr="00834B52" w:rsidRDefault="00C949C1" w:rsidP="00834B52">
      <w:pPr>
        <w:numPr>
          <w:ilvl w:val="0"/>
          <w:numId w:val="4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2367E817" w14:textId="77777777" w:rsidR="00C949C1" w:rsidRPr="00834B52" w:rsidRDefault="00C949C1" w:rsidP="00834B52">
      <w:pPr>
        <w:numPr>
          <w:ilvl w:val="1"/>
          <w:numId w:val="4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643F8E80" w14:textId="77777777" w:rsidR="00C949C1" w:rsidRPr="00834B52" w:rsidRDefault="00C949C1" w:rsidP="00834B52">
      <w:pPr>
        <w:numPr>
          <w:ilvl w:val="1"/>
          <w:numId w:val="44"/>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754A9DA9" w14:textId="05AA7E1F"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03280615" wp14:editId="5E3A826D">
            <wp:extent cx="190500" cy="190500"/>
            <wp:effectExtent l="0" t="0" r="0" b="0"/>
            <wp:docPr id="1173292365" name="Picture 50"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4A8F6271" w14:textId="77777777" w:rsidR="00C949C1" w:rsidRPr="00834B52" w:rsidRDefault="00C949C1" w:rsidP="00834B52">
      <w:pPr>
        <w:numPr>
          <w:ilvl w:val="0"/>
          <w:numId w:val="4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79C0613D" w14:textId="77777777" w:rsidR="00C949C1" w:rsidRPr="00834B52" w:rsidRDefault="00C949C1" w:rsidP="00834B52">
      <w:pPr>
        <w:numPr>
          <w:ilvl w:val="0"/>
          <w:numId w:val="4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645F5958" w14:textId="77777777" w:rsidR="00C949C1" w:rsidRPr="00834B52" w:rsidRDefault="00C949C1" w:rsidP="00834B52">
      <w:pPr>
        <w:numPr>
          <w:ilvl w:val="0"/>
          <w:numId w:val="4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38F36C4C" w14:textId="77777777" w:rsidR="00C949C1" w:rsidRPr="00834B52" w:rsidRDefault="00C949C1" w:rsidP="00834B52">
      <w:pPr>
        <w:numPr>
          <w:ilvl w:val="1"/>
          <w:numId w:val="4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PASS</w:t>
      </w:r>
    </w:p>
    <w:p w14:paraId="6D8E6597" w14:textId="77777777" w:rsidR="00C949C1" w:rsidRPr="00834B52" w:rsidRDefault="00C949C1" w:rsidP="00834B52">
      <w:pPr>
        <w:numPr>
          <w:ilvl w:val="1"/>
          <w:numId w:val="45"/>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0ADC44B9" w14:textId="68053D34"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317E01DC" wp14:editId="1E2AB8EE">
            <wp:extent cx="190500" cy="190500"/>
            <wp:effectExtent l="0" t="0" r="0" b="0"/>
            <wp:docPr id="665469705" name="Picture 49"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3F453237" w14:textId="77777777" w:rsidR="00C949C1" w:rsidRPr="00834B52" w:rsidRDefault="00C949C1" w:rsidP="00834B52">
      <w:pPr>
        <w:numPr>
          <w:ilvl w:val="0"/>
          <w:numId w:val="4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5CA44CFB" w14:textId="77777777" w:rsidR="00C949C1" w:rsidRPr="00834B52" w:rsidRDefault="00C949C1" w:rsidP="00834B52">
      <w:pPr>
        <w:numPr>
          <w:ilvl w:val="0"/>
          <w:numId w:val="4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(Network Credentials)</w:t>
      </w:r>
    </w:p>
    <w:p w14:paraId="262A33B1" w14:textId="77777777" w:rsidR="00C949C1" w:rsidRPr="00834B52" w:rsidRDefault="00C949C1" w:rsidP="00834B52">
      <w:pPr>
        <w:numPr>
          <w:ilvl w:val="0"/>
          <w:numId w:val="4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3C0DE677" w14:textId="77777777" w:rsidR="00C949C1" w:rsidRPr="00834B52" w:rsidRDefault="00C949C1" w:rsidP="00834B52">
      <w:pPr>
        <w:numPr>
          <w:ilvl w:val="1"/>
          <w:numId w:val="4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PASS</w:t>
      </w:r>
    </w:p>
    <w:p w14:paraId="7C4F42E9" w14:textId="77777777" w:rsidR="00C949C1" w:rsidRPr="00834B52" w:rsidRDefault="00C949C1" w:rsidP="00834B52">
      <w:pPr>
        <w:numPr>
          <w:ilvl w:val="1"/>
          <w:numId w:val="46"/>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07C6E321" w14:textId="6BE382D1"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4A1A3189" wp14:editId="3FEFC19D">
            <wp:extent cx="190500" cy="190500"/>
            <wp:effectExtent l="0" t="0" r="0" b="0"/>
            <wp:docPr id="427337854" name="Picture 48"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eavy_check_m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74040D7A" w14:textId="77777777" w:rsidR="00C949C1" w:rsidRPr="00834B52" w:rsidRDefault="00C949C1" w:rsidP="00834B52">
      <w:pPr>
        <w:numPr>
          <w:ilvl w:val="0"/>
          <w:numId w:val="4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5A85ECC4" w14:textId="77777777" w:rsidR="00C949C1" w:rsidRPr="00834B52" w:rsidRDefault="00C949C1" w:rsidP="00834B52">
      <w:pPr>
        <w:numPr>
          <w:ilvl w:val="0"/>
          <w:numId w:val="4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(EAM Credentials)</w:t>
      </w:r>
    </w:p>
    <w:p w14:paraId="5ED90753" w14:textId="77777777" w:rsidR="00C949C1" w:rsidRPr="00834B52" w:rsidRDefault="00C949C1" w:rsidP="00834B52">
      <w:pPr>
        <w:numPr>
          <w:ilvl w:val="0"/>
          <w:numId w:val="4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46FAD91D" w14:textId="77777777" w:rsidR="00C949C1" w:rsidRPr="00834B52" w:rsidRDefault="00C949C1" w:rsidP="00834B52">
      <w:pPr>
        <w:numPr>
          <w:ilvl w:val="1"/>
          <w:numId w:val="4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2067FED6" w14:textId="77777777" w:rsidR="00C949C1" w:rsidRPr="00834B52" w:rsidRDefault="00C949C1" w:rsidP="00834B52">
      <w:pPr>
        <w:numPr>
          <w:ilvl w:val="1"/>
          <w:numId w:val="47"/>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PASS</w:t>
      </w:r>
    </w:p>
    <w:p w14:paraId="50A80E4A"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YES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YES</w:t>
      </w:r>
    </w:p>
    <w:p w14:paraId="5A390FB6" w14:textId="60DA2917"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69EB32BA" wp14:editId="7BBB708F">
            <wp:extent cx="190500" cy="190500"/>
            <wp:effectExtent l="0" t="0" r="0" b="0"/>
            <wp:docPr id="1298322858" name="Picture 47"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5A1CA95C" w14:textId="77777777" w:rsidR="00C949C1" w:rsidRPr="00834B52" w:rsidRDefault="00C949C1" w:rsidP="00834B52">
      <w:pPr>
        <w:numPr>
          <w:ilvl w:val="0"/>
          <w:numId w:val="4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189A0C03" w14:textId="77777777" w:rsidR="00C949C1" w:rsidRPr="00834B52" w:rsidRDefault="00C949C1" w:rsidP="00834B52">
      <w:pPr>
        <w:numPr>
          <w:ilvl w:val="0"/>
          <w:numId w:val="4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68CB7D8B" w14:textId="77777777" w:rsidR="00C949C1" w:rsidRPr="00834B52" w:rsidRDefault="00C949C1" w:rsidP="00834B52">
      <w:pPr>
        <w:numPr>
          <w:ilvl w:val="0"/>
          <w:numId w:val="4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19C2F03" w14:textId="77777777" w:rsidR="00C949C1" w:rsidRPr="00834B52" w:rsidRDefault="00C949C1" w:rsidP="00834B52">
      <w:pPr>
        <w:numPr>
          <w:ilvl w:val="1"/>
          <w:numId w:val="4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3FC4670C" w14:textId="77777777" w:rsidR="00C949C1" w:rsidRPr="00834B52" w:rsidRDefault="00C949C1" w:rsidP="00834B52">
      <w:pPr>
        <w:numPr>
          <w:ilvl w:val="1"/>
          <w:numId w:val="48"/>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6CB212D8" w14:textId="71A58EE4"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7F06013A" wp14:editId="7D4F98CB">
            <wp:extent cx="190500" cy="190500"/>
            <wp:effectExtent l="0" t="0" r="0" b="0"/>
            <wp:docPr id="1779976268" name="Picture 46"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0689E05C" w14:textId="77777777" w:rsidR="00C949C1" w:rsidRPr="00834B52" w:rsidRDefault="00C949C1" w:rsidP="00834B52">
      <w:pPr>
        <w:numPr>
          <w:ilvl w:val="0"/>
          <w:numId w:val="4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7270CE82" w14:textId="77777777" w:rsidR="00C949C1" w:rsidRPr="00834B52" w:rsidRDefault="00C949C1" w:rsidP="00834B52">
      <w:pPr>
        <w:numPr>
          <w:ilvl w:val="0"/>
          <w:numId w:val="4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NONE</w:t>
      </w:r>
    </w:p>
    <w:p w14:paraId="6CAF4E0E" w14:textId="77777777" w:rsidR="00C949C1" w:rsidRPr="00834B52" w:rsidRDefault="00C949C1" w:rsidP="00834B52">
      <w:pPr>
        <w:numPr>
          <w:ilvl w:val="0"/>
          <w:numId w:val="4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1C52609B" w14:textId="77777777" w:rsidR="00C949C1" w:rsidRPr="00834B52" w:rsidRDefault="00C949C1" w:rsidP="00834B52">
      <w:pPr>
        <w:numPr>
          <w:ilvl w:val="1"/>
          <w:numId w:val="4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1F50D4FB" w14:textId="77777777" w:rsidR="00C949C1" w:rsidRPr="00834B52" w:rsidRDefault="00C949C1" w:rsidP="00834B52">
      <w:pPr>
        <w:numPr>
          <w:ilvl w:val="1"/>
          <w:numId w:val="49"/>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7B075D46" w14:textId="769F45DB"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246A1159" wp14:editId="6F8FB1A7">
            <wp:extent cx="190500" cy="190500"/>
            <wp:effectExtent l="0" t="0" r="0" b="0"/>
            <wp:docPr id="447059503" name="Picture 45"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64923A31" w14:textId="77777777" w:rsidR="00C949C1" w:rsidRPr="00834B52" w:rsidRDefault="00C949C1" w:rsidP="00834B52">
      <w:pPr>
        <w:numPr>
          <w:ilvl w:val="0"/>
          <w:numId w:val="5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58CF5C11" w14:textId="77777777" w:rsidR="00C949C1" w:rsidRPr="00834B52" w:rsidRDefault="00C949C1" w:rsidP="00834B52">
      <w:pPr>
        <w:numPr>
          <w:ilvl w:val="0"/>
          <w:numId w:val="5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PASS (EAM Credentials)</w:t>
      </w:r>
    </w:p>
    <w:p w14:paraId="260BD217" w14:textId="77777777" w:rsidR="00C949C1" w:rsidRPr="00834B52" w:rsidRDefault="00C949C1" w:rsidP="00834B52">
      <w:pPr>
        <w:numPr>
          <w:ilvl w:val="0"/>
          <w:numId w:val="5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2E8794FF" w14:textId="77777777" w:rsidR="00C949C1" w:rsidRPr="00834B52" w:rsidRDefault="00C949C1" w:rsidP="00834B52">
      <w:pPr>
        <w:numPr>
          <w:ilvl w:val="1"/>
          <w:numId w:val="5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lastRenderedPageBreak/>
        <w:t xml:space="preserve">Network Credentials: </w:t>
      </w:r>
      <w:r w:rsidRPr="00834B52">
        <w:rPr>
          <w:rFonts w:ascii="-apple-system" w:hAnsi="-apple-system"/>
          <w:b/>
          <w:bCs/>
          <w:color w:val="172B4D"/>
          <w:spacing w:val="-1"/>
          <w:sz w:val="21"/>
          <w:szCs w:val="21"/>
        </w:rPr>
        <w:t>FAIL</w:t>
      </w:r>
    </w:p>
    <w:p w14:paraId="226BCFE8" w14:textId="77777777" w:rsidR="00C949C1" w:rsidRPr="00834B52" w:rsidRDefault="00C949C1" w:rsidP="00834B52">
      <w:pPr>
        <w:numPr>
          <w:ilvl w:val="1"/>
          <w:numId w:val="50"/>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1D13C5E2" w14:textId="77777777" w:rsidR="00C949C1" w:rsidRPr="00834B52" w:rsidRDefault="00C949C1" w:rsidP="00C949C1">
      <w:pPr>
        <w:shd w:val="clear" w:color="auto" w:fill="FFFFFF"/>
        <w:spacing w:before="480"/>
        <w:outlineLvl w:val="2"/>
        <w:rPr>
          <w:rFonts w:ascii="-apple-system" w:hAnsi="-apple-system"/>
          <w:b/>
          <w:bCs/>
          <w:color w:val="172B4D"/>
          <w:spacing w:val="-1"/>
          <w:sz w:val="27"/>
          <w:szCs w:val="27"/>
        </w:rPr>
      </w:pPr>
      <w:r w:rsidRPr="00834B52">
        <w:rPr>
          <w:rFonts w:ascii="-apple-system" w:hAnsi="-apple-system"/>
          <w:b/>
          <w:bCs/>
          <w:color w:val="172B4D"/>
          <w:spacing w:val="-1"/>
          <w:sz w:val="27"/>
          <w:szCs w:val="27"/>
        </w:rPr>
        <w:t>Install Param Settings:</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ESGATHSL = NO</w:t>
      </w:r>
      <w:r w:rsidRPr="00834B52">
        <w:rPr>
          <w:rFonts w:ascii="-apple-system" w:hAnsi="-apple-system"/>
          <w:b/>
          <w:bCs/>
          <w:color w:val="172B4D"/>
          <w:spacing w:val="-1"/>
          <w:sz w:val="27"/>
          <w:szCs w:val="27"/>
        </w:rPr>
        <w:br/>
      </w:r>
      <w:r w:rsidRPr="00834B52">
        <w:rPr>
          <w:rFonts w:ascii="-apple-system" w:hAnsi="-apple-system"/>
          <w:b/>
          <w:bCs/>
          <w:i/>
          <w:iCs/>
          <w:color w:val="172B4D"/>
          <w:spacing w:val="-1"/>
          <w:sz w:val="27"/>
          <w:szCs w:val="27"/>
        </w:rPr>
        <w:t>DXESNRPC = YES</w:t>
      </w:r>
    </w:p>
    <w:p w14:paraId="1A9B3756" w14:textId="733790B5"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14283FCD" wp14:editId="574AFF78">
            <wp:extent cx="190500" cy="190500"/>
            <wp:effectExtent l="0" t="0" r="0" b="0"/>
            <wp:docPr id="1027117675" name="Picture 44"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DUX (SSO ON)</w:t>
      </w:r>
    </w:p>
    <w:p w14:paraId="4FA6959D" w14:textId="77777777" w:rsidR="00C949C1" w:rsidRPr="00834B52" w:rsidRDefault="00C949C1" w:rsidP="00834B52">
      <w:pPr>
        <w:numPr>
          <w:ilvl w:val="0"/>
          <w:numId w:val="5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Network Credentials</w:t>
      </w:r>
    </w:p>
    <w:p w14:paraId="44C68ACA" w14:textId="77777777" w:rsidR="00C949C1" w:rsidRPr="00834B52" w:rsidRDefault="00C949C1" w:rsidP="00834B52">
      <w:pPr>
        <w:numPr>
          <w:ilvl w:val="0"/>
          <w:numId w:val="5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Biometric Login: </w:t>
      </w:r>
      <w:r w:rsidRPr="00834B52">
        <w:rPr>
          <w:rFonts w:ascii="-apple-system" w:hAnsi="-apple-system"/>
          <w:b/>
          <w:bCs/>
          <w:color w:val="172B4D"/>
          <w:spacing w:val="-1"/>
          <w:sz w:val="21"/>
          <w:szCs w:val="21"/>
        </w:rPr>
        <w:t>N/A</w:t>
      </w:r>
    </w:p>
    <w:p w14:paraId="0FC750A9" w14:textId="77777777" w:rsidR="00C949C1" w:rsidRPr="00834B52" w:rsidRDefault="00C949C1" w:rsidP="00834B52">
      <w:pPr>
        <w:numPr>
          <w:ilvl w:val="0"/>
          <w:numId w:val="5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6C6E1EBC" w14:textId="77777777" w:rsidR="00C949C1" w:rsidRPr="00834B52" w:rsidRDefault="00C949C1" w:rsidP="00834B52">
      <w:pPr>
        <w:numPr>
          <w:ilvl w:val="1"/>
          <w:numId w:val="5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579E0D1A" w14:textId="77777777" w:rsidR="00C949C1" w:rsidRPr="00834B52" w:rsidRDefault="00C949C1" w:rsidP="00834B52">
      <w:pPr>
        <w:numPr>
          <w:ilvl w:val="1"/>
          <w:numId w:val="51"/>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6569938E" w14:textId="0D936977"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6724655A" wp14:editId="668B6AF7">
            <wp:extent cx="190500" cy="190500"/>
            <wp:effectExtent l="0" t="0" r="0" b="0"/>
            <wp:docPr id="525769326" name="Picture 43"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NONE)</w:t>
      </w:r>
    </w:p>
    <w:p w14:paraId="1E4EAB1E" w14:textId="77777777" w:rsidR="00C949C1" w:rsidRPr="00834B52" w:rsidRDefault="00C949C1" w:rsidP="00834B52">
      <w:pPr>
        <w:numPr>
          <w:ilvl w:val="0"/>
          <w:numId w:val="5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NONE</w:t>
      </w:r>
    </w:p>
    <w:p w14:paraId="4B077364" w14:textId="77777777" w:rsidR="00C949C1" w:rsidRPr="00834B52" w:rsidRDefault="00C949C1" w:rsidP="00834B52">
      <w:pPr>
        <w:numPr>
          <w:ilvl w:val="0"/>
          <w:numId w:val="5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Biometric Login:</w:t>
      </w:r>
    </w:p>
    <w:p w14:paraId="77E2A6D4" w14:textId="77777777" w:rsidR="00C949C1" w:rsidRPr="00834B52" w:rsidRDefault="00C949C1" w:rsidP="00834B52">
      <w:pPr>
        <w:numPr>
          <w:ilvl w:val="0"/>
          <w:numId w:val="5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4D271B9C" w14:textId="77777777" w:rsidR="00C949C1" w:rsidRPr="00834B52" w:rsidRDefault="00C949C1" w:rsidP="00834B52">
      <w:pPr>
        <w:numPr>
          <w:ilvl w:val="1"/>
          <w:numId w:val="5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N/A</w:t>
      </w:r>
    </w:p>
    <w:p w14:paraId="705B0E9A" w14:textId="77777777" w:rsidR="00C949C1" w:rsidRPr="00834B52" w:rsidRDefault="00C949C1" w:rsidP="00834B52">
      <w:pPr>
        <w:numPr>
          <w:ilvl w:val="1"/>
          <w:numId w:val="52"/>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N/A</w:t>
      </w:r>
    </w:p>
    <w:p w14:paraId="704C2F77" w14:textId="6FFB1BBB" w:rsidR="00C949C1" w:rsidRPr="00834B52" w:rsidRDefault="00C949C1" w:rsidP="00C949C1">
      <w:pPr>
        <w:shd w:val="clear" w:color="auto" w:fill="FFFFFF"/>
        <w:outlineLvl w:val="2"/>
        <w:rPr>
          <w:rFonts w:ascii="-apple-system" w:hAnsi="-apple-system"/>
          <w:b/>
          <w:bCs/>
          <w:color w:val="172B4D"/>
          <w:spacing w:val="-1"/>
          <w:sz w:val="27"/>
          <w:szCs w:val="27"/>
        </w:rPr>
      </w:pPr>
      <w:r w:rsidRPr="00834B52">
        <w:rPr>
          <w:rFonts w:ascii="-apple-system" w:hAnsi="-apple-system"/>
          <w:b/>
          <w:bCs/>
          <w:noProof/>
          <w:color w:val="172B4D"/>
          <w:spacing w:val="-1"/>
          <w:sz w:val="27"/>
          <w:szCs w:val="27"/>
        </w:rPr>
        <w:drawing>
          <wp:inline distT="0" distB="0" distL="0" distR="0" wp14:anchorId="7A510B47" wp14:editId="202CC12A">
            <wp:extent cx="190500" cy="190500"/>
            <wp:effectExtent l="0" t="0" r="0" b="0"/>
            <wp:docPr id="1050244285" name="Picture 42"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834B52">
        <w:rPr>
          <w:rFonts w:ascii="-apple-system" w:hAnsi="-apple-system"/>
          <w:b/>
          <w:bCs/>
          <w:color w:val="172B4D"/>
          <w:spacing w:val="-1"/>
          <w:sz w:val="27"/>
          <w:szCs w:val="27"/>
        </w:rPr>
        <w:t xml:space="preserve">DUX (SSO OFF - </w:t>
      </w:r>
      <w:proofErr w:type="spellStart"/>
      <w:r w:rsidRPr="00834B52">
        <w:rPr>
          <w:rFonts w:ascii="-apple-system" w:hAnsi="-apple-system"/>
          <w:b/>
          <w:bCs/>
          <w:color w:val="172B4D"/>
          <w:spacing w:val="-1"/>
          <w:sz w:val="27"/>
          <w:szCs w:val="27"/>
        </w:rPr>
        <w:t>Authmode</w:t>
      </w:r>
      <w:proofErr w:type="spellEnd"/>
      <w:r w:rsidRPr="00834B52">
        <w:rPr>
          <w:rFonts w:ascii="-apple-system" w:hAnsi="-apple-system"/>
          <w:b/>
          <w:bCs/>
          <w:color w:val="172B4D"/>
          <w:spacing w:val="-1"/>
          <w:sz w:val="27"/>
          <w:szCs w:val="27"/>
        </w:rPr>
        <w:t xml:space="preserve"> = INTERNAL)</w:t>
      </w:r>
    </w:p>
    <w:p w14:paraId="35C5DC72" w14:textId="77777777" w:rsidR="00C949C1" w:rsidRPr="00834B52" w:rsidRDefault="00C949C1" w:rsidP="00834B52">
      <w:pPr>
        <w:numPr>
          <w:ilvl w:val="0"/>
          <w:numId w:val="5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Valid Login: </w:t>
      </w:r>
      <w:r w:rsidRPr="00834B52">
        <w:rPr>
          <w:rFonts w:ascii="-apple-system" w:hAnsi="-apple-system"/>
          <w:b/>
          <w:bCs/>
          <w:color w:val="172B4D"/>
          <w:spacing w:val="-1"/>
          <w:sz w:val="21"/>
          <w:szCs w:val="21"/>
        </w:rPr>
        <w:t>EAM Credentials</w:t>
      </w:r>
    </w:p>
    <w:p w14:paraId="02A6D0C4" w14:textId="77777777" w:rsidR="00C949C1" w:rsidRPr="00834B52" w:rsidRDefault="00C949C1" w:rsidP="00834B52">
      <w:pPr>
        <w:numPr>
          <w:ilvl w:val="0"/>
          <w:numId w:val="5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Biometric Login:</w:t>
      </w:r>
    </w:p>
    <w:p w14:paraId="54A3B064" w14:textId="77777777" w:rsidR="00C949C1" w:rsidRPr="00834B52" w:rsidRDefault="00C949C1" w:rsidP="00834B52">
      <w:pPr>
        <w:numPr>
          <w:ilvl w:val="0"/>
          <w:numId w:val="5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Valid E-signature</w:t>
      </w:r>
    </w:p>
    <w:p w14:paraId="26B2C738" w14:textId="77777777" w:rsidR="00C949C1" w:rsidRPr="00834B52" w:rsidRDefault="00C949C1" w:rsidP="00834B52">
      <w:pPr>
        <w:numPr>
          <w:ilvl w:val="1"/>
          <w:numId w:val="5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Network Credentials: </w:t>
      </w:r>
      <w:r w:rsidRPr="00834B52">
        <w:rPr>
          <w:rFonts w:ascii="-apple-system" w:hAnsi="-apple-system"/>
          <w:b/>
          <w:bCs/>
          <w:color w:val="172B4D"/>
          <w:spacing w:val="-1"/>
          <w:sz w:val="21"/>
          <w:szCs w:val="21"/>
        </w:rPr>
        <w:t>FAIL</w:t>
      </w:r>
    </w:p>
    <w:p w14:paraId="3391867D" w14:textId="77777777" w:rsidR="00C949C1" w:rsidRPr="00834B52" w:rsidRDefault="00C949C1" w:rsidP="00834B52">
      <w:pPr>
        <w:numPr>
          <w:ilvl w:val="1"/>
          <w:numId w:val="53"/>
        </w:numPr>
        <w:shd w:val="clear" w:color="auto" w:fill="FFFFFF"/>
        <w:rPr>
          <w:rFonts w:ascii="-apple-system" w:hAnsi="-apple-system"/>
          <w:color w:val="172B4D"/>
          <w:spacing w:val="-1"/>
          <w:sz w:val="21"/>
          <w:szCs w:val="21"/>
        </w:rPr>
      </w:pPr>
      <w:r w:rsidRPr="00834B52">
        <w:rPr>
          <w:rFonts w:ascii="-apple-system" w:hAnsi="-apple-system"/>
          <w:color w:val="172B4D"/>
          <w:spacing w:val="-1"/>
          <w:sz w:val="21"/>
          <w:szCs w:val="21"/>
        </w:rPr>
        <w:t xml:space="preserve">EAM Credentials: </w:t>
      </w:r>
      <w:r w:rsidRPr="00834B52">
        <w:rPr>
          <w:rFonts w:ascii="-apple-system" w:hAnsi="-apple-system"/>
          <w:b/>
          <w:bCs/>
          <w:color w:val="172B4D"/>
          <w:spacing w:val="-1"/>
          <w:sz w:val="21"/>
          <w:szCs w:val="21"/>
        </w:rPr>
        <w:t>FAIL</w:t>
      </w:r>
    </w:p>
    <w:p w14:paraId="7AD8AEEE" w14:textId="77777777" w:rsidR="00C949C1" w:rsidRDefault="00C949C1" w:rsidP="00905C0E">
      <w:pPr>
        <w:pStyle w:val="SOP2Bullet"/>
        <w:numPr>
          <w:ilvl w:val="0"/>
          <w:numId w:val="0"/>
        </w:numPr>
        <w:ind w:left="1181" w:hanging="274"/>
      </w:pPr>
    </w:p>
    <w:sectPr w:rsidR="00C949C1" w:rsidSect="00E128BA">
      <w:headerReference w:type="default" r:id="rId16"/>
      <w:footerReference w:type="default" r:id="rId17"/>
      <w:headerReference w:type="first" r:id="rId18"/>
      <w:footerReference w:type="first" r:id="rId19"/>
      <w:pgSz w:w="12240" w:h="15840" w:code="1"/>
      <w:pgMar w:top="1152" w:right="1152" w:bottom="1152" w:left="1152"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04436" w14:textId="77777777" w:rsidR="0072495B" w:rsidRDefault="0072495B" w:rsidP="00905C0E">
      <w:r>
        <w:separator/>
      </w:r>
    </w:p>
  </w:endnote>
  <w:endnote w:type="continuationSeparator" w:id="0">
    <w:p w14:paraId="7AA0A128" w14:textId="77777777" w:rsidR="0072495B" w:rsidRDefault="0072495B" w:rsidP="00905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Arial Bold">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system">
    <w:altName w:val="Calibri"/>
    <w:charset w:val="00"/>
    <w:family w:val="auto"/>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240"/>
      <w:gridCol w:w="3527"/>
    </w:tblGrid>
    <w:tr w:rsidR="003C43AB" w14:paraId="05EDA211" w14:textId="77777777" w:rsidTr="00FB4C53">
      <w:trPr>
        <w:trHeight w:val="270"/>
      </w:trPr>
      <w:tc>
        <w:tcPr>
          <w:tcW w:w="2988" w:type="dxa"/>
          <w:tcBorders>
            <w:top w:val="nil"/>
            <w:left w:val="nil"/>
            <w:bottom w:val="nil"/>
            <w:right w:val="nil"/>
          </w:tcBorders>
          <w:vAlign w:val="bottom"/>
        </w:tcPr>
        <w:p w14:paraId="63DD70F1" w14:textId="77777777" w:rsidR="00A370EC" w:rsidRDefault="00905C0E" w:rsidP="00FB4C53">
          <w:pPr>
            <w:spacing w:after="60"/>
          </w:pPr>
          <w:r>
            <w:rPr>
              <w:noProof/>
            </w:rPr>
            <mc:AlternateContent>
              <mc:Choice Requires="wps">
                <w:drawing>
                  <wp:anchor distT="4294967295" distB="4294967295" distL="114300" distR="114300" simplePos="0" relativeHeight="251661312" behindDoc="0" locked="0" layoutInCell="1" allowOverlap="1" wp14:anchorId="388DCD6B" wp14:editId="330E671A">
                    <wp:simplePos x="0" y="0"/>
                    <wp:positionH relativeFrom="column">
                      <wp:posOffset>-701675</wp:posOffset>
                    </wp:positionH>
                    <wp:positionV relativeFrom="paragraph">
                      <wp:posOffset>-55881</wp:posOffset>
                    </wp:positionV>
                    <wp:extent cx="7810500" cy="0"/>
                    <wp:effectExtent l="0" t="0" r="19050" b="19050"/>
                    <wp:wrapNone/>
                    <wp:docPr id="14"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0" cy="0"/>
                            </a:xfrm>
                            <a:prstGeom prst="line">
                              <a:avLst/>
                            </a:prstGeom>
                            <a:noFill/>
                            <a:ln w="9525">
                              <a:solidFill>
                                <a:srgbClr val="B5121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50BA1" id="Line 5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4.4pt" to="559.7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" strokecolor="#b5121b"/>
                </w:pict>
              </mc:Fallback>
            </mc:AlternateContent>
          </w:r>
          <w:r>
            <w:t>CONFIDENTIAL</w:t>
          </w:r>
        </w:p>
      </w:tc>
      <w:tc>
        <w:tcPr>
          <w:tcW w:w="3240" w:type="dxa"/>
          <w:tcBorders>
            <w:top w:val="nil"/>
            <w:left w:val="nil"/>
            <w:bottom w:val="nil"/>
            <w:right w:val="nil"/>
          </w:tcBorders>
        </w:tcPr>
        <w:p w14:paraId="4142C882" w14:textId="71AA2F26" w:rsidR="00A370EC" w:rsidRDefault="00905C0E" w:rsidP="00FB4C53">
          <w:pPr>
            <w:spacing w:after="60"/>
            <w:jc w:val="center"/>
          </w:pPr>
          <w:r>
            <w:rPr>
              <w:rFonts w:cs="Arial"/>
            </w:rPr>
            <w:t>©</w:t>
          </w:r>
          <w:r w:rsidR="009B1CB1">
            <w:t>Hexagon,</w:t>
          </w:r>
          <w:r>
            <w:t xml:space="preserve"> All Rights Reserved</w:t>
          </w:r>
        </w:p>
      </w:tc>
      <w:tc>
        <w:tcPr>
          <w:tcW w:w="3527" w:type="dxa"/>
          <w:tcBorders>
            <w:top w:val="nil"/>
            <w:left w:val="nil"/>
            <w:bottom w:val="nil"/>
            <w:right w:val="nil"/>
          </w:tcBorders>
          <w:vAlign w:val="bottom"/>
        </w:tcPr>
        <w:p w14:paraId="3A12FFD7" w14:textId="77777777" w:rsidR="00A370EC" w:rsidRDefault="00905C0E" w:rsidP="00FB4C53">
          <w:pPr>
            <w:spacing w:after="60"/>
            <w:jc w:val="right"/>
          </w:pPr>
          <w:r>
            <w:t xml:space="preserve">Page </w:t>
          </w:r>
          <w:r>
            <w:fldChar w:fldCharType="begin"/>
          </w:r>
          <w:r>
            <w:instrText xml:space="preserve"> PAGE </w:instrText>
          </w:r>
          <w:r>
            <w:fldChar w:fldCharType="separate"/>
          </w:r>
          <w:r>
            <w:rPr>
              <w:noProof/>
            </w:rPr>
            <w:t>2</w:t>
          </w:r>
          <w:r>
            <w:rPr>
              <w:noProof/>
            </w:rPr>
            <w:fldChar w:fldCharType="end"/>
          </w:r>
          <w:r>
            <w:t xml:space="preserve"> of </w:t>
          </w:r>
          <w:r>
            <w:rPr>
              <w:noProof/>
            </w:rPr>
            <w:fldChar w:fldCharType="begin"/>
          </w:r>
          <w:r>
            <w:rPr>
              <w:noProof/>
            </w:rPr>
            <w:instrText xml:space="preserve"> NUMPAGES </w:instrText>
          </w:r>
          <w:r>
            <w:rPr>
              <w:noProof/>
            </w:rPr>
            <w:fldChar w:fldCharType="separate"/>
          </w:r>
          <w:r>
            <w:rPr>
              <w:noProof/>
            </w:rPr>
            <w:t>8</w:t>
          </w:r>
          <w:r>
            <w:rPr>
              <w:noProof/>
            </w:rPr>
            <w:fldChar w:fldCharType="end"/>
          </w:r>
        </w:p>
      </w:tc>
    </w:tr>
  </w:tbl>
  <w:p w14:paraId="086F1A2E" w14:textId="77777777" w:rsidR="00A370EC" w:rsidRDefault="00A37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240"/>
      <w:gridCol w:w="3527"/>
    </w:tblGrid>
    <w:tr w:rsidR="003C43AB" w14:paraId="73E58B90" w14:textId="77777777" w:rsidTr="00FB4C53">
      <w:trPr>
        <w:trHeight w:val="270"/>
      </w:trPr>
      <w:tc>
        <w:tcPr>
          <w:tcW w:w="2988" w:type="dxa"/>
          <w:tcBorders>
            <w:top w:val="nil"/>
            <w:left w:val="nil"/>
            <w:bottom w:val="nil"/>
            <w:right w:val="nil"/>
          </w:tcBorders>
          <w:vAlign w:val="bottom"/>
        </w:tcPr>
        <w:p w14:paraId="152054A0" w14:textId="77777777" w:rsidR="00A370EC" w:rsidRDefault="00905C0E" w:rsidP="00FB4C53">
          <w:pPr>
            <w:spacing w:after="60"/>
          </w:pPr>
          <w:r>
            <w:rPr>
              <w:noProof/>
            </w:rPr>
            <mc:AlternateContent>
              <mc:Choice Requires="wps">
                <w:drawing>
                  <wp:anchor distT="4294967295" distB="4294967295" distL="114300" distR="114300" simplePos="0" relativeHeight="251660288" behindDoc="0" locked="0" layoutInCell="1" allowOverlap="1" wp14:anchorId="356C3E47" wp14:editId="149DF480">
                    <wp:simplePos x="0" y="0"/>
                    <wp:positionH relativeFrom="column">
                      <wp:posOffset>-701675</wp:posOffset>
                    </wp:positionH>
                    <wp:positionV relativeFrom="paragraph">
                      <wp:posOffset>-55881</wp:posOffset>
                    </wp:positionV>
                    <wp:extent cx="7810500" cy="0"/>
                    <wp:effectExtent l="0" t="0" r="19050" b="19050"/>
                    <wp:wrapNone/>
                    <wp:docPr id="3"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0" cy="0"/>
                            </a:xfrm>
                            <a:prstGeom prst="line">
                              <a:avLst/>
                            </a:prstGeom>
                            <a:noFill/>
                            <a:ln w="9525">
                              <a:solidFill>
                                <a:srgbClr val="B5121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B942E" id="Line 5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4.4pt" to="559.7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" strokecolor="#b5121b"/>
                </w:pict>
              </mc:Fallback>
            </mc:AlternateContent>
          </w:r>
          <w:r>
            <w:t>CONFIDENTIAL</w:t>
          </w:r>
        </w:p>
      </w:tc>
      <w:tc>
        <w:tcPr>
          <w:tcW w:w="3240" w:type="dxa"/>
          <w:tcBorders>
            <w:top w:val="nil"/>
            <w:left w:val="nil"/>
            <w:bottom w:val="nil"/>
            <w:right w:val="nil"/>
          </w:tcBorders>
        </w:tcPr>
        <w:p w14:paraId="145B2CF5" w14:textId="7A22C151" w:rsidR="00A370EC" w:rsidRDefault="00905C0E" w:rsidP="00FB4C53">
          <w:pPr>
            <w:spacing w:after="60"/>
            <w:jc w:val="center"/>
          </w:pPr>
          <w:r>
            <w:rPr>
              <w:rFonts w:cs="Arial"/>
            </w:rPr>
            <w:t>©</w:t>
          </w:r>
          <w:r w:rsidR="00A8711E">
            <w:t>Hexagon,</w:t>
          </w:r>
          <w:r>
            <w:t xml:space="preserve"> All Rights Reserved</w:t>
          </w:r>
        </w:p>
      </w:tc>
      <w:tc>
        <w:tcPr>
          <w:tcW w:w="3527" w:type="dxa"/>
          <w:tcBorders>
            <w:top w:val="nil"/>
            <w:left w:val="nil"/>
            <w:bottom w:val="nil"/>
            <w:right w:val="nil"/>
          </w:tcBorders>
          <w:vAlign w:val="bottom"/>
        </w:tcPr>
        <w:p w14:paraId="08D87AA4" w14:textId="77777777" w:rsidR="00A370EC" w:rsidRDefault="00905C0E" w:rsidP="00FB4C53">
          <w:pPr>
            <w:spacing w:after="60"/>
            <w:jc w:val="right"/>
          </w:pPr>
          <w:r>
            <w:t xml:space="preserve">Page </w:t>
          </w:r>
          <w:r>
            <w:fldChar w:fldCharType="begin"/>
          </w:r>
          <w:r>
            <w:instrText xml:space="preserve"> PAGE </w:instrText>
          </w:r>
          <w:r>
            <w:fldChar w:fldCharType="separate"/>
          </w:r>
          <w:r>
            <w:rPr>
              <w:noProof/>
            </w:rPr>
            <w:t>1</w:t>
          </w:r>
          <w:r>
            <w:rPr>
              <w:noProof/>
            </w:rPr>
            <w:fldChar w:fldCharType="end"/>
          </w:r>
          <w:r>
            <w:t xml:space="preserve"> of </w:t>
          </w:r>
          <w:r>
            <w:rPr>
              <w:noProof/>
            </w:rPr>
            <w:fldChar w:fldCharType="begin"/>
          </w:r>
          <w:r>
            <w:rPr>
              <w:noProof/>
            </w:rPr>
            <w:instrText xml:space="preserve"> NUMPAGES </w:instrText>
          </w:r>
          <w:r>
            <w:rPr>
              <w:noProof/>
            </w:rPr>
            <w:fldChar w:fldCharType="separate"/>
          </w:r>
          <w:r>
            <w:rPr>
              <w:noProof/>
            </w:rPr>
            <w:t>8</w:t>
          </w:r>
          <w:r>
            <w:rPr>
              <w:noProof/>
            </w:rPr>
            <w:fldChar w:fldCharType="end"/>
          </w:r>
        </w:p>
      </w:tc>
    </w:tr>
  </w:tbl>
  <w:p w14:paraId="48281709" w14:textId="77777777" w:rsidR="00A370EC" w:rsidRPr="00F0132B" w:rsidRDefault="00905C0E" w:rsidP="00280AF4">
    <w:pPr>
      <w:tabs>
        <w:tab w:val="left" w:pos="8295"/>
        <w:tab w:val="left" w:pos="8610"/>
      </w:tabs>
      <w:spacing w:after="60"/>
      <w:ind w:left="432"/>
      <w:rPr>
        <w:noProof/>
      </w:rPr>
    </w:pP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1EF07" w14:textId="77777777" w:rsidR="0072495B" w:rsidRDefault="0072495B" w:rsidP="00905C0E">
      <w:r>
        <w:separator/>
      </w:r>
    </w:p>
  </w:footnote>
  <w:footnote w:type="continuationSeparator" w:id="0">
    <w:p w14:paraId="0533A5B9" w14:textId="77777777" w:rsidR="0072495B" w:rsidRDefault="0072495B" w:rsidP="00905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8"/>
      <w:gridCol w:w="5076"/>
    </w:tblGrid>
    <w:tr w:rsidR="003C43AB" w14:paraId="72E34EE3" w14:textId="77777777" w:rsidTr="000D3008">
      <w:tc>
        <w:tcPr>
          <w:tcW w:w="5328" w:type="dxa"/>
          <w:tcBorders>
            <w:top w:val="nil"/>
            <w:left w:val="nil"/>
            <w:bottom w:val="nil"/>
            <w:right w:val="nil"/>
          </w:tcBorders>
        </w:tcPr>
        <w:p w14:paraId="7E03F5F2" w14:textId="307120AB" w:rsidR="00A370EC" w:rsidRDefault="00905C0E" w:rsidP="00F74DAF">
          <w:pPr>
            <w:tabs>
              <w:tab w:val="right" w:pos="8600"/>
            </w:tabs>
          </w:pPr>
          <w:r>
            <w:t>Login (</w:t>
          </w:r>
          <w:r w:rsidR="007C54EA">
            <w:t>DUX</w:t>
          </w:r>
          <w:r>
            <w:t>)</w:t>
          </w:r>
        </w:p>
      </w:tc>
      <w:tc>
        <w:tcPr>
          <w:tcW w:w="5076" w:type="dxa"/>
          <w:tcBorders>
            <w:top w:val="nil"/>
            <w:left w:val="nil"/>
            <w:bottom w:val="nil"/>
            <w:right w:val="nil"/>
          </w:tcBorders>
        </w:tcPr>
        <w:p w14:paraId="78FF3D65" w14:textId="77777777" w:rsidR="00A370EC" w:rsidRDefault="00905C0E" w:rsidP="00E371E5">
          <w:pPr>
            <w:tabs>
              <w:tab w:val="right" w:pos="8600"/>
            </w:tabs>
            <w:jc w:val="right"/>
          </w:pPr>
          <w:r>
            <w:t>EAM</w:t>
          </w:r>
        </w:p>
      </w:tc>
    </w:tr>
  </w:tbl>
  <w:p w14:paraId="15565CC5" w14:textId="77777777" w:rsidR="00A370EC" w:rsidRDefault="00905C0E" w:rsidP="0008247C">
    <w:pPr>
      <w:tabs>
        <w:tab w:val="right" w:pos="8600"/>
      </w:tabs>
    </w:pPr>
    <w:r>
      <w:rPr>
        <w:noProof/>
      </w:rPr>
      <mc:AlternateContent>
        <mc:Choice Requires="wps">
          <w:drawing>
            <wp:anchor distT="4294967295" distB="4294967295" distL="114300" distR="114300" simplePos="0" relativeHeight="251659264" behindDoc="0" locked="0" layoutInCell="1" allowOverlap="1" wp14:anchorId="4B904A7D" wp14:editId="79868449">
              <wp:simplePos x="0" y="0"/>
              <wp:positionH relativeFrom="column">
                <wp:posOffset>-762000</wp:posOffset>
              </wp:positionH>
              <wp:positionV relativeFrom="paragraph">
                <wp:posOffset>9524</wp:posOffset>
              </wp:positionV>
              <wp:extent cx="7874000" cy="0"/>
              <wp:effectExtent l="0" t="0" r="31750" b="19050"/>
              <wp:wrapNone/>
              <wp:docPr id="7"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0" cy="0"/>
                      </a:xfrm>
                      <a:prstGeom prst="line">
                        <a:avLst/>
                      </a:prstGeom>
                      <a:noFill/>
                      <a:ln w="9525">
                        <a:solidFill>
                          <a:srgbClr val="B5121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93E17" id="Line 4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75pt" to="560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" strokecolor="#b5121b"/>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970"/>
      <w:gridCol w:w="6930"/>
    </w:tblGrid>
    <w:tr w:rsidR="004D5FBC" w:rsidRPr="00B73774" w14:paraId="69D9E544" w14:textId="77777777" w:rsidTr="003B334C">
      <w:trPr>
        <w:trHeight w:hRule="exact" w:val="719"/>
      </w:trPr>
      <w:tc>
        <w:tcPr>
          <w:tcW w:w="2970" w:type="dxa"/>
          <w:tcMar>
            <w:top w:w="0" w:type="dxa"/>
            <w:left w:w="0" w:type="dxa"/>
            <w:bottom w:w="0" w:type="dxa"/>
            <w:right w:w="0" w:type="dxa"/>
          </w:tcMar>
          <w:hideMark/>
        </w:tcPr>
        <w:p w14:paraId="719BF41E" w14:textId="7F4F397F" w:rsidR="004D5FBC" w:rsidRPr="00586F6D" w:rsidRDefault="004D5FBC" w:rsidP="004D5FBC">
          <w:pPr>
            <w:rPr>
              <w:rFonts w:eastAsia="Arial" w:cs="Arial"/>
              <w:sz w:val="2"/>
              <w:szCs w:val="2"/>
            </w:rPr>
          </w:pPr>
          <w:r w:rsidRPr="00EA74F7">
            <w:rPr>
              <w:rFonts w:eastAsia="Arial" w:cs="Arial"/>
              <w:noProof/>
              <w:sz w:val="12"/>
              <w:szCs w:val="12"/>
            </w:rPr>
            <w:drawing>
              <wp:anchor distT="0" distB="0" distL="114300" distR="114300" simplePos="0" relativeHeight="251664384" behindDoc="0" locked="0" layoutInCell="1" allowOverlap="1" wp14:anchorId="1D5DC655" wp14:editId="318E74D6">
                <wp:simplePos x="0" y="0"/>
                <wp:positionH relativeFrom="column">
                  <wp:posOffset>0</wp:posOffset>
                </wp:positionH>
                <wp:positionV relativeFrom="paragraph">
                  <wp:posOffset>2540</wp:posOffset>
                </wp:positionV>
                <wp:extent cx="1600200" cy="493395"/>
                <wp:effectExtent l="0" t="0" r="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0200" cy="493395"/>
                        </a:xfrm>
                        <a:prstGeom prst="rect">
                          <a:avLst/>
                        </a:prstGeom>
                        <a:noFill/>
                        <a:ln>
                          <a:noFill/>
                        </a:ln>
                      </pic:spPr>
                    </pic:pic>
                  </a:graphicData>
                </a:graphic>
              </wp:anchor>
            </w:drawing>
          </w:r>
        </w:p>
      </w:tc>
      <w:tc>
        <w:tcPr>
          <w:tcW w:w="6930" w:type="dxa"/>
          <w:tcMar>
            <w:top w:w="0" w:type="dxa"/>
            <w:left w:w="0" w:type="dxa"/>
            <w:bottom w:w="0" w:type="dxa"/>
            <w:right w:w="0" w:type="dxa"/>
          </w:tcMar>
          <w:vAlign w:val="center"/>
          <w:hideMark/>
        </w:tcPr>
        <w:p w14:paraId="06F115B1" w14:textId="77777777" w:rsidR="004D5FBC" w:rsidRPr="00B73774" w:rsidRDefault="004D5FBC" w:rsidP="004D5FBC">
          <w:pPr>
            <w:rPr>
              <w:rFonts w:ascii="Open Sans" w:eastAsia="Arial" w:hAnsi="Open Sans" w:cs="Open Sans"/>
              <w:b/>
              <w:sz w:val="28"/>
              <w:szCs w:val="12"/>
            </w:rPr>
          </w:pPr>
          <w:r w:rsidRPr="00B73774">
            <w:rPr>
              <w:rFonts w:ascii="Open Sans" w:eastAsia="Arial" w:hAnsi="Open Sans" w:cs="Open Sans"/>
              <w:b/>
              <w:sz w:val="36"/>
              <w:szCs w:val="16"/>
            </w:rPr>
            <w:t>HxGN EAM</w:t>
          </w:r>
        </w:p>
      </w:tc>
    </w:tr>
    <w:tr w:rsidR="004D5FBC" w:rsidRPr="00801B95" w14:paraId="0E1AD5E1" w14:textId="77777777" w:rsidTr="003B334C">
      <w:trPr>
        <w:trHeight w:hRule="exact" w:val="899"/>
      </w:trPr>
      <w:tc>
        <w:tcPr>
          <w:tcW w:w="9900" w:type="dxa"/>
          <w:gridSpan w:val="2"/>
          <w:tcMar>
            <w:top w:w="0" w:type="dxa"/>
            <w:left w:w="0" w:type="dxa"/>
            <w:bottom w:w="0" w:type="dxa"/>
            <w:right w:w="0" w:type="dxa"/>
          </w:tcMar>
        </w:tcPr>
        <w:p w14:paraId="673D43DB" w14:textId="4DAA4330" w:rsidR="004D5FBC" w:rsidRDefault="004D5FBC" w:rsidP="004D5FBC">
          <w:pPr>
            <w:spacing w:before="120"/>
            <w:rPr>
              <w:rFonts w:eastAsia="Arial" w:cs="Arial"/>
              <w:b/>
              <w:color w:val="006699"/>
              <w:sz w:val="28"/>
              <w:szCs w:val="12"/>
            </w:rPr>
          </w:pPr>
          <w:r>
            <w:rPr>
              <w:rFonts w:eastAsia="Arial" w:cs="Arial"/>
              <w:b/>
              <w:color w:val="006699"/>
              <w:sz w:val="28"/>
              <w:szCs w:val="12"/>
            </w:rPr>
            <w:t>EAM.DUX.REQ</w:t>
          </w:r>
        </w:p>
        <w:p w14:paraId="346126D0" w14:textId="3870FE6C" w:rsidR="004D5FBC" w:rsidRPr="00801B95" w:rsidRDefault="004D5FBC" w:rsidP="004D5FBC">
          <w:pPr>
            <w:spacing w:before="120"/>
            <w:rPr>
              <w:rFonts w:eastAsia="Arial" w:cs="Arial"/>
              <w:b/>
              <w:sz w:val="28"/>
              <w:szCs w:val="12"/>
            </w:rPr>
          </w:pPr>
          <w:r>
            <w:rPr>
              <w:rFonts w:eastAsia="Arial" w:cs="Arial"/>
              <w:b/>
              <w:sz w:val="28"/>
              <w:szCs w:val="12"/>
            </w:rPr>
            <w:t>Login</w:t>
          </w:r>
        </w:p>
      </w:tc>
    </w:tr>
  </w:tbl>
  <w:p w14:paraId="6585E13A" w14:textId="5064D2AF" w:rsidR="00A370EC" w:rsidRDefault="00905C0E" w:rsidP="00C70574">
    <w:r>
      <w:rPr>
        <w:noProof/>
      </w:rPr>
      <mc:AlternateContent>
        <mc:Choice Requires="wps">
          <w:drawing>
            <wp:anchor distT="0" distB="0" distL="114300" distR="114300" simplePos="0" relativeHeight="251662336" behindDoc="0" locked="1" layoutInCell="1" allowOverlap="1" wp14:anchorId="216CD4FA" wp14:editId="46F371DE">
              <wp:simplePos x="0" y="0"/>
              <wp:positionH relativeFrom="column">
                <wp:posOffset>665480</wp:posOffset>
              </wp:positionH>
              <wp:positionV relativeFrom="page">
                <wp:posOffset>596900</wp:posOffset>
              </wp:positionV>
              <wp:extent cx="4718050" cy="356235"/>
              <wp:effectExtent l="0" t="0" r="0" b="5715"/>
              <wp:wrapNone/>
              <wp:docPr id="1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989A7" w14:textId="046439E1" w:rsidR="00A370EC" w:rsidRPr="009F07DC" w:rsidRDefault="00A370EC" w:rsidP="00C70574">
                          <w:pPr>
                            <w:pStyle w:val="ControlNumber"/>
                            <w:rPr>
                              <w:b/>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CD4FA" id="_x0000_t202" coordsize="21600,21600" o:spt="202" path="m,l,21600r21600,l21600,xe">
              <v:stroke joinstyle="miter"/>
              <v:path gradientshapeok="t" o:connecttype="rect"/>
            </v:shapetype>
            <v:shape id="Text Box 54" o:spid="_x0000_s1026" type="#_x0000_t202" style="position:absolute;margin-left:52.4pt;margin-top:47pt;width:371.5pt;height:2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" filled="f" stroked="f">
              <v:textbox>
                <w:txbxContent>
                  <w:p w14:paraId="0AB989A7" w14:textId="046439E1" w:rsidR="00A370EC" w:rsidRPr="009F07DC" w:rsidRDefault="00A370EC" w:rsidP="00C70574">
                    <w:pPr>
                      <w:pStyle w:val="ControlNumber"/>
                      <w:rPr>
                        <w:b/>
                        <w:lang w:val="en-US"/>
                      </w:rPr>
                    </w:pP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500"/>
    <w:multiLevelType w:val="multilevel"/>
    <w:tmpl w:val="CFFA3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51982"/>
    <w:multiLevelType w:val="hybridMultilevel"/>
    <w:tmpl w:val="6D5278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46D725B"/>
    <w:multiLevelType w:val="multilevel"/>
    <w:tmpl w:val="AAC8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853E2"/>
    <w:multiLevelType w:val="hybridMultilevel"/>
    <w:tmpl w:val="9E7C9EF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15:restartNumberingAfterBreak="0">
    <w:nsid w:val="08B40CCF"/>
    <w:multiLevelType w:val="hybridMultilevel"/>
    <w:tmpl w:val="48287B5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09413680"/>
    <w:multiLevelType w:val="hybridMultilevel"/>
    <w:tmpl w:val="FAF06946"/>
    <w:lvl w:ilvl="0" w:tplc="76A28DC4">
      <w:start w:val="1"/>
      <w:numFmt w:val="decimal"/>
      <w:pStyle w:val="SOP1Numbered"/>
      <w:lvlText w:val="%1."/>
      <w:lvlJc w:val="left"/>
      <w:pPr>
        <w:ind w:left="792" w:hanging="360"/>
      </w:pPr>
      <w:rPr>
        <w:rFonts w:ascii="Arial" w:hAnsi="Arial"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 w15:restartNumberingAfterBreak="0">
    <w:nsid w:val="0C4D1D8B"/>
    <w:multiLevelType w:val="multilevel"/>
    <w:tmpl w:val="2B10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F96DA9"/>
    <w:multiLevelType w:val="multilevel"/>
    <w:tmpl w:val="95A68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7B5FA1"/>
    <w:multiLevelType w:val="multilevel"/>
    <w:tmpl w:val="DE367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7F1F1A"/>
    <w:multiLevelType w:val="multilevel"/>
    <w:tmpl w:val="B782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D03129"/>
    <w:multiLevelType w:val="multilevel"/>
    <w:tmpl w:val="3DECF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0E6718"/>
    <w:multiLevelType w:val="hybridMultilevel"/>
    <w:tmpl w:val="022A77AE"/>
    <w:lvl w:ilvl="0" w:tplc="AC3033F6">
      <w:start w:val="1"/>
      <w:numFmt w:val="bullet"/>
      <w:pStyle w:val="SOP4Bullet"/>
      <w:lvlText w:val=""/>
      <w:lvlJc w:val="left"/>
      <w:pPr>
        <w:ind w:left="1224" w:hanging="360"/>
      </w:pPr>
      <w:rPr>
        <w:rFonts w:ascii="Symbol" w:hAnsi="Symbol" w:hint="default"/>
      </w:rPr>
    </w:lvl>
    <w:lvl w:ilvl="1" w:tplc="405C7F20">
      <w:start w:val="1"/>
      <w:numFmt w:val="bullet"/>
      <w:pStyle w:val="SOP2BulletIndent"/>
      <w:lvlText w:val="o"/>
      <w:lvlJc w:val="left"/>
      <w:pPr>
        <w:tabs>
          <w:tab w:val="num" w:pos="1944"/>
        </w:tabs>
        <w:ind w:left="1944" w:hanging="360"/>
      </w:pPr>
      <w:rPr>
        <w:rFonts w:ascii="Courier New" w:hAnsi="Courier New" w:cs="Courier New" w:hint="default"/>
      </w:rPr>
    </w:lvl>
    <w:lvl w:ilvl="2" w:tplc="04090005">
      <w:start w:val="1"/>
      <w:numFmt w:val="bullet"/>
      <w:lvlText w:val=""/>
      <w:lvlJc w:val="left"/>
      <w:pPr>
        <w:tabs>
          <w:tab w:val="num" w:pos="2664"/>
        </w:tabs>
        <w:ind w:left="2664" w:hanging="360"/>
      </w:pPr>
      <w:rPr>
        <w:rFonts w:ascii="Wingdings" w:hAnsi="Wingdings" w:hint="default"/>
      </w:rPr>
    </w:lvl>
    <w:lvl w:ilvl="3" w:tplc="BF68949A">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12" w15:restartNumberingAfterBreak="0">
    <w:nsid w:val="17054854"/>
    <w:multiLevelType w:val="multilevel"/>
    <w:tmpl w:val="EE88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C66742"/>
    <w:multiLevelType w:val="multilevel"/>
    <w:tmpl w:val="28E2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D00D70"/>
    <w:multiLevelType w:val="multilevel"/>
    <w:tmpl w:val="4C10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9A6286"/>
    <w:multiLevelType w:val="multilevel"/>
    <w:tmpl w:val="FCD6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F3240E"/>
    <w:multiLevelType w:val="hybridMultilevel"/>
    <w:tmpl w:val="D332CE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1ED45884"/>
    <w:multiLevelType w:val="hybridMultilevel"/>
    <w:tmpl w:val="34424C78"/>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 w15:restartNumberingAfterBreak="0">
    <w:nsid w:val="24074666"/>
    <w:multiLevelType w:val="hybridMultilevel"/>
    <w:tmpl w:val="0D82A51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9" w15:restartNumberingAfterBreak="0">
    <w:nsid w:val="246C7237"/>
    <w:multiLevelType w:val="multilevel"/>
    <w:tmpl w:val="DF9A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D76555"/>
    <w:multiLevelType w:val="hybridMultilevel"/>
    <w:tmpl w:val="7840D326"/>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1" w15:restartNumberingAfterBreak="0">
    <w:nsid w:val="27117CC6"/>
    <w:multiLevelType w:val="multilevel"/>
    <w:tmpl w:val="1EEC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185CE6"/>
    <w:multiLevelType w:val="multilevel"/>
    <w:tmpl w:val="3D984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490561"/>
    <w:multiLevelType w:val="multilevel"/>
    <w:tmpl w:val="2982E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D0114F"/>
    <w:multiLevelType w:val="hybridMultilevel"/>
    <w:tmpl w:val="80384AA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2BDF392A"/>
    <w:multiLevelType w:val="hybridMultilevel"/>
    <w:tmpl w:val="A030C24E"/>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6" w15:restartNumberingAfterBreak="0">
    <w:nsid w:val="2FAD2AE0"/>
    <w:multiLevelType w:val="hybridMultilevel"/>
    <w:tmpl w:val="B12219D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311B1EFA"/>
    <w:multiLevelType w:val="multilevel"/>
    <w:tmpl w:val="06E4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426157"/>
    <w:multiLevelType w:val="hybridMultilevel"/>
    <w:tmpl w:val="10F8538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9" w15:restartNumberingAfterBreak="0">
    <w:nsid w:val="319D11E3"/>
    <w:multiLevelType w:val="multilevel"/>
    <w:tmpl w:val="E4A8B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5C3EB8"/>
    <w:multiLevelType w:val="multilevel"/>
    <w:tmpl w:val="BAFA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616735"/>
    <w:multiLevelType w:val="hybridMultilevel"/>
    <w:tmpl w:val="3A448EC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2" w15:restartNumberingAfterBreak="0">
    <w:nsid w:val="32B9307B"/>
    <w:multiLevelType w:val="multilevel"/>
    <w:tmpl w:val="4BB8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AA6B64"/>
    <w:multiLevelType w:val="multilevel"/>
    <w:tmpl w:val="56C4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E25B07"/>
    <w:multiLevelType w:val="multilevel"/>
    <w:tmpl w:val="E0BE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740406"/>
    <w:multiLevelType w:val="multilevel"/>
    <w:tmpl w:val="0928B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587812"/>
    <w:multiLevelType w:val="multilevel"/>
    <w:tmpl w:val="3AAE8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847E3F"/>
    <w:multiLevelType w:val="hybridMultilevel"/>
    <w:tmpl w:val="F5D6AA5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8" w15:restartNumberingAfterBreak="0">
    <w:nsid w:val="3E881F45"/>
    <w:multiLevelType w:val="multilevel"/>
    <w:tmpl w:val="96A8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A534D1"/>
    <w:multiLevelType w:val="multilevel"/>
    <w:tmpl w:val="F3D6E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B22CE3"/>
    <w:multiLevelType w:val="multilevel"/>
    <w:tmpl w:val="4B0211D2"/>
    <w:lvl w:ilvl="0">
      <w:start w:val="1"/>
      <w:numFmt w:val="decimal"/>
      <w:pStyle w:val="SOP1Heading"/>
      <w:lvlText w:val="%1.0"/>
      <w:lvlJc w:val="left"/>
      <w:pPr>
        <w:tabs>
          <w:tab w:val="num" w:pos="432"/>
        </w:tabs>
        <w:ind w:left="432" w:hanging="432"/>
      </w:pPr>
      <w:rPr>
        <w:rFonts w:hint="default"/>
      </w:rPr>
    </w:lvl>
    <w:lvl w:ilvl="1">
      <w:start w:val="1"/>
      <w:numFmt w:val="decimal"/>
      <w:pStyle w:val="SOP2Heading"/>
      <w:lvlText w:val="%1.%2"/>
      <w:lvlJc w:val="left"/>
      <w:pPr>
        <w:tabs>
          <w:tab w:val="num" w:pos="1422"/>
        </w:tabs>
        <w:ind w:left="990" w:firstLine="0"/>
      </w:pPr>
      <w:rPr>
        <w:rFonts w:ascii="Arial" w:hAnsi="Arial" w:cs="Arial" w:hint="default"/>
        <w:b/>
        <w:bCs w:val="0"/>
        <w:i w:val="0"/>
        <w:iCs w:val="0"/>
        <w:caps w:val="0"/>
        <w:smallCaps w:val="0"/>
        <w:strike w:val="0"/>
        <w:dstrike w:val="0"/>
        <w:noProof w:val="0"/>
        <w:snapToGrid w:val="0"/>
        <w:vanish w:val="0"/>
        <w:color w:val="B5121B"/>
        <w:spacing w:val="0"/>
        <w:w w:val="0"/>
        <w:kern w:val="0"/>
        <w:position w:val="0"/>
        <w:szCs w:val="0"/>
        <w:u w:val="none"/>
        <w:vertAlign w:val="baseline"/>
        <w:em w:val="none"/>
      </w:rPr>
    </w:lvl>
    <w:lvl w:ilvl="2">
      <w:start w:val="1"/>
      <w:numFmt w:val="decimal"/>
      <w:pStyle w:val="SOP3Heading"/>
      <w:lvlText w:val="%1.%2.%3"/>
      <w:lvlJc w:val="left"/>
      <w:pPr>
        <w:tabs>
          <w:tab w:val="num" w:pos="1728"/>
        </w:tabs>
        <w:ind w:left="1296" w:hanging="432"/>
      </w:pPr>
      <w:rPr>
        <w:rFonts w:hint="default"/>
      </w:rPr>
    </w:lvl>
    <w:lvl w:ilvl="3">
      <w:start w:val="1"/>
      <w:numFmt w:val="decimal"/>
      <w:pStyle w:val="SOP4Heading"/>
      <w:lvlText w:val="%1.%2.%3.%4"/>
      <w:lvlJc w:val="left"/>
      <w:pPr>
        <w:tabs>
          <w:tab w:val="num" w:pos="1728"/>
        </w:tabs>
        <w:ind w:left="1728" w:hanging="43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1" w15:restartNumberingAfterBreak="0">
    <w:nsid w:val="429B7430"/>
    <w:multiLevelType w:val="hybridMultilevel"/>
    <w:tmpl w:val="5D14559C"/>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2" w15:restartNumberingAfterBreak="0">
    <w:nsid w:val="441E00B5"/>
    <w:multiLevelType w:val="multilevel"/>
    <w:tmpl w:val="939E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C725AD"/>
    <w:multiLevelType w:val="multilevel"/>
    <w:tmpl w:val="46F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0D79F0"/>
    <w:multiLevelType w:val="hybridMultilevel"/>
    <w:tmpl w:val="8920F8D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5" w15:restartNumberingAfterBreak="0">
    <w:nsid w:val="4AAA24FA"/>
    <w:multiLevelType w:val="multilevel"/>
    <w:tmpl w:val="8A5ED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941542"/>
    <w:multiLevelType w:val="hybridMultilevel"/>
    <w:tmpl w:val="5606A40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7" w15:restartNumberingAfterBreak="0">
    <w:nsid w:val="4FE122C3"/>
    <w:multiLevelType w:val="multilevel"/>
    <w:tmpl w:val="79E27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EA0402"/>
    <w:multiLevelType w:val="hybridMultilevel"/>
    <w:tmpl w:val="E1ECA4D6"/>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49" w15:restartNumberingAfterBreak="0">
    <w:nsid w:val="5C394B9D"/>
    <w:multiLevelType w:val="hybridMultilevel"/>
    <w:tmpl w:val="2D6CD9D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0" w15:restartNumberingAfterBreak="0">
    <w:nsid w:val="5C712929"/>
    <w:multiLevelType w:val="multilevel"/>
    <w:tmpl w:val="938E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992388"/>
    <w:multiLevelType w:val="hybridMultilevel"/>
    <w:tmpl w:val="8AAEA57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2" w15:restartNumberingAfterBreak="0">
    <w:nsid w:val="5D1713B4"/>
    <w:multiLevelType w:val="multilevel"/>
    <w:tmpl w:val="1172A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7A2834"/>
    <w:multiLevelType w:val="hybridMultilevel"/>
    <w:tmpl w:val="3514A61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4" w15:restartNumberingAfterBreak="0">
    <w:nsid w:val="6085195C"/>
    <w:multiLevelType w:val="multilevel"/>
    <w:tmpl w:val="2B98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D206DD"/>
    <w:multiLevelType w:val="hybridMultilevel"/>
    <w:tmpl w:val="E934039C"/>
    <w:lvl w:ilvl="0" w:tplc="FB08F9AE">
      <w:start w:val="1"/>
      <w:numFmt w:val="bullet"/>
      <w:lvlText w:val=""/>
      <w:lvlJc w:val="left"/>
      <w:pPr>
        <w:ind w:left="1640" w:hanging="360"/>
      </w:pPr>
      <w:rPr>
        <w:rFonts w:ascii="Symbol" w:hAnsi="Symbol" w:hint="default"/>
        <w:color w:val="auto"/>
      </w:rPr>
    </w:lvl>
    <w:lvl w:ilvl="1" w:tplc="04090003">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56" w15:restartNumberingAfterBreak="0">
    <w:nsid w:val="674921C5"/>
    <w:multiLevelType w:val="multilevel"/>
    <w:tmpl w:val="73E0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9B606D"/>
    <w:multiLevelType w:val="hybridMultilevel"/>
    <w:tmpl w:val="9172592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8" w15:restartNumberingAfterBreak="0">
    <w:nsid w:val="696A5F56"/>
    <w:multiLevelType w:val="hybridMultilevel"/>
    <w:tmpl w:val="74100058"/>
    <w:lvl w:ilvl="0" w:tplc="C478D46A">
      <w:start w:val="1"/>
      <w:numFmt w:val="decimal"/>
      <w:pStyle w:val="SOP2Numbered"/>
      <w:lvlText w:val="%1."/>
      <w:lvlJc w:val="left"/>
      <w:pPr>
        <w:ind w:left="1260" w:hanging="360"/>
      </w:pPr>
      <w:rPr>
        <w:rFonts w:ascii="Arial" w:hAnsi="Arial"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9" w15:restartNumberingAfterBreak="0">
    <w:nsid w:val="6BDE73FB"/>
    <w:multiLevelType w:val="multilevel"/>
    <w:tmpl w:val="7B304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054B8A"/>
    <w:multiLevelType w:val="hybridMultilevel"/>
    <w:tmpl w:val="C32850DC"/>
    <w:lvl w:ilvl="0" w:tplc="83FA799A">
      <w:start w:val="1"/>
      <w:numFmt w:val="bullet"/>
      <w:pStyle w:val="SOP1Bullet"/>
      <w:lvlText w:val=""/>
      <w:lvlJc w:val="left"/>
      <w:pPr>
        <w:ind w:left="792" w:hanging="360"/>
      </w:pPr>
      <w:rPr>
        <w:rFonts w:ascii="Symbol" w:hAnsi="Symbol" w:hint="default"/>
      </w:rPr>
    </w:lvl>
    <w:lvl w:ilvl="1" w:tplc="6EFAF6FA">
      <w:start w:val="1"/>
      <w:numFmt w:val="bullet"/>
      <w:pStyle w:val="SOP1BulletIndent"/>
      <w:lvlText w:val="o"/>
      <w:lvlJc w:val="left"/>
      <w:pPr>
        <w:ind w:left="1512" w:hanging="360"/>
      </w:pPr>
      <w:rPr>
        <w:rFonts w:ascii="Courier New" w:hAnsi="Courier New" w:cs="Courier New" w:hint="default"/>
      </w:rPr>
    </w:lvl>
    <w:lvl w:ilvl="2" w:tplc="9074482A" w:tentative="1">
      <w:start w:val="1"/>
      <w:numFmt w:val="bullet"/>
      <w:lvlText w:val=""/>
      <w:lvlJc w:val="left"/>
      <w:pPr>
        <w:ind w:left="2232" w:hanging="360"/>
      </w:pPr>
      <w:rPr>
        <w:rFonts w:ascii="Wingdings" w:hAnsi="Wingdings" w:hint="default"/>
      </w:rPr>
    </w:lvl>
    <w:lvl w:ilvl="3" w:tplc="CF349332" w:tentative="1">
      <w:start w:val="1"/>
      <w:numFmt w:val="bullet"/>
      <w:lvlText w:val=""/>
      <w:lvlJc w:val="left"/>
      <w:pPr>
        <w:ind w:left="2952" w:hanging="360"/>
      </w:pPr>
      <w:rPr>
        <w:rFonts w:ascii="Symbol" w:hAnsi="Symbol" w:hint="default"/>
      </w:rPr>
    </w:lvl>
    <w:lvl w:ilvl="4" w:tplc="4B346A9C" w:tentative="1">
      <w:start w:val="1"/>
      <w:numFmt w:val="bullet"/>
      <w:lvlText w:val="o"/>
      <w:lvlJc w:val="left"/>
      <w:pPr>
        <w:ind w:left="3672" w:hanging="360"/>
      </w:pPr>
      <w:rPr>
        <w:rFonts w:ascii="Courier New" w:hAnsi="Courier New" w:cs="Courier New" w:hint="default"/>
      </w:rPr>
    </w:lvl>
    <w:lvl w:ilvl="5" w:tplc="44A4CFE0" w:tentative="1">
      <w:start w:val="1"/>
      <w:numFmt w:val="bullet"/>
      <w:lvlText w:val=""/>
      <w:lvlJc w:val="left"/>
      <w:pPr>
        <w:ind w:left="4392" w:hanging="360"/>
      </w:pPr>
      <w:rPr>
        <w:rFonts w:ascii="Wingdings" w:hAnsi="Wingdings" w:hint="default"/>
      </w:rPr>
    </w:lvl>
    <w:lvl w:ilvl="6" w:tplc="7AFA4D96" w:tentative="1">
      <w:start w:val="1"/>
      <w:numFmt w:val="bullet"/>
      <w:lvlText w:val=""/>
      <w:lvlJc w:val="left"/>
      <w:pPr>
        <w:ind w:left="5112" w:hanging="360"/>
      </w:pPr>
      <w:rPr>
        <w:rFonts w:ascii="Symbol" w:hAnsi="Symbol" w:hint="default"/>
      </w:rPr>
    </w:lvl>
    <w:lvl w:ilvl="7" w:tplc="E6C0F854" w:tentative="1">
      <w:start w:val="1"/>
      <w:numFmt w:val="bullet"/>
      <w:lvlText w:val="o"/>
      <w:lvlJc w:val="left"/>
      <w:pPr>
        <w:ind w:left="5832" w:hanging="360"/>
      </w:pPr>
      <w:rPr>
        <w:rFonts w:ascii="Courier New" w:hAnsi="Courier New" w:cs="Courier New" w:hint="default"/>
      </w:rPr>
    </w:lvl>
    <w:lvl w:ilvl="8" w:tplc="773CBCC4" w:tentative="1">
      <w:start w:val="1"/>
      <w:numFmt w:val="bullet"/>
      <w:lvlText w:val=""/>
      <w:lvlJc w:val="left"/>
      <w:pPr>
        <w:ind w:left="6552" w:hanging="360"/>
      </w:pPr>
      <w:rPr>
        <w:rFonts w:ascii="Wingdings" w:hAnsi="Wingdings" w:hint="default"/>
      </w:rPr>
    </w:lvl>
  </w:abstractNum>
  <w:abstractNum w:abstractNumId="61" w15:restartNumberingAfterBreak="0">
    <w:nsid w:val="6C5B2AE7"/>
    <w:multiLevelType w:val="multilevel"/>
    <w:tmpl w:val="55980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85209C"/>
    <w:multiLevelType w:val="multilevel"/>
    <w:tmpl w:val="6E6EC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B040C4"/>
    <w:multiLevelType w:val="multilevel"/>
    <w:tmpl w:val="DE8E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F5476D"/>
    <w:multiLevelType w:val="hybridMultilevel"/>
    <w:tmpl w:val="DAE87F6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5" w15:restartNumberingAfterBreak="0">
    <w:nsid w:val="78DD0364"/>
    <w:multiLevelType w:val="multilevel"/>
    <w:tmpl w:val="A98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253464"/>
    <w:multiLevelType w:val="hybridMultilevel"/>
    <w:tmpl w:val="1682CB0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7" w15:restartNumberingAfterBreak="0">
    <w:nsid w:val="7B5006B9"/>
    <w:multiLevelType w:val="hybridMultilevel"/>
    <w:tmpl w:val="2BCECDBE"/>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68" w15:restartNumberingAfterBreak="0">
    <w:nsid w:val="7C226A9C"/>
    <w:multiLevelType w:val="multilevel"/>
    <w:tmpl w:val="5A58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343931">
    <w:abstractNumId w:val="40"/>
  </w:num>
  <w:num w:numId="2" w16cid:durableId="1261454154">
    <w:abstractNumId w:val="11"/>
  </w:num>
  <w:num w:numId="3" w16cid:durableId="1102846833">
    <w:abstractNumId w:val="5"/>
  </w:num>
  <w:num w:numId="4" w16cid:durableId="62523791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6375378">
    <w:abstractNumId w:val="58"/>
  </w:num>
  <w:num w:numId="6" w16cid:durableId="2104376428">
    <w:abstractNumId w:val="1"/>
  </w:num>
  <w:num w:numId="7" w16cid:durableId="2108192973">
    <w:abstractNumId w:val="26"/>
  </w:num>
  <w:num w:numId="8" w16cid:durableId="573318326">
    <w:abstractNumId w:val="4"/>
  </w:num>
  <w:num w:numId="9" w16cid:durableId="1467971074">
    <w:abstractNumId w:val="49"/>
  </w:num>
  <w:num w:numId="10" w16cid:durableId="1469938504">
    <w:abstractNumId w:val="57"/>
  </w:num>
  <w:num w:numId="11" w16cid:durableId="894201515">
    <w:abstractNumId w:val="55"/>
  </w:num>
  <w:num w:numId="12" w16cid:durableId="1634670554">
    <w:abstractNumId w:val="25"/>
  </w:num>
  <w:num w:numId="13" w16cid:durableId="541555515">
    <w:abstractNumId w:val="44"/>
  </w:num>
  <w:num w:numId="14" w16cid:durableId="857625917">
    <w:abstractNumId w:val="51"/>
  </w:num>
  <w:num w:numId="15" w16cid:durableId="578758782">
    <w:abstractNumId w:val="65"/>
  </w:num>
  <w:num w:numId="16" w16cid:durableId="618412950">
    <w:abstractNumId w:val="42"/>
  </w:num>
  <w:num w:numId="17" w16cid:durableId="830949861">
    <w:abstractNumId w:val="43"/>
  </w:num>
  <w:num w:numId="18" w16cid:durableId="672687444">
    <w:abstractNumId w:val="45"/>
  </w:num>
  <w:num w:numId="19" w16cid:durableId="273174463">
    <w:abstractNumId w:val="29"/>
  </w:num>
  <w:num w:numId="20" w16cid:durableId="152337007">
    <w:abstractNumId w:val="32"/>
  </w:num>
  <w:num w:numId="21" w16cid:durableId="1303584427">
    <w:abstractNumId w:val="38"/>
  </w:num>
  <w:num w:numId="22" w16cid:durableId="1188524596">
    <w:abstractNumId w:val="15"/>
  </w:num>
  <w:num w:numId="23" w16cid:durableId="3482392">
    <w:abstractNumId w:val="0"/>
  </w:num>
  <w:num w:numId="24" w16cid:durableId="7028246">
    <w:abstractNumId w:val="14"/>
  </w:num>
  <w:num w:numId="25" w16cid:durableId="422537120">
    <w:abstractNumId w:val="27"/>
  </w:num>
  <w:num w:numId="26" w16cid:durableId="1150633115">
    <w:abstractNumId w:val="34"/>
  </w:num>
  <w:num w:numId="27" w16cid:durableId="1108743317">
    <w:abstractNumId w:val="36"/>
  </w:num>
  <w:num w:numId="28" w16cid:durableId="1592276180">
    <w:abstractNumId w:val="19"/>
  </w:num>
  <w:num w:numId="29" w16cid:durableId="1904098391">
    <w:abstractNumId w:val="50"/>
  </w:num>
  <w:num w:numId="30" w16cid:durableId="380053416">
    <w:abstractNumId w:val="21"/>
  </w:num>
  <w:num w:numId="31" w16cid:durableId="104615101">
    <w:abstractNumId w:val="35"/>
  </w:num>
  <w:num w:numId="32" w16cid:durableId="1155688354">
    <w:abstractNumId w:val="54"/>
  </w:num>
  <w:num w:numId="33" w16cid:durableId="2001106978">
    <w:abstractNumId w:val="23"/>
  </w:num>
  <w:num w:numId="34" w16cid:durableId="2129003771">
    <w:abstractNumId w:val="8"/>
  </w:num>
  <w:num w:numId="35" w16cid:durableId="1270047339">
    <w:abstractNumId w:val="47"/>
  </w:num>
  <w:num w:numId="36" w16cid:durableId="1888760338">
    <w:abstractNumId w:val="7"/>
  </w:num>
  <w:num w:numId="37" w16cid:durableId="553666180">
    <w:abstractNumId w:val="13"/>
  </w:num>
  <w:num w:numId="38" w16cid:durableId="1839037871">
    <w:abstractNumId w:val="22"/>
  </w:num>
  <w:num w:numId="39" w16cid:durableId="2112965579">
    <w:abstractNumId w:val="6"/>
  </w:num>
  <w:num w:numId="40" w16cid:durableId="1944458644">
    <w:abstractNumId w:val="9"/>
  </w:num>
  <w:num w:numId="41" w16cid:durableId="89786159">
    <w:abstractNumId w:val="62"/>
  </w:num>
  <w:num w:numId="42" w16cid:durableId="954412668">
    <w:abstractNumId w:val="2"/>
  </w:num>
  <w:num w:numId="43" w16cid:durableId="104084494">
    <w:abstractNumId w:val="12"/>
  </w:num>
  <w:num w:numId="44" w16cid:durableId="1185242955">
    <w:abstractNumId w:val="33"/>
  </w:num>
  <w:num w:numId="45" w16cid:durableId="278266489">
    <w:abstractNumId w:val="10"/>
  </w:num>
  <w:num w:numId="46" w16cid:durableId="353116651">
    <w:abstractNumId w:val="56"/>
  </w:num>
  <w:num w:numId="47" w16cid:durableId="1854492572">
    <w:abstractNumId w:val="30"/>
  </w:num>
  <w:num w:numId="48" w16cid:durableId="1568999906">
    <w:abstractNumId w:val="59"/>
  </w:num>
  <w:num w:numId="49" w16cid:durableId="1648433592">
    <w:abstractNumId w:val="68"/>
  </w:num>
  <w:num w:numId="50" w16cid:durableId="1255480664">
    <w:abstractNumId w:val="61"/>
  </w:num>
  <w:num w:numId="51" w16cid:durableId="1898469925">
    <w:abstractNumId w:val="39"/>
  </w:num>
  <w:num w:numId="52" w16cid:durableId="362904864">
    <w:abstractNumId w:val="63"/>
  </w:num>
  <w:num w:numId="53" w16cid:durableId="215119952">
    <w:abstractNumId w:val="52"/>
  </w:num>
  <w:num w:numId="54" w16cid:durableId="1667319482">
    <w:abstractNumId w:val="17"/>
  </w:num>
  <w:num w:numId="55" w16cid:durableId="546797796">
    <w:abstractNumId w:val="20"/>
  </w:num>
  <w:num w:numId="56" w16cid:durableId="179783935">
    <w:abstractNumId w:val="40"/>
  </w:num>
  <w:num w:numId="57" w16cid:durableId="1175847430">
    <w:abstractNumId w:val="16"/>
  </w:num>
  <w:num w:numId="58" w16cid:durableId="464349849">
    <w:abstractNumId w:val="28"/>
  </w:num>
  <w:num w:numId="59" w16cid:durableId="2032758038">
    <w:abstractNumId w:val="24"/>
  </w:num>
  <w:num w:numId="60" w16cid:durableId="1591088167">
    <w:abstractNumId w:val="46"/>
  </w:num>
  <w:num w:numId="61" w16cid:durableId="1770275293">
    <w:abstractNumId w:val="3"/>
  </w:num>
  <w:num w:numId="62" w16cid:durableId="1222593964">
    <w:abstractNumId w:val="66"/>
  </w:num>
  <w:num w:numId="63" w16cid:durableId="202304732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056108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78221324">
    <w:abstractNumId w:val="48"/>
  </w:num>
  <w:num w:numId="66" w16cid:durableId="553664075">
    <w:abstractNumId w:val="60"/>
  </w:num>
  <w:num w:numId="67" w16cid:durableId="1791317144">
    <w:abstractNumId w:val="37"/>
  </w:num>
  <w:num w:numId="68" w16cid:durableId="29190366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38058599">
    <w:abstractNumId w:val="31"/>
  </w:num>
  <w:num w:numId="70" w16cid:durableId="1932657452">
    <w:abstractNumId w:val="53"/>
  </w:num>
  <w:num w:numId="71" w16cid:durableId="1762141632">
    <w:abstractNumId w:val="64"/>
  </w:num>
  <w:num w:numId="72" w16cid:durableId="1152601907">
    <w:abstractNumId w:val="40"/>
  </w:num>
  <w:num w:numId="73" w16cid:durableId="1082411743">
    <w:abstractNumId w:val="18"/>
  </w:num>
  <w:num w:numId="74" w16cid:durableId="508787905">
    <w:abstractNumId w:val="41"/>
  </w:num>
  <w:num w:numId="75" w16cid:durableId="1796604627">
    <w:abstractNumId w:val="67"/>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 SG-18904">
    <w15:presenceInfo w15:providerId="None" w15:userId="Sid SG-18904"/>
  </w15:person>
  <w15:person w15:author="Jacqueline Johnson">
    <w15:presenceInfo w15:providerId="None" w15:userId="Jacqueline John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1NDY2MTYyt7A0MzFW0lEKTi0uzszPAykwqgUASt+0mCwAAAA="/>
  </w:docVars>
  <w:rsids>
    <w:rsidRoot w:val="00905C0E"/>
    <w:rsid w:val="000023FE"/>
    <w:rsid w:val="0000265D"/>
    <w:rsid w:val="00002772"/>
    <w:rsid w:val="0000289B"/>
    <w:rsid w:val="00004176"/>
    <w:rsid w:val="000176F7"/>
    <w:rsid w:val="00021C57"/>
    <w:rsid w:val="000251F0"/>
    <w:rsid w:val="00026861"/>
    <w:rsid w:val="00030A40"/>
    <w:rsid w:val="000327D7"/>
    <w:rsid w:val="0003657C"/>
    <w:rsid w:val="00036C1F"/>
    <w:rsid w:val="00044A42"/>
    <w:rsid w:val="000454BC"/>
    <w:rsid w:val="00047F32"/>
    <w:rsid w:val="00051228"/>
    <w:rsid w:val="0005620A"/>
    <w:rsid w:val="00057238"/>
    <w:rsid w:val="00060C19"/>
    <w:rsid w:val="000634D5"/>
    <w:rsid w:val="000655DD"/>
    <w:rsid w:val="00067219"/>
    <w:rsid w:val="00074592"/>
    <w:rsid w:val="00077393"/>
    <w:rsid w:val="00081D2F"/>
    <w:rsid w:val="0008554E"/>
    <w:rsid w:val="00085BE1"/>
    <w:rsid w:val="00087B9B"/>
    <w:rsid w:val="00093717"/>
    <w:rsid w:val="000947BA"/>
    <w:rsid w:val="00094C08"/>
    <w:rsid w:val="000A29B9"/>
    <w:rsid w:val="000A33B8"/>
    <w:rsid w:val="000A553B"/>
    <w:rsid w:val="000B1784"/>
    <w:rsid w:val="000B22D5"/>
    <w:rsid w:val="000B2EE2"/>
    <w:rsid w:val="000D1DA0"/>
    <w:rsid w:val="000D32D0"/>
    <w:rsid w:val="000D48F9"/>
    <w:rsid w:val="000D5BBC"/>
    <w:rsid w:val="000D6174"/>
    <w:rsid w:val="000E1E84"/>
    <w:rsid w:val="000E40A5"/>
    <w:rsid w:val="000E4C2A"/>
    <w:rsid w:val="000F43A0"/>
    <w:rsid w:val="000F491B"/>
    <w:rsid w:val="000F568B"/>
    <w:rsid w:val="00102ADC"/>
    <w:rsid w:val="00103B25"/>
    <w:rsid w:val="00107A51"/>
    <w:rsid w:val="001169BD"/>
    <w:rsid w:val="00117A17"/>
    <w:rsid w:val="00123696"/>
    <w:rsid w:val="001255D0"/>
    <w:rsid w:val="00131370"/>
    <w:rsid w:val="0013550D"/>
    <w:rsid w:val="00135988"/>
    <w:rsid w:val="001373DC"/>
    <w:rsid w:val="00142AE7"/>
    <w:rsid w:val="00144608"/>
    <w:rsid w:val="00144679"/>
    <w:rsid w:val="00153E62"/>
    <w:rsid w:val="0015524C"/>
    <w:rsid w:val="00155CCD"/>
    <w:rsid w:val="00160A77"/>
    <w:rsid w:val="001642ED"/>
    <w:rsid w:val="00164D43"/>
    <w:rsid w:val="00165936"/>
    <w:rsid w:val="0016602D"/>
    <w:rsid w:val="00172098"/>
    <w:rsid w:val="001729F6"/>
    <w:rsid w:val="00173600"/>
    <w:rsid w:val="00174192"/>
    <w:rsid w:val="001770A4"/>
    <w:rsid w:val="0018358C"/>
    <w:rsid w:val="00184ABB"/>
    <w:rsid w:val="001920F8"/>
    <w:rsid w:val="00192C31"/>
    <w:rsid w:val="0019436B"/>
    <w:rsid w:val="00197616"/>
    <w:rsid w:val="001A432F"/>
    <w:rsid w:val="001B2443"/>
    <w:rsid w:val="001B4335"/>
    <w:rsid w:val="001B7378"/>
    <w:rsid w:val="001B7A29"/>
    <w:rsid w:val="001C1E0B"/>
    <w:rsid w:val="001C252C"/>
    <w:rsid w:val="001C3420"/>
    <w:rsid w:val="001C516F"/>
    <w:rsid w:val="001C5792"/>
    <w:rsid w:val="001C5906"/>
    <w:rsid w:val="001C6280"/>
    <w:rsid w:val="001D1D75"/>
    <w:rsid w:val="001D3E0F"/>
    <w:rsid w:val="001D65B6"/>
    <w:rsid w:val="001E6410"/>
    <w:rsid w:val="001E71C3"/>
    <w:rsid w:val="001F41B2"/>
    <w:rsid w:val="001F42A3"/>
    <w:rsid w:val="001F42B6"/>
    <w:rsid w:val="001F63BB"/>
    <w:rsid w:val="001F70EB"/>
    <w:rsid w:val="00200771"/>
    <w:rsid w:val="00201323"/>
    <w:rsid w:val="00202AEA"/>
    <w:rsid w:val="00203772"/>
    <w:rsid w:val="00204823"/>
    <w:rsid w:val="00204E5A"/>
    <w:rsid w:val="00206561"/>
    <w:rsid w:val="00210212"/>
    <w:rsid w:val="002121BC"/>
    <w:rsid w:val="00212937"/>
    <w:rsid w:val="00213039"/>
    <w:rsid w:val="00220D70"/>
    <w:rsid w:val="00224642"/>
    <w:rsid w:val="00230265"/>
    <w:rsid w:val="0023043B"/>
    <w:rsid w:val="0023245B"/>
    <w:rsid w:val="00235D3B"/>
    <w:rsid w:val="00241D10"/>
    <w:rsid w:val="002432F0"/>
    <w:rsid w:val="00247214"/>
    <w:rsid w:val="002556CB"/>
    <w:rsid w:val="00255B59"/>
    <w:rsid w:val="00256496"/>
    <w:rsid w:val="0026029F"/>
    <w:rsid w:val="00267BD8"/>
    <w:rsid w:val="00271617"/>
    <w:rsid w:val="0027162E"/>
    <w:rsid w:val="00272513"/>
    <w:rsid w:val="002729E5"/>
    <w:rsid w:val="0027451A"/>
    <w:rsid w:val="00275E81"/>
    <w:rsid w:val="00276407"/>
    <w:rsid w:val="00280E6D"/>
    <w:rsid w:val="00282E7C"/>
    <w:rsid w:val="00290308"/>
    <w:rsid w:val="00290D07"/>
    <w:rsid w:val="002947FD"/>
    <w:rsid w:val="00296A1A"/>
    <w:rsid w:val="00296C9A"/>
    <w:rsid w:val="002A0B96"/>
    <w:rsid w:val="002A360C"/>
    <w:rsid w:val="002A6CE0"/>
    <w:rsid w:val="002A77A3"/>
    <w:rsid w:val="002B06DC"/>
    <w:rsid w:val="002B1461"/>
    <w:rsid w:val="002B1B20"/>
    <w:rsid w:val="002B26AA"/>
    <w:rsid w:val="002B307E"/>
    <w:rsid w:val="002B463D"/>
    <w:rsid w:val="002C001B"/>
    <w:rsid w:val="002C19E1"/>
    <w:rsid w:val="002C2DE9"/>
    <w:rsid w:val="002C3D32"/>
    <w:rsid w:val="002C5F14"/>
    <w:rsid w:val="002D29B2"/>
    <w:rsid w:val="002D3BA0"/>
    <w:rsid w:val="002D60FA"/>
    <w:rsid w:val="002E3216"/>
    <w:rsid w:val="002E48CC"/>
    <w:rsid w:val="002E594A"/>
    <w:rsid w:val="002F4A40"/>
    <w:rsid w:val="00300929"/>
    <w:rsid w:val="00303AB3"/>
    <w:rsid w:val="003078BB"/>
    <w:rsid w:val="003113AC"/>
    <w:rsid w:val="003128F5"/>
    <w:rsid w:val="00312AB3"/>
    <w:rsid w:val="00312C14"/>
    <w:rsid w:val="00313F5C"/>
    <w:rsid w:val="00315353"/>
    <w:rsid w:val="00315766"/>
    <w:rsid w:val="0032266E"/>
    <w:rsid w:val="00323B62"/>
    <w:rsid w:val="00323B84"/>
    <w:rsid w:val="00336181"/>
    <w:rsid w:val="00345084"/>
    <w:rsid w:val="00353849"/>
    <w:rsid w:val="0035550B"/>
    <w:rsid w:val="00360702"/>
    <w:rsid w:val="003613EA"/>
    <w:rsid w:val="0036663D"/>
    <w:rsid w:val="0037047E"/>
    <w:rsid w:val="00371AB9"/>
    <w:rsid w:val="00375A75"/>
    <w:rsid w:val="003819BE"/>
    <w:rsid w:val="0038329D"/>
    <w:rsid w:val="00383926"/>
    <w:rsid w:val="00384047"/>
    <w:rsid w:val="00386456"/>
    <w:rsid w:val="003942C1"/>
    <w:rsid w:val="003A1AF5"/>
    <w:rsid w:val="003A40FC"/>
    <w:rsid w:val="003A7C62"/>
    <w:rsid w:val="003B1C05"/>
    <w:rsid w:val="003B4171"/>
    <w:rsid w:val="003B4FDF"/>
    <w:rsid w:val="003C6103"/>
    <w:rsid w:val="003C6328"/>
    <w:rsid w:val="003D2C1C"/>
    <w:rsid w:val="003D2F14"/>
    <w:rsid w:val="003D43EE"/>
    <w:rsid w:val="003E197E"/>
    <w:rsid w:val="003F0C81"/>
    <w:rsid w:val="003F3406"/>
    <w:rsid w:val="003F490D"/>
    <w:rsid w:val="003F6DB4"/>
    <w:rsid w:val="0040241D"/>
    <w:rsid w:val="00412633"/>
    <w:rsid w:val="00413BB0"/>
    <w:rsid w:val="00413C3F"/>
    <w:rsid w:val="00415690"/>
    <w:rsid w:val="00416415"/>
    <w:rsid w:val="0042223E"/>
    <w:rsid w:val="0042409C"/>
    <w:rsid w:val="004305A4"/>
    <w:rsid w:val="004378DD"/>
    <w:rsid w:val="00441087"/>
    <w:rsid w:val="004415EF"/>
    <w:rsid w:val="0044589F"/>
    <w:rsid w:val="0044595A"/>
    <w:rsid w:val="00450CBB"/>
    <w:rsid w:val="00452CCF"/>
    <w:rsid w:val="00453F49"/>
    <w:rsid w:val="00455DE3"/>
    <w:rsid w:val="00463A45"/>
    <w:rsid w:val="00465145"/>
    <w:rsid w:val="00465AA1"/>
    <w:rsid w:val="00470723"/>
    <w:rsid w:val="00473A5A"/>
    <w:rsid w:val="00476384"/>
    <w:rsid w:val="004764FE"/>
    <w:rsid w:val="00476D8A"/>
    <w:rsid w:val="00480380"/>
    <w:rsid w:val="0048244C"/>
    <w:rsid w:val="00485DF3"/>
    <w:rsid w:val="004872C4"/>
    <w:rsid w:val="00491E20"/>
    <w:rsid w:val="004932FC"/>
    <w:rsid w:val="00495A4B"/>
    <w:rsid w:val="0049653C"/>
    <w:rsid w:val="00496573"/>
    <w:rsid w:val="004A1646"/>
    <w:rsid w:val="004A199C"/>
    <w:rsid w:val="004A4A55"/>
    <w:rsid w:val="004B03B9"/>
    <w:rsid w:val="004B20E3"/>
    <w:rsid w:val="004B245F"/>
    <w:rsid w:val="004B3A63"/>
    <w:rsid w:val="004B463A"/>
    <w:rsid w:val="004B532A"/>
    <w:rsid w:val="004B7BD1"/>
    <w:rsid w:val="004B7D5D"/>
    <w:rsid w:val="004C2EAB"/>
    <w:rsid w:val="004C30E0"/>
    <w:rsid w:val="004C352C"/>
    <w:rsid w:val="004C76E9"/>
    <w:rsid w:val="004D0E1D"/>
    <w:rsid w:val="004D4E71"/>
    <w:rsid w:val="004D50CB"/>
    <w:rsid w:val="004D51DF"/>
    <w:rsid w:val="004D5FBC"/>
    <w:rsid w:val="004E5894"/>
    <w:rsid w:val="004E58C2"/>
    <w:rsid w:val="004E7311"/>
    <w:rsid w:val="004F1199"/>
    <w:rsid w:val="004F2102"/>
    <w:rsid w:val="004F7372"/>
    <w:rsid w:val="005019AF"/>
    <w:rsid w:val="0050234C"/>
    <w:rsid w:val="00504A39"/>
    <w:rsid w:val="005056DD"/>
    <w:rsid w:val="0050652B"/>
    <w:rsid w:val="00510E95"/>
    <w:rsid w:val="005123F1"/>
    <w:rsid w:val="00512932"/>
    <w:rsid w:val="00513B4C"/>
    <w:rsid w:val="00514F99"/>
    <w:rsid w:val="00516DE2"/>
    <w:rsid w:val="005202C6"/>
    <w:rsid w:val="0052119A"/>
    <w:rsid w:val="00524E48"/>
    <w:rsid w:val="00524E4C"/>
    <w:rsid w:val="005251A0"/>
    <w:rsid w:val="00527D53"/>
    <w:rsid w:val="00530363"/>
    <w:rsid w:val="00531C97"/>
    <w:rsid w:val="00533BF0"/>
    <w:rsid w:val="00536C57"/>
    <w:rsid w:val="0054081E"/>
    <w:rsid w:val="005430B8"/>
    <w:rsid w:val="00546288"/>
    <w:rsid w:val="0055116E"/>
    <w:rsid w:val="00551171"/>
    <w:rsid w:val="0055368A"/>
    <w:rsid w:val="0055566F"/>
    <w:rsid w:val="00561D22"/>
    <w:rsid w:val="00562017"/>
    <w:rsid w:val="00563C2D"/>
    <w:rsid w:val="0057151E"/>
    <w:rsid w:val="00575291"/>
    <w:rsid w:val="005752C5"/>
    <w:rsid w:val="00580B55"/>
    <w:rsid w:val="00580FB5"/>
    <w:rsid w:val="00583B61"/>
    <w:rsid w:val="00583EFF"/>
    <w:rsid w:val="00584991"/>
    <w:rsid w:val="005876D0"/>
    <w:rsid w:val="00590525"/>
    <w:rsid w:val="005908C1"/>
    <w:rsid w:val="00590FBF"/>
    <w:rsid w:val="00593E3A"/>
    <w:rsid w:val="005A2E47"/>
    <w:rsid w:val="005A598F"/>
    <w:rsid w:val="005A7BA7"/>
    <w:rsid w:val="005A7FA3"/>
    <w:rsid w:val="005B2494"/>
    <w:rsid w:val="005B2BA7"/>
    <w:rsid w:val="005B3281"/>
    <w:rsid w:val="005B47C3"/>
    <w:rsid w:val="005C0388"/>
    <w:rsid w:val="005C677F"/>
    <w:rsid w:val="005D4BCD"/>
    <w:rsid w:val="005D4BFB"/>
    <w:rsid w:val="005D5095"/>
    <w:rsid w:val="005D78AB"/>
    <w:rsid w:val="005E512D"/>
    <w:rsid w:val="005F189B"/>
    <w:rsid w:val="005F381D"/>
    <w:rsid w:val="005F3C44"/>
    <w:rsid w:val="005F5F24"/>
    <w:rsid w:val="005F6579"/>
    <w:rsid w:val="00601DAF"/>
    <w:rsid w:val="00605004"/>
    <w:rsid w:val="006136F4"/>
    <w:rsid w:val="006241BE"/>
    <w:rsid w:val="0062468A"/>
    <w:rsid w:val="00627402"/>
    <w:rsid w:val="006276F7"/>
    <w:rsid w:val="00627888"/>
    <w:rsid w:val="00631B70"/>
    <w:rsid w:val="0063245A"/>
    <w:rsid w:val="00632EAA"/>
    <w:rsid w:val="00633B90"/>
    <w:rsid w:val="0063407E"/>
    <w:rsid w:val="00636212"/>
    <w:rsid w:val="0063730D"/>
    <w:rsid w:val="006421DC"/>
    <w:rsid w:val="00670A6B"/>
    <w:rsid w:val="00670E50"/>
    <w:rsid w:val="00671C5A"/>
    <w:rsid w:val="006726E9"/>
    <w:rsid w:val="0067514B"/>
    <w:rsid w:val="006760CF"/>
    <w:rsid w:val="00677604"/>
    <w:rsid w:val="006809FA"/>
    <w:rsid w:val="00680C82"/>
    <w:rsid w:val="006824AB"/>
    <w:rsid w:val="006857A8"/>
    <w:rsid w:val="006927D2"/>
    <w:rsid w:val="006A0620"/>
    <w:rsid w:val="006A5F24"/>
    <w:rsid w:val="006A734D"/>
    <w:rsid w:val="006A7B74"/>
    <w:rsid w:val="006B0B39"/>
    <w:rsid w:val="006B10A6"/>
    <w:rsid w:val="006B138F"/>
    <w:rsid w:val="006B2CE3"/>
    <w:rsid w:val="006B41F1"/>
    <w:rsid w:val="006B5032"/>
    <w:rsid w:val="006B5C93"/>
    <w:rsid w:val="006C66EA"/>
    <w:rsid w:val="006C6F5E"/>
    <w:rsid w:val="006D233C"/>
    <w:rsid w:val="006D2F91"/>
    <w:rsid w:val="006D68DD"/>
    <w:rsid w:val="006D77B6"/>
    <w:rsid w:val="006D7C9B"/>
    <w:rsid w:val="006E2477"/>
    <w:rsid w:val="006E4CA2"/>
    <w:rsid w:val="006F2EE6"/>
    <w:rsid w:val="006F3179"/>
    <w:rsid w:val="00700D6A"/>
    <w:rsid w:val="00701E32"/>
    <w:rsid w:val="00703A4E"/>
    <w:rsid w:val="0070474B"/>
    <w:rsid w:val="007123F5"/>
    <w:rsid w:val="00712701"/>
    <w:rsid w:val="007127E8"/>
    <w:rsid w:val="00712F25"/>
    <w:rsid w:val="00713E07"/>
    <w:rsid w:val="00714DFB"/>
    <w:rsid w:val="00717001"/>
    <w:rsid w:val="00720DF5"/>
    <w:rsid w:val="0072495B"/>
    <w:rsid w:val="0073096E"/>
    <w:rsid w:val="007337B5"/>
    <w:rsid w:val="00740E55"/>
    <w:rsid w:val="007426F8"/>
    <w:rsid w:val="007440E0"/>
    <w:rsid w:val="007522BA"/>
    <w:rsid w:val="00760294"/>
    <w:rsid w:val="0076179D"/>
    <w:rsid w:val="00765E72"/>
    <w:rsid w:val="007710AA"/>
    <w:rsid w:val="0077382A"/>
    <w:rsid w:val="00781BEC"/>
    <w:rsid w:val="00782A3D"/>
    <w:rsid w:val="007A139B"/>
    <w:rsid w:val="007A49A1"/>
    <w:rsid w:val="007B523E"/>
    <w:rsid w:val="007B548C"/>
    <w:rsid w:val="007C54EA"/>
    <w:rsid w:val="007D5BFE"/>
    <w:rsid w:val="007E003B"/>
    <w:rsid w:val="007E0F29"/>
    <w:rsid w:val="007E0F78"/>
    <w:rsid w:val="007E5587"/>
    <w:rsid w:val="007E5BAF"/>
    <w:rsid w:val="007E7DCD"/>
    <w:rsid w:val="007F0EFF"/>
    <w:rsid w:val="007F17C4"/>
    <w:rsid w:val="007F7F87"/>
    <w:rsid w:val="00801214"/>
    <w:rsid w:val="008023DB"/>
    <w:rsid w:val="00803D60"/>
    <w:rsid w:val="008050CC"/>
    <w:rsid w:val="00806018"/>
    <w:rsid w:val="00806529"/>
    <w:rsid w:val="0080652F"/>
    <w:rsid w:val="00811988"/>
    <w:rsid w:val="008169A8"/>
    <w:rsid w:val="00822890"/>
    <w:rsid w:val="00823006"/>
    <w:rsid w:val="00823AEA"/>
    <w:rsid w:val="0082544B"/>
    <w:rsid w:val="00832411"/>
    <w:rsid w:val="00834500"/>
    <w:rsid w:val="00834B52"/>
    <w:rsid w:val="00841E25"/>
    <w:rsid w:val="00843C15"/>
    <w:rsid w:val="00852053"/>
    <w:rsid w:val="00852881"/>
    <w:rsid w:val="00852F1F"/>
    <w:rsid w:val="008616FD"/>
    <w:rsid w:val="008637AA"/>
    <w:rsid w:val="008673C2"/>
    <w:rsid w:val="0086740E"/>
    <w:rsid w:val="008723AF"/>
    <w:rsid w:val="00876CF6"/>
    <w:rsid w:val="008779C8"/>
    <w:rsid w:val="0088125B"/>
    <w:rsid w:val="0088175F"/>
    <w:rsid w:val="00882D27"/>
    <w:rsid w:val="00882E12"/>
    <w:rsid w:val="00885080"/>
    <w:rsid w:val="008916C0"/>
    <w:rsid w:val="00893E97"/>
    <w:rsid w:val="00895494"/>
    <w:rsid w:val="008A0D7C"/>
    <w:rsid w:val="008A283D"/>
    <w:rsid w:val="008A2E8B"/>
    <w:rsid w:val="008A3510"/>
    <w:rsid w:val="008B1A1A"/>
    <w:rsid w:val="008B7BC1"/>
    <w:rsid w:val="008C2032"/>
    <w:rsid w:val="008C22FA"/>
    <w:rsid w:val="008D035B"/>
    <w:rsid w:val="008D3501"/>
    <w:rsid w:val="008F05CE"/>
    <w:rsid w:val="008F2CBC"/>
    <w:rsid w:val="008F610C"/>
    <w:rsid w:val="008F67C4"/>
    <w:rsid w:val="009005C1"/>
    <w:rsid w:val="00900EF4"/>
    <w:rsid w:val="00905C0E"/>
    <w:rsid w:val="0090784B"/>
    <w:rsid w:val="00911EF9"/>
    <w:rsid w:val="009126AD"/>
    <w:rsid w:val="009209BE"/>
    <w:rsid w:val="009236F8"/>
    <w:rsid w:val="00924F87"/>
    <w:rsid w:val="009261E0"/>
    <w:rsid w:val="00931745"/>
    <w:rsid w:val="0093190B"/>
    <w:rsid w:val="00931AF9"/>
    <w:rsid w:val="009336FE"/>
    <w:rsid w:val="00933862"/>
    <w:rsid w:val="00935DC9"/>
    <w:rsid w:val="00935F4A"/>
    <w:rsid w:val="00943B66"/>
    <w:rsid w:val="00943E7D"/>
    <w:rsid w:val="00950D8D"/>
    <w:rsid w:val="00956C7F"/>
    <w:rsid w:val="0096304A"/>
    <w:rsid w:val="00963ABF"/>
    <w:rsid w:val="00970E2C"/>
    <w:rsid w:val="00971742"/>
    <w:rsid w:val="00973B80"/>
    <w:rsid w:val="009823D3"/>
    <w:rsid w:val="00983192"/>
    <w:rsid w:val="00984556"/>
    <w:rsid w:val="00991886"/>
    <w:rsid w:val="00993876"/>
    <w:rsid w:val="00994C7E"/>
    <w:rsid w:val="009A1AFE"/>
    <w:rsid w:val="009A4B47"/>
    <w:rsid w:val="009B1CB1"/>
    <w:rsid w:val="009B2E95"/>
    <w:rsid w:val="009B3835"/>
    <w:rsid w:val="009B3F78"/>
    <w:rsid w:val="009B6CFC"/>
    <w:rsid w:val="009B6DE1"/>
    <w:rsid w:val="009B6F13"/>
    <w:rsid w:val="009C1922"/>
    <w:rsid w:val="009C196C"/>
    <w:rsid w:val="009C336E"/>
    <w:rsid w:val="009C5946"/>
    <w:rsid w:val="009D124F"/>
    <w:rsid w:val="009D1616"/>
    <w:rsid w:val="009D1789"/>
    <w:rsid w:val="009D2BE2"/>
    <w:rsid w:val="009D452F"/>
    <w:rsid w:val="009D63CC"/>
    <w:rsid w:val="009E0D0C"/>
    <w:rsid w:val="009E2764"/>
    <w:rsid w:val="009E32D2"/>
    <w:rsid w:val="009E5BE5"/>
    <w:rsid w:val="009F0779"/>
    <w:rsid w:val="009F1BC0"/>
    <w:rsid w:val="009F2E55"/>
    <w:rsid w:val="009F680B"/>
    <w:rsid w:val="009F7C58"/>
    <w:rsid w:val="00A01886"/>
    <w:rsid w:val="00A02378"/>
    <w:rsid w:val="00A0299D"/>
    <w:rsid w:val="00A104EE"/>
    <w:rsid w:val="00A11FAD"/>
    <w:rsid w:val="00A17342"/>
    <w:rsid w:val="00A210C4"/>
    <w:rsid w:val="00A250AB"/>
    <w:rsid w:val="00A260EB"/>
    <w:rsid w:val="00A260FC"/>
    <w:rsid w:val="00A26700"/>
    <w:rsid w:val="00A26BE4"/>
    <w:rsid w:val="00A304A1"/>
    <w:rsid w:val="00A328E6"/>
    <w:rsid w:val="00A33016"/>
    <w:rsid w:val="00A370EC"/>
    <w:rsid w:val="00A416F5"/>
    <w:rsid w:val="00A422DE"/>
    <w:rsid w:val="00A44FB7"/>
    <w:rsid w:val="00A4534C"/>
    <w:rsid w:val="00A457D7"/>
    <w:rsid w:val="00A46AE9"/>
    <w:rsid w:val="00A507EE"/>
    <w:rsid w:val="00A52FB4"/>
    <w:rsid w:val="00A6093E"/>
    <w:rsid w:val="00A619EB"/>
    <w:rsid w:val="00A63041"/>
    <w:rsid w:val="00A651A3"/>
    <w:rsid w:val="00A80507"/>
    <w:rsid w:val="00A864E5"/>
    <w:rsid w:val="00A8711E"/>
    <w:rsid w:val="00A87210"/>
    <w:rsid w:val="00A91174"/>
    <w:rsid w:val="00A93FD3"/>
    <w:rsid w:val="00A9556A"/>
    <w:rsid w:val="00A96DA1"/>
    <w:rsid w:val="00A971B3"/>
    <w:rsid w:val="00A9748F"/>
    <w:rsid w:val="00AA25CE"/>
    <w:rsid w:val="00AA3094"/>
    <w:rsid w:val="00AB327C"/>
    <w:rsid w:val="00AB4CBE"/>
    <w:rsid w:val="00AB5E2E"/>
    <w:rsid w:val="00AB744E"/>
    <w:rsid w:val="00AC0660"/>
    <w:rsid w:val="00AC3188"/>
    <w:rsid w:val="00AC36B8"/>
    <w:rsid w:val="00AC40FF"/>
    <w:rsid w:val="00AD1943"/>
    <w:rsid w:val="00AD4633"/>
    <w:rsid w:val="00AE0CE4"/>
    <w:rsid w:val="00AE2C2C"/>
    <w:rsid w:val="00AE4733"/>
    <w:rsid w:val="00AE5699"/>
    <w:rsid w:val="00AE7F58"/>
    <w:rsid w:val="00AE7F6E"/>
    <w:rsid w:val="00AF65EE"/>
    <w:rsid w:val="00AF77A0"/>
    <w:rsid w:val="00B068B9"/>
    <w:rsid w:val="00B07D89"/>
    <w:rsid w:val="00B10D3E"/>
    <w:rsid w:val="00B112B3"/>
    <w:rsid w:val="00B1174F"/>
    <w:rsid w:val="00B1577D"/>
    <w:rsid w:val="00B15A0F"/>
    <w:rsid w:val="00B30FA7"/>
    <w:rsid w:val="00B3352B"/>
    <w:rsid w:val="00B33B59"/>
    <w:rsid w:val="00B414E6"/>
    <w:rsid w:val="00B43289"/>
    <w:rsid w:val="00B446DF"/>
    <w:rsid w:val="00B4642B"/>
    <w:rsid w:val="00B4709D"/>
    <w:rsid w:val="00B47513"/>
    <w:rsid w:val="00B52586"/>
    <w:rsid w:val="00B5309A"/>
    <w:rsid w:val="00B5313A"/>
    <w:rsid w:val="00B55222"/>
    <w:rsid w:val="00B67172"/>
    <w:rsid w:val="00B67CE7"/>
    <w:rsid w:val="00B72964"/>
    <w:rsid w:val="00B73E88"/>
    <w:rsid w:val="00B74FD2"/>
    <w:rsid w:val="00B807E9"/>
    <w:rsid w:val="00B86522"/>
    <w:rsid w:val="00B90C91"/>
    <w:rsid w:val="00B9597B"/>
    <w:rsid w:val="00BA136B"/>
    <w:rsid w:val="00BB2DC6"/>
    <w:rsid w:val="00BC146A"/>
    <w:rsid w:val="00BC3543"/>
    <w:rsid w:val="00BC368E"/>
    <w:rsid w:val="00BC5291"/>
    <w:rsid w:val="00BD0249"/>
    <w:rsid w:val="00BD27AA"/>
    <w:rsid w:val="00BD3BA6"/>
    <w:rsid w:val="00BD464B"/>
    <w:rsid w:val="00BD6495"/>
    <w:rsid w:val="00BD75E0"/>
    <w:rsid w:val="00BE3C3E"/>
    <w:rsid w:val="00BE5FD8"/>
    <w:rsid w:val="00BF1FF6"/>
    <w:rsid w:val="00BF202F"/>
    <w:rsid w:val="00BF2981"/>
    <w:rsid w:val="00BF2B92"/>
    <w:rsid w:val="00C06BE5"/>
    <w:rsid w:val="00C0761C"/>
    <w:rsid w:val="00C10731"/>
    <w:rsid w:val="00C11074"/>
    <w:rsid w:val="00C1189A"/>
    <w:rsid w:val="00C1688E"/>
    <w:rsid w:val="00C2446A"/>
    <w:rsid w:val="00C24E42"/>
    <w:rsid w:val="00C26D0D"/>
    <w:rsid w:val="00C27616"/>
    <w:rsid w:val="00C31695"/>
    <w:rsid w:val="00C32CD3"/>
    <w:rsid w:val="00C34730"/>
    <w:rsid w:val="00C34965"/>
    <w:rsid w:val="00C3627F"/>
    <w:rsid w:val="00C377EF"/>
    <w:rsid w:val="00C40048"/>
    <w:rsid w:val="00C4310C"/>
    <w:rsid w:val="00C44FB7"/>
    <w:rsid w:val="00C451D6"/>
    <w:rsid w:val="00C46519"/>
    <w:rsid w:val="00C46CF0"/>
    <w:rsid w:val="00C518AE"/>
    <w:rsid w:val="00C526DE"/>
    <w:rsid w:val="00C53FD2"/>
    <w:rsid w:val="00C567FD"/>
    <w:rsid w:val="00C6225B"/>
    <w:rsid w:val="00C62CC9"/>
    <w:rsid w:val="00C63102"/>
    <w:rsid w:val="00C633DD"/>
    <w:rsid w:val="00C639D8"/>
    <w:rsid w:val="00C661C5"/>
    <w:rsid w:val="00C76B9D"/>
    <w:rsid w:val="00C77396"/>
    <w:rsid w:val="00C8021F"/>
    <w:rsid w:val="00C824AA"/>
    <w:rsid w:val="00C87378"/>
    <w:rsid w:val="00C90624"/>
    <w:rsid w:val="00C936FF"/>
    <w:rsid w:val="00C949C1"/>
    <w:rsid w:val="00CA0E24"/>
    <w:rsid w:val="00CA1EDC"/>
    <w:rsid w:val="00CA5E07"/>
    <w:rsid w:val="00CA740C"/>
    <w:rsid w:val="00CB1726"/>
    <w:rsid w:val="00CB2B71"/>
    <w:rsid w:val="00CB4297"/>
    <w:rsid w:val="00CC716D"/>
    <w:rsid w:val="00CD3B6F"/>
    <w:rsid w:val="00CD49DC"/>
    <w:rsid w:val="00CD5E70"/>
    <w:rsid w:val="00CE2E4C"/>
    <w:rsid w:val="00CE4D10"/>
    <w:rsid w:val="00CF1440"/>
    <w:rsid w:val="00D06CDF"/>
    <w:rsid w:val="00D1265C"/>
    <w:rsid w:val="00D27457"/>
    <w:rsid w:val="00D27660"/>
    <w:rsid w:val="00D31D1D"/>
    <w:rsid w:val="00D34CB7"/>
    <w:rsid w:val="00D36C6B"/>
    <w:rsid w:val="00D420FB"/>
    <w:rsid w:val="00D428A3"/>
    <w:rsid w:val="00D43694"/>
    <w:rsid w:val="00D4455D"/>
    <w:rsid w:val="00D518E4"/>
    <w:rsid w:val="00D54258"/>
    <w:rsid w:val="00D57E08"/>
    <w:rsid w:val="00D6094D"/>
    <w:rsid w:val="00D61D22"/>
    <w:rsid w:val="00D634BF"/>
    <w:rsid w:val="00D6641B"/>
    <w:rsid w:val="00D8491F"/>
    <w:rsid w:val="00D8668F"/>
    <w:rsid w:val="00D86A34"/>
    <w:rsid w:val="00D908ED"/>
    <w:rsid w:val="00D91702"/>
    <w:rsid w:val="00D92E18"/>
    <w:rsid w:val="00DA4558"/>
    <w:rsid w:val="00DA5AAA"/>
    <w:rsid w:val="00DA5FAE"/>
    <w:rsid w:val="00DB2857"/>
    <w:rsid w:val="00DB28F1"/>
    <w:rsid w:val="00DB2E92"/>
    <w:rsid w:val="00DB4328"/>
    <w:rsid w:val="00DB7792"/>
    <w:rsid w:val="00DB798F"/>
    <w:rsid w:val="00DC1E2C"/>
    <w:rsid w:val="00DD257B"/>
    <w:rsid w:val="00DD6733"/>
    <w:rsid w:val="00DE568D"/>
    <w:rsid w:val="00DE66BC"/>
    <w:rsid w:val="00DE6A0A"/>
    <w:rsid w:val="00DF2BFB"/>
    <w:rsid w:val="00DF4A30"/>
    <w:rsid w:val="00DF5986"/>
    <w:rsid w:val="00E01261"/>
    <w:rsid w:val="00E02CD1"/>
    <w:rsid w:val="00E03F59"/>
    <w:rsid w:val="00E128BA"/>
    <w:rsid w:val="00E23DA7"/>
    <w:rsid w:val="00E24823"/>
    <w:rsid w:val="00E279CA"/>
    <w:rsid w:val="00E30FE0"/>
    <w:rsid w:val="00E322A4"/>
    <w:rsid w:val="00E3633A"/>
    <w:rsid w:val="00E37169"/>
    <w:rsid w:val="00E4254C"/>
    <w:rsid w:val="00E42801"/>
    <w:rsid w:val="00E42998"/>
    <w:rsid w:val="00E46C67"/>
    <w:rsid w:val="00E47C09"/>
    <w:rsid w:val="00E503FB"/>
    <w:rsid w:val="00E51439"/>
    <w:rsid w:val="00E54C03"/>
    <w:rsid w:val="00E56DA6"/>
    <w:rsid w:val="00E57B63"/>
    <w:rsid w:val="00E6447A"/>
    <w:rsid w:val="00E740A4"/>
    <w:rsid w:val="00E76C9E"/>
    <w:rsid w:val="00E836F5"/>
    <w:rsid w:val="00E9130B"/>
    <w:rsid w:val="00E95B04"/>
    <w:rsid w:val="00E9676F"/>
    <w:rsid w:val="00EB2D34"/>
    <w:rsid w:val="00EB3D64"/>
    <w:rsid w:val="00EC09AB"/>
    <w:rsid w:val="00EC2634"/>
    <w:rsid w:val="00EC2977"/>
    <w:rsid w:val="00EC4A03"/>
    <w:rsid w:val="00EC55C0"/>
    <w:rsid w:val="00EC71C9"/>
    <w:rsid w:val="00ED79BF"/>
    <w:rsid w:val="00EE3EA7"/>
    <w:rsid w:val="00EE5665"/>
    <w:rsid w:val="00EF155C"/>
    <w:rsid w:val="00EF3446"/>
    <w:rsid w:val="00EF6540"/>
    <w:rsid w:val="00EF67EC"/>
    <w:rsid w:val="00F02342"/>
    <w:rsid w:val="00F03261"/>
    <w:rsid w:val="00F04A82"/>
    <w:rsid w:val="00F04F08"/>
    <w:rsid w:val="00F110E7"/>
    <w:rsid w:val="00F16252"/>
    <w:rsid w:val="00F21232"/>
    <w:rsid w:val="00F33602"/>
    <w:rsid w:val="00F34C8F"/>
    <w:rsid w:val="00F36E11"/>
    <w:rsid w:val="00F41989"/>
    <w:rsid w:val="00F44DBC"/>
    <w:rsid w:val="00F44F47"/>
    <w:rsid w:val="00F476DC"/>
    <w:rsid w:val="00F47D9A"/>
    <w:rsid w:val="00F47EDE"/>
    <w:rsid w:val="00F54F8F"/>
    <w:rsid w:val="00F5512E"/>
    <w:rsid w:val="00F6071B"/>
    <w:rsid w:val="00F6558B"/>
    <w:rsid w:val="00F66C5C"/>
    <w:rsid w:val="00F66E0A"/>
    <w:rsid w:val="00F670CC"/>
    <w:rsid w:val="00F679DA"/>
    <w:rsid w:val="00F70081"/>
    <w:rsid w:val="00F7557C"/>
    <w:rsid w:val="00F76049"/>
    <w:rsid w:val="00F84143"/>
    <w:rsid w:val="00F85196"/>
    <w:rsid w:val="00F91BCE"/>
    <w:rsid w:val="00F92FAF"/>
    <w:rsid w:val="00F969DC"/>
    <w:rsid w:val="00F97BE9"/>
    <w:rsid w:val="00FA028A"/>
    <w:rsid w:val="00FA1B18"/>
    <w:rsid w:val="00FA5CB0"/>
    <w:rsid w:val="00FA60B6"/>
    <w:rsid w:val="00FA6183"/>
    <w:rsid w:val="00FB2AF1"/>
    <w:rsid w:val="00FB7362"/>
    <w:rsid w:val="00FD1A1D"/>
    <w:rsid w:val="00FD2FF4"/>
    <w:rsid w:val="00FD4DAD"/>
    <w:rsid w:val="00FD6932"/>
    <w:rsid w:val="00FE655C"/>
    <w:rsid w:val="00FE74B8"/>
    <w:rsid w:val="00FF2710"/>
    <w:rsid w:val="00FF4555"/>
    <w:rsid w:val="00FF6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34A17"/>
  <w15:chartTrackingRefBased/>
  <w15:docId w15:val="{6CDB13E7-DA2F-485B-94B1-8CE3C359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905C0E"/>
    <w:pPr>
      <w:spacing w:after="0" w:line="240" w:lineRule="auto"/>
    </w:pPr>
    <w:rPr>
      <w:rFonts w:ascii="Arial" w:eastAsia="Times New Roman" w:hAnsi="Arial" w:cs="Times New Roman"/>
      <w:sz w:val="20"/>
      <w:szCs w:val="24"/>
    </w:rPr>
  </w:style>
  <w:style w:type="paragraph" w:styleId="Heading1">
    <w:name w:val="heading 1"/>
    <w:basedOn w:val="Normal"/>
    <w:link w:val="Heading1Char"/>
    <w:uiPriority w:val="9"/>
    <w:qFormat/>
    <w:rsid w:val="00D634BF"/>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D634BF"/>
    <w:pPr>
      <w:spacing w:before="100" w:beforeAutospacing="1" w:after="100" w:afterAutospacing="1"/>
      <w:outlineLvl w:val="1"/>
    </w:pPr>
    <w:rPr>
      <w:rFonts w:ascii="Times New Roman" w:hAnsi="Times New Roman"/>
      <w:b/>
      <w:bCs/>
      <w:sz w:val="36"/>
      <w:szCs w:val="36"/>
    </w:rPr>
  </w:style>
  <w:style w:type="paragraph" w:styleId="Heading3">
    <w:name w:val="heading 3"/>
    <w:basedOn w:val="Normal"/>
    <w:link w:val="Heading3Char"/>
    <w:uiPriority w:val="9"/>
    <w:qFormat/>
    <w:rsid w:val="00D634BF"/>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P1TextChar">
    <w:name w:val="SOP 1 Text Char"/>
    <w:basedOn w:val="DefaultParagraphFont"/>
    <w:link w:val="SOP1Text"/>
    <w:rsid w:val="00905C0E"/>
    <w:rPr>
      <w:rFonts w:ascii="Arial" w:hAnsi="Arial"/>
    </w:rPr>
  </w:style>
  <w:style w:type="paragraph" w:customStyle="1" w:styleId="SOP1Text">
    <w:name w:val="SOP 1 Text"/>
    <w:basedOn w:val="Normal"/>
    <w:link w:val="SOP1TextChar"/>
    <w:rsid w:val="00905C0E"/>
    <w:pPr>
      <w:ind w:left="432"/>
    </w:pPr>
    <w:rPr>
      <w:rFonts w:eastAsiaTheme="minorHAnsi" w:cstheme="minorBidi"/>
      <w:sz w:val="22"/>
      <w:szCs w:val="22"/>
    </w:rPr>
  </w:style>
  <w:style w:type="paragraph" w:customStyle="1" w:styleId="SOP4Bullet">
    <w:name w:val="SOP 4 Bullet"/>
    <w:basedOn w:val="Normal"/>
    <w:rsid w:val="00905C0E"/>
    <w:pPr>
      <w:numPr>
        <w:numId w:val="2"/>
      </w:numPr>
      <w:spacing w:after="60"/>
    </w:pPr>
    <w:rPr>
      <w:rFonts w:cs="Arial"/>
      <w:szCs w:val="20"/>
    </w:rPr>
  </w:style>
  <w:style w:type="paragraph" w:customStyle="1" w:styleId="ControlNumber">
    <w:name w:val="Control Number"/>
    <w:rsid w:val="00905C0E"/>
    <w:pPr>
      <w:spacing w:after="0" w:line="240" w:lineRule="auto"/>
    </w:pPr>
    <w:rPr>
      <w:rFonts w:ascii="Arial (W1)" w:eastAsia="Times New Roman" w:hAnsi="Arial (W1)" w:cs="Times New Roman"/>
      <w:sz w:val="28"/>
      <w:szCs w:val="24"/>
      <w:lang w:val="ru-RU"/>
    </w:rPr>
  </w:style>
  <w:style w:type="paragraph" w:customStyle="1" w:styleId="SOP1Heading">
    <w:name w:val="SOP 1 Heading"/>
    <w:basedOn w:val="Normal"/>
    <w:next w:val="SOP1Text"/>
    <w:qFormat/>
    <w:rsid w:val="00905C0E"/>
    <w:pPr>
      <w:keepNext/>
      <w:numPr>
        <w:numId w:val="1"/>
      </w:numPr>
      <w:spacing w:before="120" w:after="60"/>
      <w:outlineLvl w:val="0"/>
    </w:pPr>
    <w:rPr>
      <w:rFonts w:cs="Arial"/>
      <w:b/>
      <w:color w:val="B5121B"/>
      <w:kern w:val="32"/>
      <w:szCs w:val="32"/>
    </w:rPr>
  </w:style>
  <w:style w:type="paragraph" w:customStyle="1" w:styleId="SOP2Heading">
    <w:name w:val="SOP 2 Heading"/>
    <w:basedOn w:val="SOP1Heading"/>
    <w:next w:val="SOP2Text"/>
    <w:link w:val="SOP2HeadingChar"/>
    <w:autoRedefine/>
    <w:qFormat/>
    <w:rsid w:val="009D124F"/>
    <w:pPr>
      <w:keepNext w:val="0"/>
      <w:widowControl w:val="0"/>
      <w:numPr>
        <w:ilvl w:val="1"/>
      </w:numPr>
      <w:outlineLvl w:val="1"/>
    </w:pPr>
    <w:rPr>
      <w:szCs w:val="28"/>
    </w:rPr>
  </w:style>
  <w:style w:type="paragraph" w:customStyle="1" w:styleId="SOP2Text">
    <w:name w:val="SOP 2 Text"/>
    <w:basedOn w:val="Normal"/>
    <w:link w:val="SOP2TextChar"/>
    <w:rsid w:val="00905C0E"/>
    <w:pPr>
      <w:ind w:left="864"/>
    </w:pPr>
    <w:rPr>
      <w:szCs w:val="20"/>
    </w:rPr>
  </w:style>
  <w:style w:type="character" w:customStyle="1" w:styleId="SOP2TextChar">
    <w:name w:val="SOP 2 Text Char"/>
    <w:basedOn w:val="DefaultParagraphFont"/>
    <w:link w:val="SOP2Text"/>
    <w:rsid w:val="00905C0E"/>
    <w:rPr>
      <w:rFonts w:ascii="Arial" w:eastAsia="Times New Roman" w:hAnsi="Arial" w:cs="Times New Roman"/>
      <w:sz w:val="20"/>
      <w:szCs w:val="20"/>
    </w:rPr>
  </w:style>
  <w:style w:type="paragraph" w:customStyle="1" w:styleId="SOPTableHeader">
    <w:name w:val="SOP Table Header"/>
    <w:basedOn w:val="Normal"/>
    <w:rsid w:val="00905C0E"/>
    <w:rPr>
      <w:rFonts w:cs="Arial"/>
      <w:b/>
      <w:szCs w:val="18"/>
    </w:rPr>
  </w:style>
  <w:style w:type="paragraph" w:customStyle="1" w:styleId="SOP3Heading">
    <w:name w:val="SOP 3 Heading"/>
    <w:basedOn w:val="Normal"/>
    <w:next w:val="Normal"/>
    <w:rsid w:val="00905C0E"/>
    <w:pPr>
      <w:keepNext/>
      <w:numPr>
        <w:ilvl w:val="2"/>
        <w:numId w:val="1"/>
      </w:numPr>
      <w:spacing w:before="120" w:after="120"/>
      <w:outlineLvl w:val="1"/>
    </w:pPr>
    <w:rPr>
      <w:rFonts w:ascii="Arial Bold" w:hAnsi="Arial Bold" w:cs="Arial"/>
      <w:b/>
      <w:color w:val="B5121B"/>
      <w:szCs w:val="20"/>
    </w:rPr>
  </w:style>
  <w:style w:type="paragraph" w:customStyle="1" w:styleId="SOP2Bullet">
    <w:name w:val="SOP 2 Bullet"/>
    <w:basedOn w:val="SOP4Bullet"/>
    <w:rsid w:val="00905C0E"/>
    <w:pPr>
      <w:spacing w:before="60"/>
      <w:contextualSpacing/>
    </w:pPr>
  </w:style>
  <w:style w:type="paragraph" w:customStyle="1" w:styleId="SOP4Heading">
    <w:name w:val="SOP 4 Heading"/>
    <w:basedOn w:val="SOP3Heading"/>
    <w:next w:val="Normal"/>
    <w:rsid w:val="00905C0E"/>
    <w:pPr>
      <w:numPr>
        <w:ilvl w:val="3"/>
      </w:numPr>
      <w:tabs>
        <w:tab w:val="clear" w:pos="1728"/>
        <w:tab w:val="num" w:pos="2340"/>
      </w:tabs>
      <w:ind w:hanging="198"/>
    </w:pPr>
  </w:style>
  <w:style w:type="paragraph" w:customStyle="1" w:styleId="SOPCoverHeader">
    <w:name w:val="SOP Cover Header"/>
    <w:basedOn w:val="Normal"/>
    <w:rsid w:val="00905C0E"/>
    <w:rPr>
      <w:rFonts w:cs="Arial"/>
      <w:b/>
      <w:bCs/>
      <w:color w:val="B5121B"/>
      <w:kern w:val="32"/>
      <w:sz w:val="32"/>
      <w:szCs w:val="48"/>
    </w:rPr>
  </w:style>
  <w:style w:type="paragraph" w:customStyle="1" w:styleId="SOP2BulletIndent">
    <w:name w:val="SOP 2 Bullet Indent"/>
    <w:basedOn w:val="SOP2Bullet"/>
    <w:qFormat/>
    <w:rsid w:val="00905C0E"/>
    <w:pPr>
      <w:numPr>
        <w:ilvl w:val="1"/>
      </w:numPr>
      <w:tabs>
        <w:tab w:val="clear" w:pos="1944"/>
        <w:tab w:val="num" w:pos="1530"/>
      </w:tabs>
      <w:ind w:left="1530"/>
    </w:pPr>
  </w:style>
  <w:style w:type="paragraph" w:customStyle="1" w:styleId="ChangeHistory">
    <w:name w:val="Change History"/>
    <w:basedOn w:val="Normal"/>
    <w:link w:val="ChangeHistoryChar"/>
    <w:rsid w:val="00905C0E"/>
    <w:pPr>
      <w:keepNext/>
      <w:tabs>
        <w:tab w:val="left" w:pos="2003"/>
      </w:tabs>
      <w:spacing w:before="360" w:after="60"/>
      <w:ind w:left="-400"/>
      <w:outlineLvl w:val="0"/>
    </w:pPr>
    <w:rPr>
      <w:rFonts w:cs="Arial"/>
      <w:b/>
      <w:bCs/>
      <w:color w:val="B5121B"/>
      <w:kern w:val="32"/>
      <w:szCs w:val="32"/>
    </w:rPr>
  </w:style>
  <w:style w:type="paragraph" w:customStyle="1" w:styleId="Approvals">
    <w:name w:val="Approvals"/>
    <w:basedOn w:val="Normal"/>
    <w:rsid w:val="00905C0E"/>
    <w:pPr>
      <w:spacing w:before="120" w:after="60"/>
      <w:ind w:left="-403"/>
    </w:pPr>
    <w:rPr>
      <w:b/>
      <w:color w:val="B5121B"/>
    </w:rPr>
  </w:style>
  <w:style w:type="character" w:customStyle="1" w:styleId="ChangeHistoryChar">
    <w:name w:val="Change History Char"/>
    <w:basedOn w:val="DefaultParagraphFont"/>
    <w:link w:val="ChangeHistory"/>
    <w:rsid w:val="00905C0E"/>
    <w:rPr>
      <w:rFonts w:ascii="Arial" w:eastAsia="Times New Roman" w:hAnsi="Arial" w:cs="Arial"/>
      <w:b/>
      <w:bCs/>
      <w:color w:val="B5121B"/>
      <w:kern w:val="32"/>
      <w:sz w:val="20"/>
      <w:szCs w:val="32"/>
    </w:rPr>
  </w:style>
  <w:style w:type="paragraph" w:customStyle="1" w:styleId="SOP1Numbered">
    <w:name w:val="SOP 1 Numbered"/>
    <w:basedOn w:val="SOP2Heading"/>
    <w:qFormat/>
    <w:rsid w:val="00905C0E"/>
    <w:pPr>
      <w:numPr>
        <w:ilvl w:val="0"/>
        <w:numId w:val="3"/>
      </w:numPr>
      <w:tabs>
        <w:tab w:val="num" w:pos="360"/>
      </w:tabs>
      <w:spacing w:before="0"/>
      <w:ind w:left="432" w:hanging="432"/>
    </w:pPr>
    <w:rPr>
      <w:b w:val="0"/>
      <w:color w:val="auto"/>
    </w:rPr>
  </w:style>
  <w:style w:type="paragraph" w:customStyle="1" w:styleId="SOP2Numbered">
    <w:name w:val="SOP 2 Numbered"/>
    <w:basedOn w:val="SOP2Text"/>
    <w:qFormat/>
    <w:rsid w:val="00905C0E"/>
    <w:pPr>
      <w:numPr>
        <w:numId w:val="5"/>
      </w:numPr>
      <w:tabs>
        <w:tab w:val="num" w:pos="360"/>
      </w:tabs>
      <w:ind w:left="864" w:firstLine="0"/>
    </w:pPr>
  </w:style>
  <w:style w:type="paragraph" w:styleId="Footer">
    <w:name w:val="footer"/>
    <w:basedOn w:val="Normal"/>
    <w:link w:val="FooterChar"/>
    <w:uiPriority w:val="99"/>
    <w:rsid w:val="00905C0E"/>
    <w:pPr>
      <w:tabs>
        <w:tab w:val="center" w:pos="4680"/>
        <w:tab w:val="right" w:pos="9360"/>
      </w:tabs>
    </w:pPr>
  </w:style>
  <w:style w:type="character" w:customStyle="1" w:styleId="FooterChar">
    <w:name w:val="Footer Char"/>
    <w:basedOn w:val="DefaultParagraphFont"/>
    <w:link w:val="Footer"/>
    <w:uiPriority w:val="99"/>
    <w:rsid w:val="00905C0E"/>
    <w:rPr>
      <w:rFonts w:ascii="Arial" w:eastAsia="Times New Roman" w:hAnsi="Arial" w:cs="Times New Roman"/>
      <w:sz w:val="20"/>
      <w:szCs w:val="24"/>
    </w:rPr>
  </w:style>
  <w:style w:type="character" w:styleId="Hyperlink">
    <w:name w:val="Hyperlink"/>
    <w:basedOn w:val="DefaultParagraphFont"/>
    <w:uiPriority w:val="99"/>
    <w:unhideWhenUsed/>
    <w:rsid w:val="00905C0E"/>
    <w:rPr>
      <w:color w:val="0000FF"/>
      <w:u w:val="single"/>
    </w:rPr>
  </w:style>
  <w:style w:type="character" w:customStyle="1" w:styleId="SOP2HeadingChar">
    <w:name w:val="SOP 2 Heading Char"/>
    <w:basedOn w:val="DefaultParagraphFont"/>
    <w:link w:val="SOP2Heading"/>
    <w:rsid w:val="009D124F"/>
    <w:rPr>
      <w:rFonts w:ascii="Arial" w:eastAsia="Times New Roman" w:hAnsi="Arial" w:cs="Arial"/>
      <w:b/>
      <w:color w:val="B5121B"/>
      <w:kern w:val="32"/>
      <w:sz w:val="20"/>
      <w:szCs w:val="28"/>
    </w:rPr>
  </w:style>
  <w:style w:type="paragraph" w:styleId="ListParagraph">
    <w:name w:val="List Paragraph"/>
    <w:basedOn w:val="Normal"/>
    <w:uiPriority w:val="34"/>
    <w:qFormat/>
    <w:rsid w:val="00905C0E"/>
    <w:pPr>
      <w:ind w:left="720"/>
      <w:contextualSpacing/>
    </w:pPr>
  </w:style>
  <w:style w:type="paragraph" w:styleId="Header">
    <w:name w:val="header"/>
    <w:basedOn w:val="Normal"/>
    <w:link w:val="HeaderChar"/>
    <w:uiPriority w:val="99"/>
    <w:unhideWhenUsed/>
    <w:rsid w:val="00905C0E"/>
    <w:pPr>
      <w:tabs>
        <w:tab w:val="center" w:pos="4680"/>
        <w:tab w:val="right" w:pos="9360"/>
      </w:tabs>
    </w:pPr>
  </w:style>
  <w:style w:type="character" w:customStyle="1" w:styleId="HeaderChar">
    <w:name w:val="Header Char"/>
    <w:basedOn w:val="DefaultParagraphFont"/>
    <w:link w:val="Header"/>
    <w:uiPriority w:val="99"/>
    <w:rsid w:val="00905C0E"/>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AB4C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4CBE"/>
    <w:rPr>
      <w:rFonts w:ascii="Segoe UI" w:eastAsia="Times New Roman" w:hAnsi="Segoe UI" w:cs="Segoe UI"/>
      <w:sz w:val="18"/>
      <w:szCs w:val="18"/>
    </w:rPr>
  </w:style>
  <w:style w:type="paragraph" w:styleId="NormalWeb">
    <w:name w:val="Normal (Web)"/>
    <w:basedOn w:val="Normal"/>
    <w:uiPriority w:val="99"/>
    <w:semiHidden/>
    <w:unhideWhenUsed/>
    <w:rsid w:val="004415EF"/>
    <w:pPr>
      <w:spacing w:before="100" w:beforeAutospacing="1" w:after="100" w:afterAutospacing="1"/>
    </w:pPr>
    <w:rPr>
      <w:rFonts w:ascii="Times New Roman" w:hAnsi="Times New Roman"/>
      <w:sz w:val="24"/>
    </w:rPr>
  </w:style>
  <w:style w:type="paragraph" w:styleId="Revision">
    <w:name w:val="Revision"/>
    <w:hidden/>
    <w:uiPriority w:val="99"/>
    <w:semiHidden/>
    <w:rsid w:val="004B245F"/>
    <w:pPr>
      <w:spacing w:after="0" w:line="240" w:lineRule="auto"/>
    </w:pPr>
    <w:rPr>
      <w:rFonts w:ascii="Arial" w:eastAsia="Times New Roman" w:hAnsi="Arial" w:cs="Times New Roman"/>
      <w:sz w:val="20"/>
      <w:szCs w:val="24"/>
    </w:rPr>
  </w:style>
  <w:style w:type="character" w:styleId="HTMLCode">
    <w:name w:val="HTML Code"/>
    <w:basedOn w:val="DefaultParagraphFont"/>
    <w:uiPriority w:val="99"/>
    <w:semiHidden/>
    <w:unhideWhenUsed/>
    <w:rsid w:val="007426F8"/>
    <w:rPr>
      <w:rFonts w:ascii="Courier New" w:eastAsia="Times New Roman" w:hAnsi="Courier New" w:cs="Courier New"/>
      <w:sz w:val="20"/>
      <w:szCs w:val="20"/>
    </w:rPr>
  </w:style>
  <w:style w:type="table" w:styleId="TableGrid">
    <w:name w:val="Table Grid"/>
    <w:basedOn w:val="TableNormal"/>
    <w:uiPriority w:val="39"/>
    <w:rsid w:val="00FA5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634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34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34BF"/>
    <w:rPr>
      <w:rFonts w:ascii="Times New Roman" w:eastAsia="Times New Roman" w:hAnsi="Times New Roman" w:cs="Times New Roman"/>
      <w:b/>
      <w:bCs/>
      <w:sz w:val="27"/>
      <w:szCs w:val="27"/>
    </w:rPr>
  </w:style>
  <w:style w:type="character" w:styleId="Strong">
    <w:name w:val="Strong"/>
    <w:basedOn w:val="DefaultParagraphFont"/>
    <w:uiPriority w:val="22"/>
    <w:qFormat/>
    <w:rsid w:val="00D634BF"/>
    <w:rPr>
      <w:b/>
      <w:bCs/>
    </w:rPr>
  </w:style>
  <w:style w:type="character" w:customStyle="1" w:styleId="loader-wrapper">
    <w:name w:val="loader-wrapper"/>
    <w:basedOn w:val="DefaultParagraphFont"/>
    <w:rsid w:val="00D634BF"/>
  </w:style>
  <w:style w:type="character" w:customStyle="1" w:styleId="smart-link-title-wrapper">
    <w:name w:val="smart-link-title-wrapper"/>
    <w:basedOn w:val="DefaultParagraphFont"/>
    <w:rsid w:val="00D634BF"/>
  </w:style>
  <w:style w:type="character" w:customStyle="1" w:styleId="css-1341ess">
    <w:name w:val="css-1341ess"/>
    <w:basedOn w:val="DefaultParagraphFont"/>
    <w:rsid w:val="00D634BF"/>
  </w:style>
  <w:style w:type="character" w:customStyle="1" w:styleId="fabric-text-color-mark">
    <w:name w:val="fabric-text-color-mark"/>
    <w:basedOn w:val="DefaultParagraphFont"/>
    <w:rsid w:val="00D634BF"/>
  </w:style>
  <w:style w:type="character" w:customStyle="1" w:styleId="ui-provider">
    <w:name w:val="ui-provider"/>
    <w:basedOn w:val="DefaultParagraphFont"/>
    <w:rsid w:val="002B1B20"/>
  </w:style>
  <w:style w:type="paragraph" w:customStyle="1" w:styleId="SOP1BulletIndent">
    <w:name w:val="SOP 1 Bullet Indent"/>
    <w:basedOn w:val="Normal"/>
    <w:qFormat/>
    <w:rsid w:val="008637AA"/>
    <w:pPr>
      <w:numPr>
        <w:ilvl w:val="1"/>
        <w:numId w:val="66"/>
      </w:numPr>
      <w:ind w:left="1080"/>
    </w:pPr>
    <w:rPr>
      <w:szCs w:val="20"/>
    </w:rPr>
  </w:style>
  <w:style w:type="paragraph" w:customStyle="1" w:styleId="SOP1Bullet">
    <w:name w:val="SOP 1 Bullet"/>
    <w:basedOn w:val="Normal"/>
    <w:rsid w:val="008637AA"/>
    <w:pPr>
      <w:numPr>
        <w:numId w:val="66"/>
      </w:numPr>
      <w:spacing w:before="60" w:after="6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0164">
      <w:bodyDiv w:val="1"/>
      <w:marLeft w:val="0"/>
      <w:marRight w:val="0"/>
      <w:marTop w:val="0"/>
      <w:marBottom w:val="0"/>
      <w:divBdr>
        <w:top w:val="none" w:sz="0" w:space="0" w:color="auto"/>
        <w:left w:val="none" w:sz="0" w:space="0" w:color="auto"/>
        <w:bottom w:val="none" w:sz="0" w:space="0" w:color="auto"/>
        <w:right w:val="none" w:sz="0" w:space="0" w:color="auto"/>
      </w:divBdr>
    </w:div>
    <w:div w:id="286743772">
      <w:bodyDiv w:val="1"/>
      <w:marLeft w:val="0"/>
      <w:marRight w:val="0"/>
      <w:marTop w:val="0"/>
      <w:marBottom w:val="0"/>
      <w:divBdr>
        <w:top w:val="none" w:sz="0" w:space="0" w:color="auto"/>
        <w:left w:val="none" w:sz="0" w:space="0" w:color="auto"/>
        <w:bottom w:val="none" w:sz="0" w:space="0" w:color="auto"/>
        <w:right w:val="none" w:sz="0" w:space="0" w:color="auto"/>
      </w:divBdr>
      <w:divsChild>
        <w:div w:id="1102267551">
          <w:marLeft w:val="0"/>
          <w:marRight w:val="0"/>
          <w:marTop w:val="0"/>
          <w:marBottom w:val="0"/>
          <w:divBdr>
            <w:top w:val="none" w:sz="0" w:space="0" w:color="auto"/>
            <w:left w:val="none" w:sz="0" w:space="0" w:color="auto"/>
            <w:bottom w:val="none" w:sz="0" w:space="0" w:color="auto"/>
            <w:right w:val="none" w:sz="0" w:space="0" w:color="auto"/>
          </w:divBdr>
          <w:divsChild>
            <w:div w:id="915936466">
              <w:marLeft w:val="0"/>
              <w:marRight w:val="0"/>
              <w:marTop w:val="0"/>
              <w:marBottom w:val="0"/>
              <w:divBdr>
                <w:top w:val="none" w:sz="0" w:space="0" w:color="auto"/>
                <w:left w:val="none" w:sz="0" w:space="0" w:color="auto"/>
                <w:bottom w:val="none" w:sz="0" w:space="0" w:color="auto"/>
                <w:right w:val="none" w:sz="0" w:space="0" w:color="auto"/>
              </w:divBdr>
              <w:divsChild>
                <w:div w:id="2073960532">
                  <w:marLeft w:val="0"/>
                  <w:marRight w:val="0"/>
                  <w:marTop w:val="0"/>
                  <w:marBottom w:val="0"/>
                  <w:divBdr>
                    <w:top w:val="none" w:sz="0" w:space="0" w:color="auto"/>
                    <w:left w:val="none" w:sz="0" w:space="0" w:color="auto"/>
                    <w:bottom w:val="none" w:sz="0" w:space="0" w:color="auto"/>
                    <w:right w:val="none" w:sz="0" w:space="0" w:color="auto"/>
                  </w:divBdr>
                  <w:divsChild>
                    <w:div w:id="526649338">
                      <w:marLeft w:val="0"/>
                      <w:marRight w:val="0"/>
                      <w:marTop w:val="0"/>
                      <w:marBottom w:val="0"/>
                      <w:divBdr>
                        <w:top w:val="none" w:sz="0" w:space="0" w:color="auto"/>
                        <w:left w:val="none" w:sz="0" w:space="0" w:color="auto"/>
                        <w:bottom w:val="none" w:sz="0" w:space="0" w:color="auto"/>
                        <w:right w:val="none" w:sz="0" w:space="0" w:color="auto"/>
                      </w:divBdr>
                      <w:divsChild>
                        <w:div w:id="1233853309">
                          <w:marLeft w:val="0"/>
                          <w:marRight w:val="0"/>
                          <w:marTop w:val="0"/>
                          <w:marBottom w:val="0"/>
                          <w:divBdr>
                            <w:top w:val="none" w:sz="0" w:space="0" w:color="auto"/>
                            <w:left w:val="none" w:sz="0" w:space="0" w:color="auto"/>
                            <w:bottom w:val="none" w:sz="0" w:space="0" w:color="auto"/>
                            <w:right w:val="none" w:sz="0" w:space="0" w:color="auto"/>
                          </w:divBdr>
                          <w:divsChild>
                            <w:div w:id="668218764">
                              <w:marLeft w:val="0"/>
                              <w:marRight w:val="0"/>
                              <w:marTop w:val="0"/>
                              <w:marBottom w:val="0"/>
                              <w:divBdr>
                                <w:top w:val="none" w:sz="0" w:space="0" w:color="auto"/>
                                <w:left w:val="none" w:sz="0" w:space="0" w:color="auto"/>
                                <w:bottom w:val="none" w:sz="0" w:space="0" w:color="auto"/>
                                <w:right w:val="none" w:sz="0" w:space="0" w:color="auto"/>
                              </w:divBdr>
                              <w:divsChild>
                                <w:div w:id="970939369">
                                  <w:marLeft w:val="0"/>
                                  <w:marRight w:val="0"/>
                                  <w:marTop w:val="0"/>
                                  <w:marBottom w:val="0"/>
                                  <w:divBdr>
                                    <w:top w:val="none" w:sz="0" w:space="0" w:color="auto"/>
                                    <w:left w:val="none" w:sz="0" w:space="0" w:color="auto"/>
                                    <w:bottom w:val="none" w:sz="0" w:space="0" w:color="auto"/>
                                    <w:right w:val="none" w:sz="0" w:space="0" w:color="auto"/>
                                  </w:divBdr>
                                  <w:divsChild>
                                    <w:div w:id="1420640982">
                                      <w:marLeft w:val="0"/>
                                      <w:marRight w:val="0"/>
                                      <w:marTop w:val="0"/>
                                      <w:marBottom w:val="0"/>
                                      <w:divBdr>
                                        <w:top w:val="none" w:sz="0" w:space="0" w:color="auto"/>
                                        <w:left w:val="none" w:sz="0" w:space="0" w:color="auto"/>
                                        <w:bottom w:val="none" w:sz="0" w:space="0" w:color="auto"/>
                                        <w:right w:val="none" w:sz="0" w:space="0" w:color="auto"/>
                                      </w:divBdr>
                                      <w:divsChild>
                                        <w:div w:id="1603026540">
                                          <w:marLeft w:val="0"/>
                                          <w:marRight w:val="0"/>
                                          <w:marTop w:val="0"/>
                                          <w:marBottom w:val="0"/>
                                          <w:divBdr>
                                            <w:top w:val="none" w:sz="0" w:space="0" w:color="auto"/>
                                            <w:left w:val="none" w:sz="0" w:space="0" w:color="auto"/>
                                            <w:bottom w:val="none" w:sz="0" w:space="0" w:color="auto"/>
                                            <w:right w:val="none" w:sz="0" w:space="0" w:color="auto"/>
                                          </w:divBdr>
                                          <w:divsChild>
                                            <w:div w:id="45340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996524">
      <w:bodyDiv w:val="1"/>
      <w:marLeft w:val="0"/>
      <w:marRight w:val="0"/>
      <w:marTop w:val="0"/>
      <w:marBottom w:val="0"/>
      <w:divBdr>
        <w:top w:val="none" w:sz="0" w:space="0" w:color="auto"/>
        <w:left w:val="none" w:sz="0" w:space="0" w:color="auto"/>
        <w:bottom w:val="none" w:sz="0" w:space="0" w:color="auto"/>
        <w:right w:val="none" w:sz="0" w:space="0" w:color="auto"/>
      </w:divBdr>
    </w:div>
    <w:div w:id="842548796">
      <w:bodyDiv w:val="1"/>
      <w:marLeft w:val="0"/>
      <w:marRight w:val="0"/>
      <w:marTop w:val="0"/>
      <w:marBottom w:val="0"/>
      <w:divBdr>
        <w:top w:val="none" w:sz="0" w:space="0" w:color="auto"/>
        <w:left w:val="none" w:sz="0" w:space="0" w:color="auto"/>
        <w:bottom w:val="none" w:sz="0" w:space="0" w:color="auto"/>
        <w:right w:val="none" w:sz="0" w:space="0" w:color="auto"/>
      </w:divBdr>
    </w:div>
    <w:div w:id="902132156">
      <w:bodyDiv w:val="1"/>
      <w:marLeft w:val="0"/>
      <w:marRight w:val="0"/>
      <w:marTop w:val="0"/>
      <w:marBottom w:val="0"/>
      <w:divBdr>
        <w:top w:val="none" w:sz="0" w:space="0" w:color="auto"/>
        <w:left w:val="none" w:sz="0" w:space="0" w:color="auto"/>
        <w:bottom w:val="none" w:sz="0" w:space="0" w:color="auto"/>
        <w:right w:val="none" w:sz="0" w:space="0" w:color="auto"/>
      </w:divBdr>
      <w:divsChild>
        <w:div w:id="1512792012">
          <w:marLeft w:val="0"/>
          <w:marRight w:val="0"/>
          <w:marTop w:val="0"/>
          <w:marBottom w:val="0"/>
          <w:divBdr>
            <w:top w:val="none" w:sz="0" w:space="0" w:color="auto"/>
            <w:left w:val="none" w:sz="0" w:space="0" w:color="auto"/>
            <w:bottom w:val="none" w:sz="0" w:space="0" w:color="auto"/>
            <w:right w:val="none" w:sz="0" w:space="0" w:color="auto"/>
          </w:divBdr>
        </w:div>
      </w:divsChild>
    </w:div>
    <w:div w:id="1263952096">
      <w:bodyDiv w:val="1"/>
      <w:marLeft w:val="0"/>
      <w:marRight w:val="0"/>
      <w:marTop w:val="0"/>
      <w:marBottom w:val="0"/>
      <w:divBdr>
        <w:top w:val="none" w:sz="0" w:space="0" w:color="auto"/>
        <w:left w:val="none" w:sz="0" w:space="0" w:color="auto"/>
        <w:bottom w:val="none" w:sz="0" w:space="0" w:color="auto"/>
        <w:right w:val="none" w:sz="0" w:space="0" w:color="auto"/>
      </w:divBdr>
    </w:div>
    <w:div w:id="1468472353">
      <w:bodyDiv w:val="1"/>
      <w:marLeft w:val="0"/>
      <w:marRight w:val="0"/>
      <w:marTop w:val="0"/>
      <w:marBottom w:val="0"/>
      <w:divBdr>
        <w:top w:val="none" w:sz="0" w:space="0" w:color="auto"/>
        <w:left w:val="none" w:sz="0" w:space="0" w:color="auto"/>
        <w:bottom w:val="none" w:sz="0" w:space="0" w:color="auto"/>
        <w:right w:val="none" w:sz="0" w:space="0" w:color="auto"/>
      </w:divBdr>
    </w:div>
    <w:div w:id="1515534679">
      <w:bodyDiv w:val="1"/>
      <w:marLeft w:val="0"/>
      <w:marRight w:val="0"/>
      <w:marTop w:val="0"/>
      <w:marBottom w:val="0"/>
      <w:divBdr>
        <w:top w:val="none" w:sz="0" w:space="0" w:color="auto"/>
        <w:left w:val="none" w:sz="0" w:space="0" w:color="auto"/>
        <w:bottom w:val="none" w:sz="0" w:space="0" w:color="auto"/>
        <w:right w:val="none" w:sz="0" w:space="0" w:color="auto"/>
      </w:divBdr>
    </w:div>
    <w:div w:id="1528568655">
      <w:bodyDiv w:val="1"/>
      <w:marLeft w:val="0"/>
      <w:marRight w:val="0"/>
      <w:marTop w:val="0"/>
      <w:marBottom w:val="0"/>
      <w:divBdr>
        <w:top w:val="none" w:sz="0" w:space="0" w:color="auto"/>
        <w:left w:val="none" w:sz="0" w:space="0" w:color="auto"/>
        <w:bottom w:val="none" w:sz="0" w:space="0" w:color="auto"/>
        <w:right w:val="none" w:sz="0" w:space="0" w:color="auto"/>
      </w:divBdr>
    </w:div>
    <w:div w:id="1617322357">
      <w:bodyDiv w:val="1"/>
      <w:marLeft w:val="0"/>
      <w:marRight w:val="0"/>
      <w:marTop w:val="0"/>
      <w:marBottom w:val="0"/>
      <w:divBdr>
        <w:top w:val="none" w:sz="0" w:space="0" w:color="auto"/>
        <w:left w:val="none" w:sz="0" w:space="0" w:color="auto"/>
        <w:bottom w:val="none" w:sz="0" w:space="0" w:color="auto"/>
        <w:right w:val="none" w:sz="0" w:space="0" w:color="auto"/>
      </w:divBdr>
    </w:div>
    <w:div w:id="177459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pm-eam.atlassian.net/browse/SG-5463" TargetMode="External"/><Relationship Id="rId5" Type="http://schemas.openxmlformats.org/officeDocument/2006/relationships/numbering" Target="numbering.xml"/><Relationship Id="rId15" Type="http://schemas.openxmlformats.org/officeDocument/2006/relationships/hyperlink" Target="https://eam.stage.inforcloudsuite.com/web/base/logindisp?tenant=EAMOPSTEST_TST"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xgnqa4.eamade.hxgnsmartcloud.com/web/base/logindisp?tenant=EAM121DUXREG_AX3"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3899E080E8DF49B7E1620795D77B2F" ma:contentTypeVersion="12" ma:contentTypeDescription="Create a new document." ma:contentTypeScope="" ma:versionID="07176c0a2436a6601e6ea019146cfd87">
  <xsd:schema xmlns:xsd="http://www.w3.org/2001/XMLSchema" xmlns:xs="http://www.w3.org/2001/XMLSchema" xmlns:p="http://schemas.microsoft.com/office/2006/metadata/properties" xmlns:ns3="793ad787-263e-497b-b56d-7abce3c105a9" xmlns:ns4="45fddb58-66d0-43e5-941e-e6fd6bffcf3f" targetNamespace="http://schemas.microsoft.com/office/2006/metadata/properties" ma:root="true" ma:fieldsID="7e26a526189584749b9485428b8bfe79" ns3:_="" ns4:_="">
    <xsd:import namespace="793ad787-263e-497b-b56d-7abce3c105a9"/>
    <xsd:import namespace="45fddb58-66d0-43e5-941e-e6fd6bffcf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ad787-263e-497b-b56d-7abce3c10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fddb58-66d0-43e5-941e-e6fd6bffcf3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6DC047-6B4F-4446-A224-3FA6FC584D46}">
  <ds:schemaRefs>
    <ds:schemaRef ds:uri="http://schemas.openxmlformats.org/officeDocument/2006/bibliography"/>
  </ds:schemaRefs>
</ds:datastoreItem>
</file>

<file path=customXml/itemProps2.xml><?xml version="1.0" encoding="utf-8"?>
<ds:datastoreItem xmlns:ds="http://schemas.openxmlformats.org/officeDocument/2006/customXml" ds:itemID="{EF53F7BA-E14A-43F3-B6C1-B2F4C62EDB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1A8068-B88B-4842-BE2B-FFAF08A3A072}">
  <ds:schemaRefs>
    <ds:schemaRef ds:uri="http://schemas.microsoft.com/sharepoint/v3/contenttype/forms"/>
  </ds:schemaRefs>
</ds:datastoreItem>
</file>

<file path=customXml/itemProps4.xml><?xml version="1.0" encoding="utf-8"?>
<ds:datastoreItem xmlns:ds="http://schemas.openxmlformats.org/officeDocument/2006/customXml" ds:itemID="{0815416F-BAE6-475C-B701-B5140FC4F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ad787-263e-497b-b56d-7abce3c105a9"/>
    <ds:schemaRef ds:uri="45fddb58-66d0-43e5-941e-e6fd6bffc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3826</TotalTime>
  <Pages>18</Pages>
  <Words>5759</Words>
  <Characters>29835</Characters>
  <Application>Microsoft Office Word</Application>
  <DocSecurity>0</DocSecurity>
  <Lines>1028</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Suresh</dc:creator>
  <cp:keywords/>
  <dc:description/>
  <cp:lastModifiedBy>Jacqueline Johnson</cp:lastModifiedBy>
  <cp:revision>716</cp:revision>
  <dcterms:created xsi:type="dcterms:W3CDTF">2020-11-06T14:57:00Z</dcterms:created>
  <dcterms:modified xsi:type="dcterms:W3CDTF">2026-01-21T22:27:00Z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0x010100533899E080E8DF49B7E1620795D77B2F</vt:lpwstr>
  </property>
</Properties>
</file>