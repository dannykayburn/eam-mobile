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37D3" w14:textId="77777777" w:rsidR="006B5B1C" w:rsidRPr="006B5B1C" w:rsidRDefault="006B5B1C" w:rsidP="006B5B1C">
      <w:pPr>
        <w:pStyle w:val="ChangeHistory"/>
        <w:tabs>
          <w:tab w:val="clear" w:pos="2003"/>
        </w:tabs>
        <w:ind w:left="0"/>
        <w:rPr>
          <w:color w:val="4472C4"/>
        </w:rPr>
      </w:pPr>
      <w:bookmarkStart w:id="1" w:name="_Toc178044286"/>
      <w:r w:rsidRPr="006B5B1C">
        <w:rPr>
          <w:color w:val="4472C4"/>
        </w:rPr>
        <w:t>CHANGE HISTORY</w:t>
      </w:r>
    </w:p>
    <w:tbl>
      <w:tblPr>
        <w:tblW w:w="9998" w:type="dxa"/>
        <w:tblInd w:w="-8" w:type="dxa"/>
        <w:tblBorders>
          <w:bottom w:val="single" w:sz="6" w:space="0" w:color="808080"/>
          <w:insideH w:val="single" w:sz="6" w:space="0" w:color="808080"/>
        </w:tblBorders>
        <w:tblLayout w:type="fixed"/>
        <w:tblLook w:val="0000" w:firstRow="0" w:lastRow="0" w:firstColumn="0" w:lastColumn="0" w:noHBand="0" w:noVBand="0"/>
      </w:tblPr>
      <w:tblGrid>
        <w:gridCol w:w="728"/>
        <w:gridCol w:w="1530"/>
        <w:gridCol w:w="2250"/>
        <w:gridCol w:w="5490"/>
      </w:tblGrid>
      <w:tr w:rsidR="006B5B1C" w14:paraId="78B4810B" w14:textId="77777777" w:rsidTr="006B5B1C">
        <w:trPr>
          <w:tblHeader/>
        </w:trPr>
        <w:tc>
          <w:tcPr>
            <w:tcW w:w="728" w:type="dxa"/>
            <w:shd w:val="clear" w:color="auto" w:fill="CCCCCC"/>
          </w:tcPr>
          <w:p w14:paraId="6EF189F8" w14:textId="77777777" w:rsidR="006B5B1C" w:rsidRPr="0074568F" w:rsidRDefault="006B5B1C" w:rsidP="00B532A7">
            <w:pPr>
              <w:pStyle w:val="SOPTableHeader"/>
            </w:pPr>
            <w:r>
              <w:t>Rev.</w:t>
            </w:r>
          </w:p>
        </w:tc>
        <w:tc>
          <w:tcPr>
            <w:tcW w:w="1530" w:type="dxa"/>
            <w:shd w:val="clear" w:color="auto" w:fill="CCCCCC"/>
          </w:tcPr>
          <w:p w14:paraId="4346D3A6" w14:textId="77777777" w:rsidR="006B5B1C" w:rsidRPr="0074568F" w:rsidRDefault="006B5B1C" w:rsidP="00B532A7">
            <w:pPr>
              <w:pStyle w:val="SOPTableHeader"/>
            </w:pPr>
            <w:r>
              <w:t>Date</w:t>
            </w:r>
          </w:p>
        </w:tc>
        <w:tc>
          <w:tcPr>
            <w:tcW w:w="2250" w:type="dxa"/>
            <w:shd w:val="clear" w:color="auto" w:fill="CCCCCC"/>
          </w:tcPr>
          <w:p w14:paraId="0F325828" w14:textId="77777777" w:rsidR="006B5B1C" w:rsidRPr="0074568F" w:rsidRDefault="006B5B1C" w:rsidP="00B532A7">
            <w:pPr>
              <w:pStyle w:val="SOPTableHeader"/>
            </w:pPr>
            <w:r>
              <w:t>Author</w:t>
            </w:r>
          </w:p>
        </w:tc>
        <w:tc>
          <w:tcPr>
            <w:tcW w:w="5490" w:type="dxa"/>
            <w:shd w:val="clear" w:color="auto" w:fill="CCCCCC"/>
          </w:tcPr>
          <w:p w14:paraId="196CA9A3" w14:textId="77777777" w:rsidR="006B5B1C" w:rsidRPr="0074568F" w:rsidRDefault="006B5B1C" w:rsidP="00B532A7">
            <w:pPr>
              <w:pStyle w:val="SOPTableHeader"/>
            </w:pPr>
            <w:r w:rsidRPr="0074568F">
              <w:t>Change Reference</w:t>
            </w:r>
          </w:p>
        </w:tc>
      </w:tr>
      <w:tr w:rsidR="006B5B1C" w:rsidRPr="00C714FC" w14:paraId="753381AA" w14:textId="77777777" w:rsidTr="006B5B1C">
        <w:tc>
          <w:tcPr>
            <w:tcW w:w="728" w:type="dxa"/>
          </w:tcPr>
          <w:p w14:paraId="3FC770FE" w14:textId="77777777" w:rsidR="006B5B1C" w:rsidRPr="00C714FC" w:rsidRDefault="006B5B1C" w:rsidP="00B532A7">
            <w:r w:rsidRPr="00C714FC">
              <w:t>1</w:t>
            </w:r>
          </w:p>
        </w:tc>
        <w:tc>
          <w:tcPr>
            <w:tcW w:w="1530" w:type="dxa"/>
          </w:tcPr>
          <w:p w14:paraId="61468CA0" w14:textId="77777777" w:rsidR="006B5B1C" w:rsidRPr="00C714FC" w:rsidRDefault="007B19F4" w:rsidP="00B532A7">
            <w:r>
              <w:t>13-Apr-2026</w:t>
            </w:r>
          </w:p>
        </w:tc>
        <w:tc>
          <w:tcPr>
            <w:tcW w:w="2250" w:type="dxa"/>
          </w:tcPr>
          <w:p w14:paraId="6A8DB37C" w14:textId="77777777" w:rsidR="006B5B1C" w:rsidRPr="00C714FC" w:rsidRDefault="00742949" w:rsidP="00B532A7">
            <w:r>
              <w:t>Brett Raines</w:t>
            </w:r>
          </w:p>
        </w:tc>
        <w:tc>
          <w:tcPr>
            <w:tcW w:w="5490" w:type="dxa"/>
          </w:tcPr>
          <w:p w14:paraId="592B8253" w14:textId="77777777" w:rsidR="006B5B1C" w:rsidRPr="00302A76" w:rsidRDefault="009B1443" w:rsidP="00B532A7">
            <w:r>
              <w:t xml:space="preserve">Refreshed for </w:t>
            </w:r>
            <w:r w:rsidR="00BC0B39">
              <w:t>v</w:t>
            </w:r>
            <w:r>
              <w:t>12.</w:t>
            </w:r>
            <w:r w:rsidR="007B19F4">
              <w:t>4</w:t>
            </w:r>
          </w:p>
        </w:tc>
      </w:tr>
      <w:tr w:rsidR="006B5B1C" w:rsidRPr="00B0188B" w14:paraId="268FA500" w14:textId="77777777" w:rsidTr="006B5B1C">
        <w:tc>
          <w:tcPr>
            <w:tcW w:w="728" w:type="dxa"/>
          </w:tcPr>
          <w:p w14:paraId="54025CF4" w14:textId="77777777" w:rsidR="006B5B1C" w:rsidRPr="00C714FC" w:rsidRDefault="00B0188B" w:rsidP="00B532A7">
            <w:ins w:id="2" w:author="Brett Raines SG-19847 r2" w:date="2026-04-13T07:18:00Z">
              <w:r>
                <w:t>2</w:t>
              </w:r>
            </w:ins>
          </w:p>
        </w:tc>
        <w:tc>
          <w:tcPr>
            <w:tcW w:w="1530" w:type="dxa"/>
          </w:tcPr>
          <w:p w14:paraId="79B4E2C4" w14:textId="77777777" w:rsidR="006B5B1C" w:rsidRPr="00C714FC" w:rsidRDefault="00B0188B" w:rsidP="00B532A7">
            <w:ins w:id="3" w:author="Brett Raines SG-19847 r2" w:date="2026-04-13T07:18:00Z">
              <w:r>
                <w:t>13-Apr-2026</w:t>
              </w:r>
            </w:ins>
          </w:p>
        </w:tc>
        <w:tc>
          <w:tcPr>
            <w:tcW w:w="2250" w:type="dxa"/>
          </w:tcPr>
          <w:p w14:paraId="2B6C6926" w14:textId="77777777" w:rsidR="006B5B1C" w:rsidRPr="00C714FC" w:rsidRDefault="00B0188B" w:rsidP="00B532A7">
            <w:ins w:id="4" w:author="Brett Raines SG-19847 r2" w:date="2026-04-13T07:18:00Z">
              <w:r>
                <w:t>Brett Raines</w:t>
              </w:r>
            </w:ins>
          </w:p>
        </w:tc>
        <w:tc>
          <w:tcPr>
            <w:tcW w:w="5490" w:type="dxa"/>
          </w:tcPr>
          <w:p w14:paraId="790A98AA" w14:textId="77777777" w:rsidR="006B5B1C" w:rsidRPr="00B0188B" w:rsidRDefault="00B0188B" w:rsidP="00B532A7">
            <w:ins w:id="5" w:author="Brett Raines SG-19847 r2" w:date="2026-04-13T07:18:00Z">
              <w:r w:rsidRPr="00B0188B">
                <w:t>SG-19847: Note menu structure m</w:t>
              </w:r>
              <w:r w:rsidRPr="00B0188B">
                <w:rPr>
                  <w:rPrChange w:id="6" w:author="Brett Raines SG-19847 r2" w:date="2026-04-13T07:18:00Z">
                    <w:rPr>
                      <w:lang w:val="fr-FR"/>
                    </w:rPr>
                  </w:rPrChange>
                </w:rPr>
                <w:t>ore clear</w:t>
              </w:r>
              <w:r>
                <w:t xml:space="preserve">ly including </w:t>
              </w:r>
            </w:ins>
            <w:ins w:id="7" w:author="Brett Raines SG-19847 r2" w:date="2026-04-13T07:19:00Z">
              <w:r>
                <w:t xml:space="preserve">icon </w:t>
              </w:r>
            </w:ins>
            <w:ins w:id="8" w:author="Brett Raines SG-19847 r2" w:date="2026-04-13T07:18:00Z">
              <w:r>
                <w:t>color</w:t>
              </w:r>
            </w:ins>
            <w:ins w:id="9" w:author="Brett Raines SG-19847 r2" w:date="2026-04-13T09:18:00Z">
              <w:r w:rsidR="00077955">
                <w:t xml:space="preserve"> highlight</w:t>
              </w:r>
            </w:ins>
            <w:ins w:id="10" w:author="Brett Raines SG-19847 r2" w:date="2026-04-13T07:18:00Z">
              <w:r>
                <w:t>.</w:t>
              </w:r>
            </w:ins>
          </w:p>
        </w:tc>
      </w:tr>
      <w:tr w:rsidR="006B5B1C" w:rsidRPr="00B0188B" w14:paraId="7EFBA973" w14:textId="77777777" w:rsidTr="006B5B1C">
        <w:tc>
          <w:tcPr>
            <w:tcW w:w="728" w:type="dxa"/>
          </w:tcPr>
          <w:p w14:paraId="6FB9B28F" w14:textId="77777777" w:rsidR="006B5B1C" w:rsidRPr="00B0188B" w:rsidRDefault="00015AC1" w:rsidP="00B532A7">
            <w:pPr>
              <w:pStyle w:val="SOPTableHeader"/>
              <w:rPr>
                <w:b w:val="0"/>
              </w:rPr>
            </w:pPr>
            <w:ins w:id="11" w:author="Brett Raines SG-20519 r3" w:date="2026-06-02T10:44:00Z">
              <w:r>
                <w:rPr>
                  <w:b w:val="0"/>
                </w:rPr>
                <w:t>3</w:t>
              </w:r>
            </w:ins>
          </w:p>
        </w:tc>
        <w:tc>
          <w:tcPr>
            <w:tcW w:w="1530" w:type="dxa"/>
          </w:tcPr>
          <w:p w14:paraId="420415AE" w14:textId="77777777" w:rsidR="006B5B1C" w:rsidRPr="00B0188B" w:rsidRDefault="00015AC1" w:rsidP="00B532A7">
            <w:ins w:id="12" w:author="Brett Raines SG-20519 r3" w:date="2026-06-02T10:44:00Z">
              <w:r>
                <w:t>02-Jun-2026</w:t>
              </w:r>
            </w:ins>
          </w:p>
        </w:tc>
        <w:tc>
          <w:tcPr>
            <w:tcW w:w="2250" w:type="dxa"/>
          </w:tcPr>
          <w:p w14:paraId="31C08642" w14:textId="77777777" w:rsidR="006B5B1C" w:rsidRPr="00B0188B" w:rsidRDefault="00015AC1" w:rsidP="00B532A7">
            <w:pPr>
              <w:pStyle w:val="SOPTableHeader"/>
              <w:rPr>
                <w:b w:val="0"/>
              </w:rPr>
            </w:pPr>
            <w:ins w:id="13" w:author="Brett Raines SG-20519 r3" w:date="2026-06-02T10:44:00Z">
              <w:r>
                <w:rPr>
                  <w:b w:val="0"/>
                </w:rPr>
                <w:t>Brett Raines</w:t>
              </w:r>
            </w:ins>
          </w:p>
        </w:tc>
        <w:tc>
          <w:tcPr>
            <w:tcW w:w="5490" w:type="dxa"/>
          </w:tcPr>
          <w:p w14:paraId="41EB67D8" w14:textId="77777777" w:rsidR="006B5B1C" w:rsidRPr="00B0188B" w:rsidRDefault="00015AC1" w:rsidP="00B532A7">
            <w:pPr>
              <w:pStyle w:val="SOPTableHeader"/>
              <w:rPr>
                <w:b w:val="0"/>
              </w:rPr>
            </w:pPr>
            <w:ins w:id="14" w:author="Brett Raines SG-20519 r3" w:date="2026-06-02T10:45:00Z">
              <w:r>
                <w:rPr>
                  <w:b w:val="0"/>
                </w:rPr>
                <w:t>SG-20519: Add additional information concerning logging done to SUMO to record mobile screen usage.</w:t>
              </w:r>
            </w:ins>
          </w:p>
        </w:tc>
      </w:tr>
      <w:tr w:rsidR="006B5B1C" w:rsidRPr="00B0188B" w14:paraId="77B39777" w14:textId="77777777" w:rsidTr="006B5B1C">
        <w:tc>
          <w:tcPr>
            <w:tcW w:w="728" w:type="dxa"/>
          </w:tcPr>
          <w:p w14:paraId="17A094C5" w14:textId="77777777" w:rsidR="006B5B1C" w:rsidRPr="00B0188B" w:rsidRDefault="007D6255" w:rsidP="00B532A7">
            <w:pPr>
              <w:pStyle w:val="SOPTableHeader"/>
              <w:rPr>
                <w:b w:val="0"/>
              </w:rPr>
            </w:pPr>
            <w:ins w:id="15" w:author="Brett Raines SG-20519 r4" w:date="2026-06-04T08:39:00Z">
              <w:r>
                <w:rPr>
                  <w:b w:val="0"/>
                </w:rPr>
                <w:t>4</w:t>
              </w:r>
            </w:ins>
          </w:p>
        </w:tc>
        <w:tc>
          <w:tcPr>
            <w:tcW w:w="1530" w:type="dxa"/>
          </w:tcPr>
          <w:p w14:paraId="067803F0" w14:textId="77777777" w:rsidR="006B5B1C" w:rsidRPr="00B0188B" w:rsidRDefault="007D6255" w:rsidP="00B532A7">
            <w:pPr>
              <w:pStyle w:val="SOPTableHeader"/>
              <w:rPr>
                <w:b w:val="0"/>
              </w:rPr>
            </w:pPr>
            <w:ins w:id="16" w:author="Brett Raines SG-20519 r4" w:date="2026-06-04T08:39:00Z">
              <w:r>
                <w:rPr>
                  <w:b w:val="0"/>
                </w:rPr>
                <w:t>04-Jun-2026</w:t>
              </w:r>
            </w:ins>
          </w:p>
        </w:tc>
        <w:tc>
          <w:tcPr>
            <w:tcW w:w="2250" w:type="dxa"/>
          </w:tcPr>
          <w:p w14:paraId="453BD4C5" w14:textId="77777777" w:rsidR="006B5B1C" w:rsidRPr="00B0188B" w:rsidRDefault="007D6255" w:rsidP="00B532A7">
            <w:pPr>
              <w:pStyle w:val="SOPTableHeader"/>
              <w:rPr>
                <w:b w:val="0"/>
              </w:rPr>
            </w:pPr>
            <w:ins w:id="17" w:author="Brett Raines SG-20519 r4" w:date="2026-06-04T08:39:00Z">
              <w:r>
                <w:rPr>
                  <w:b w:val="0"/>
                </w:rPr>
                <w:t>Brett Raines</w:t>
              </w:r>
            </w:ins>
          </w:p>
        </w:tc>
        <w:tc>
          <w:tcPr>
            <w:tcW w:w="5490" w:type="dxa"/>
          </w:tcPr>
          <w:p w14:paraId="235E6774" w14:textId="77777777" w:rsidR="006B5B1C" w:rsidRPr="00B0188B" w:rsidRDefault="007D6255" w:rsidP="00B532A7">
            <w:pPr>
              <w:pStyle w:val="SOPTableHeader"/>
              <w:rPr>
                <w:b w:val="0"/>
              </w:rPr>
            </w:pPr>
            <w:ins w:id="18" w:author="Brett Raines SG-20519 r4" w:date="2026-06-04T08:39:00Z">
              <w:r>
                <w:rPr>
                  <w:b w:val="0"/>
                </w:rPr>
                <w:t xml:space="preserve">SG-20519: Move rev. </w:t>
              </w:r>
            </w:ins>
            <w:ins w:id="19" w:author="Brett Raines SG-20519 r4" w:date="2026-06-04T08:42:00Z">
              <w:r w:rsidR="00B809AC">
                <w:rPr>
                  <w:b w:val="0"/>
                </w:rPr>
                <w:t>3</w:t>
              </w:r>
            </w:ins>
            <w:ins w:id="20" w:author="Brett Raines SG-20519 r4" w:date="2026-06-04T08:39:00Z">
              <w:r>
                <w:rPr>
                  <w:b w:val="0"/>
                </w:rPr>
                <w:t xml:space="preserve"> changes to Supplemental Requirements.</w:t>
              </w:r>
            </w:ins>
          </w:p>
        </w:tc>
      </w:tr>
      <w:tr w:rsidR="006B5B1C" w:rsidRPr="00B0188B" w14:paraId="4F8415F2" w14:textId="77777777" w:rsidTr="006B5B1C">
        <w:tc>
          <w:tcPr>
            <w:tcW w:w="728" w:type="dxa"/>
          </w:tcPr>
          <w:p w14:paraId="3FC6B7A0" w14:textId="77777777" w:rsidR="006B5B1C" w:rsidRPr="00B0188B" w:rsidRDefault="006B5B1C" w:rsidP="00B532A7">
            <w:pPr>
              <w:pStyle w:val="SOPTableHeader"/>
              <w:rPr>
                <w:b w:val="0"/>
              </w:rPr>
            </w:pPr>
          </w:p>
        </w:tc>
        <w:tc>
          <w:tcPr>
            <w:tcW w:w="1530" w:type="dxa"/>
          </w:tcPr>
          <w:p w14:paraId="457F57A8" w14:textId="77777777" w:rsidR="006B5B1C" w:rsidRPr="00B0188B" w:rsidRDefault="006B5B1C" w:rsidP="00B532A7">
            <w:pPr>
              <w:pStyle w:val="SOPTableHeader"/>
              <w:rPr>
                <w:b w:val="0"/>
              </w:rPr>
            </w:pPr>
          </w:p>
        </w:tc>
        <w:tc>
          <w:tcPr>
            <w:tcW w:w="2250" w:type="dxa"/>
          </w:tcPr>
          <w:p w14:paraId="41529C67" w14:textId="77777777" w:rsidR="006B5B1C" w:rsidRPr="00B0188B" w:rsidRDefault="006B5B1C" w:rsidP="00B532A7">
            <w:pPr>
              <w:pStyle w:val="SOPTableHeader"/>
              <w:rPr>
                <w:b w:val="0"/>
              </w:rPr>
            </w:pPr>
          </w:p>
        </w:tc>
        <w:tc>
          <w:tcPr>
            <w:tcW w:w="5490" w:type="dxa"/>
          </w:tcPr>
          <w:p w14:paraId="1946E321" w14:textId="77777777" w:rsidR="006B5B1C" w:rsidRPr="00B0188B" w:rsidRDefault="006B5B1C" w:rsidP="00B532A7">
            <w:pPr>
              <w:pStyle w:val="SOPTableHeader"/>
              <w:rPr>
                <w:b w:val="0"/>
              </w:rPr>
            </w:pPr>
          </w:p>
        </w:tc>
      </w:tr>
      <w:tr w:rsidR="006B5B1C" w:rsidRPr="00B0188B" w14:paraId="74B2F64F" w14:textId="77777777" w:rsidTr="006B5B1C">
        <w:tc>
          <w:tcPr>
            <w:tcW w:w="728" w:type="dxa"/>
          </w:tcPr>
          <w:p w14:paraId="194ABE28" w14:textId="77777777" w:rsidR="006B5B1C" w:rsidRPr="00B0188B" w:rsidRDefault="006B5B1C" w:rsidP="00B532A7"/>
        </w:tc>
        <w:tc>
          <w:tcPr>
            <w:tcW w:w="1530" w:type="dxa"/>
          </w:tcPr>
          <w:p w14:paraId="636DC4D1" w14:textId="77777777" w:rsidR="006B5B1C" w:rsidRPr="00B0188B" w:rsidRDefault="006B5B1C" w:rsidP="00B532A7"/>
        </w:tc>
        <w:tc>
          <w:tcPr>
            <w:tcW w:w="2250" w:type="dxa"/>
          </w:tcPr>
          <w:p w14:paraId="0524804A" w14:textId="77777777" w:rsidR="006B5B1C" w:rsidRPr="00B0188B" w:rsidRDefault="006B5B1C" w:rsidP="00B532A7"/>
        </w:tc>
        <w:tc>
          <w:tcPr>
            <w:tcW w:w="5490" w:type="dxa"/>
          </w:tcPr>
          <w:p w14:paraId="645A3BBF" w14:textId="77777777" w:rsidR="006B5B1C" w:rsidRPr="00B0188B" w:rsidRDefault="006B5B1C" w:rsidP="00B532A7"/>
        </w:tc>
      </w:tr>
    </w:tbl>
    <w:p w14:paraId="10A0326F" w14:textId="77777777" w:rsidR="006B5B1C" w:rsidRPr="00B0188B" w:rsidRDefault="006B5B1C" w:rsidP="006B5B1C">
      <w:pPr>
        <w:pStyle w:val="SOP1Text"/>
      </w:pPr>
    </w:p>
    <w:p w14:paraId="6CBB7801" w14:textId="77777777" w:rsidR="006B5B1C" w:rsidRPr="006B5B1C" w:rsidRDefault="006B5B1C" w:rsidP="006B5B1C">
      <w:pPr>
        <w:pStyle w:val="ChangeHistory"/>
        <w:tabs>
          <w:tab w:val="clear" w:pos="2003"/>
        </w:tabs>
        <w:ind w:left="0"/>
        <w:rPr>
          <w:color w:val="4472C4"/>
        </w:rPr>
      </w:pPr>
      <w:r w:rsidRPr="006B5B1C">
        <w:rPr>
          <w:color w:val="4472C4"/>
        </w:rPr>
        <w:t>REVIEWS</w:t>
      </w:r>
    </w:p>
    <w:tbl>
      <w:tblPr>
        <w:tblW w:w="9990" w:type="dxa"/>
        <w:tblInd w:w="-8" w:type="dxa"/>
        <w:tblBorders>
          <w:bottom w:val="single" w:sz="4" w:space="0" w:color="808080"/>
          <w:insideH w:val="single" w:sz="6" w:space="0" w:color="808080"/>
        </w:tblBorders>
        <w:tblLayout w:type="fixed"/>
        <w:tblLook w:val="0000" w:firstRow="0" w:lastRow="0" w:firstColumn="0" w:lastColumn="0" w:noHBand="0" w:noVBand="0"/>
      </w:tblPr>
      <w:tblGrid>
        <w:gridCol w:w="728"/>
        <w:gridCol w:w="1530"/>
        <w:gridCol w:w="2250"/>
        <w:gridCol w:w="5482"/>
      </w:tblGrid>
      <w:tr w:rsidR="006B5B1C" w14:paraId="2E75ADD1" w14:textId="77777777" w:rsidTr="006B5B1C">
        <w:tc>
          <w:tcPr>
            <w:tcW w:w="728" w:type="dxa"/>
            <w:shd w:val="clear" w:color="auto" w:fill="E0E0E0"/>
          </w:tcPr>
          <w:p w14:paraId="6EF7BA98" w14:textId="77777777" w:rsidR="006B5B1C" w:rsidRPr="002A0569" w:rsidRDefault="006B5B1C" w:rsidP="00B532A7">
            <w:pPr>
              <w:pStyle w:val="SOPTableHeader"/>
            </w:pPr>
            <w:r w:rsidRPr="002A0569">
              <w:t>Rev</w:t>
            </w:r>
            <w:r>
              <w:t>.</w:t>
            </w:r>
          </w:p>
        </w:tc>
        <w:tc>
          <w:tcPr>
            <w:tcW w:w="1530" w:type="dxa"/>
            <w:shd w:val="clear" w:color="auto" w:fill="E0E0E0"/>
          </w:tcPr>
          <w:p w14:paraId="30BE395A" w14:textId="77777777" w:rsidR="006B5B1C" w:rsidRPr="002A0569" w:rsidRDefault="006B5B1C" w:rsidP="00B532A7">
            <w:pPr>
              <w:pStyle w:val="SOPTableHeader"/>
            </w:pPr>
            <w:r w:rsidRPr="002A0569">
              <w:t>Date</w:t>
            </w:r>
          </w:p>
        </w:tc>
        <w:tc>
          <w:tcPr>
            <w:tcW w:w="2250" w:type="dxa"/>
            <w:shd w:val="clear" w:color="auto" w:fill="E0E0E0"/>
          </w:tcPr>
          <w:p w14:paraId="0CAB0D56" w14:textId="77777777" w:rsidR="006B5B1C" w:rsidRPr="002A0569" w:rsidRDefault="006B5B1C" w:rsidP="00B532A7">
            <w:pPr>
              <w:pStyle w:val="SOPTableHeader"/>
            </w:pPr>
            <w:r w:rsidRPr="002A0569">
              <w:t>Reviewed By</w:t>
            </w:r>
          </w:p>
        </w:tc>
        <w:tc>
          <w:tcPr>
            <w:tcW w:w="5482" w:type="dxa"/>
            <w:shd w:val="clear" w:color="auto" w:fill="E0E0E0"/>
          </w:tcPr>
          <w:p w14:paraId="192B5557" w14:textId="77777777" w:rsidR="006B5B1C" w:rsidRPr="002A0569" w:rsidRDefault="006B5B1C" w:rsidP="00B532A7">
            <w:pPr>
              <w:pStyle w:val="SOPTableHeader"/>
            </w:pPr>
            <w:r w:rsidRPr="002A0569">
              <w:t>Title</w:t>
            </w:r>
          </w:p>
        </w:tc>
      </w:tr>
      <w:tr w:rsidR="00B16222" w14:paraId="59C8E68F" w14:textId="77777777" w:rsidTr="006B5B1C">
        <w:tc>
          <w:tcPr>
            <w:tcW w:w="728" w:type="dxa"/>
          </w:tcPr>
          <w:p w14:paraId="739A0224" w14:textId="77777777" w:rsidR="00B16222" w:rsidRPr="002A0569" w:rsidRDefault="00F24BA9" w:rsidP="00B16222">
            <w:ins w:id="21" w:author="JOHNSON Jacqueline M" w:date="2026-06-08T08:08:00Z">
              <w:r>
                <w:t>4</w:t>
              </w:r>
            </w:ins>
          </w:p>
        </w:tc>
        <w:tc>
          <w:tcPr>
            <w:tcW w:w="1530" w:type="dxa"/>
          </w:tcPr>
          <w:p w14:paraId="76510966" w14:textId="77777777" w:rsidR="00B16222" w:rsidRPr="002A0569" w:rsidRDefault="00F24BA9" w:rsidP="00B16222">
            <w:ins w:id="22" w:author="JOHNSON Jacqueline M" w:date="2026-06-08T08:08:00Z">
              <w:r>
                <w:t>08-Jun</w:t>
              </w:r>
            </w:ins>
            <w:ins w:id="23" w:author="JOHNSON Jacqueline M" w:date="2026-06-08T08:09:00Z">
              <w:r>
                <w:t>-2026</w:t>
              </w:r>
            </w:ins>
          </w:p>
        </w:tc>
        <w:tc>
          <w:tcPr>
            <w:tcW w:w="2250" w:type="dxa"/>
          </w:tcPr>
          <w:p w14:paraId="1DE284AB" w14:textId="77777777" w:rsidR="00B16222" w:rsidRPr="002A0569" w:rsidRDefault="00F24BA9" w:rsidP="00B16222">
            <w:ins w:id="24" w:author="JOHNSON Jacqueline M" w:date="2026-06-08T08:09:00Z">
              <w:r>
                <w:t>Jacqueline Johnson</w:t>
              </w:r>
            </w:ins>
          </w:p>
        </w:tc>
        <w:tc>
          <w:tcPr>
            <w:tcW w:w="5482" w:type="dxa"/>
          </w:tcPr>
          <w:p w14:paraId="16085C48" w14:textId="77777777" w:rsidR="00B16222" w:rsidRPr="002A0569" w:rsidRDefault="00B16222" w:rsidP="00B16222">
            <w:r w:rsidRPr="002A0569">
              <w:t>Peer Reviewer</w:t>
            </w:r>
          </w:p>
        </w:tc>
      </w:tr>
    </w:tbl>
    <w:p w14:paraId="0B41E2D4" w14:textId="77777777" w:rsidR="005359C3" w:rsidRPr="006B5B1C" w:rsidRDefault="005359C3" w:rsidP="005359C3"/>
    <w:p w14:paraId="79A7A18C" w14:textId="77777777" w:rsidR="005359C3" w:rsidRPr="006B5B1C" w:rsidRDefault="005359C3" w:rsidP="00161E7D">
      <w:pPr>
        <w:pStyle w:val="SOP1Heading"/>
      </w:pPr>
      <w:r w:rsidRPr="006B5B1C">
        <w:br w:type="page"/>
      </w:r>
      <w:bookmarkStart w:id="25" w:name="_Toc524927276"/>
      <w:bookmarkEnd w:id="1"/>
      <w:r w:rsidRPr="006B5B1C">
        <w:lastRenderedPageBreak/>
        <w:t xml:space="preserve">Brief Description </w:t>
      </w:r>
      <w:bookmarkEnd w:id="25"/>
    </w:p>
    <w:p w14:paraId="2EED8374" w14:textId="77777777" w:rsidR="005359C3" w:rsidRPr="006B5B1C" w:rsidRDefault="006A2675" w:rsidP="005359C3">
      <w:pPr>
        <w:pStyle w:val="SOP1Text"/>
      </w:pPr>
      <w:r w:rsidRPr="006B5B1C">
        <w:t>This usecase describes</w:t>
      </w:r>
      <w:r w:rsidR="00525347" w:rsidRPr="006B5B1C">
        <w:t xml:space="preserve"> the standard model for </w:t>
      </w:r>
      <w:r w:rsidR="00274DCD" w:rsidRPr="006B5B1C">
        <w:t>EAM Mobile</w:t>
      </w:r>
      <w:r w:rsidR="00525347" w:rsidRPr="006B5B1C">
        <w:t xml:space="preserve">. </w:t>
      </w:r>
    </w:p>
    <w:p w14:paraId="68D8BBE6" w14:textId="77777777" w:rsidR="005359C3" w:rsidRPr="006B5B1C" w:rsidRDefault="005359C3" w:rsidP="005359C3">
      <w:pPr>
        <w:pStyle w:val="SOP1Heading"/>
      </w:pPr>
      <w:r w:rsidRPr="006B5B1C">
        <w:t>Expected End User</w:t>
      </w:r>
    </w:p>
    <w:p w14:paraId="5DAD60B0" w14:textId="77777777" w:rsidR="005359C3" w:rsidRPr="006B5B1C" w:rsidRDefault="000A034B" w:rsidP="005359C3">
      <w:pPr>
        <w:pStyle w:val="SOP1Text"/>
      </w:pPr>
      <w:r w:rsidRPr="006B5B1C">
        <w:t>Everyone</w:t>
      </w:r>
    </w:p>
    <w:p w14:paraId="5F631C9F" w14:textId="77777777" w:rsidR="005359C3" w:rsidRPr="006B5B1C" w:rsidRDefault="005359C3" w:rsidP="005359C3">
      <w:pPr>
        <w:pStyle w:val="SOP1Heading"/>
      </w:pPr>
      <w:r w:rsidRPr="006B5B1C">
        <w:t>Exceptions to Standard Model</w:t>
      </w:r>
    </w:p>
    <w:p w14:paraId="784DF40C" w14:textId="77777777" w:rsidR="005359C3" w:rsidRPr="006B5B1C" w:rsidRDefault="006A2675" w:rsidP="006A2675">
      <w:pPr>
        <w:pStyle w:val="SOP1Bullet"/>
        <w:numPr>
          <w:ilvl w:val="0"/>
          <w:numId w:val="0"/>
        </w:numPr>
        <w:ind w:left="720" w:hanging="274"/>
      </w:pPr>
      <w:r w:rsidRPr="006B5B1C">
        <w:t>None</w:t>
      </w:r>
    </w:p>
    <w:p w14:paraId="61986CF7" w14:textId="77777777" w:rsidR="005359C3" w:rsidRPr="006B5B1C" w:rsidRDefault="005359C3" w:rsidP="005359C3">
      <w:pPr>
        <w:pStyle w:val="SOP1Heading"/>
      </w:pPr>
      <w:bookmarkStart w:id="26" w:name="_Toc524927280"/>
      <w:r w:rsidRPr="006B5B1C">
        <w:t>Entry Points</w:t>
      </w:r>
      <w:bookmarkEnd w:id="26"/>
    </w:p>
    <w:p w14:paraId="2F991C45" w14:textId="77777777" w:rsidR="005359C3" w:rsidRPr="006B5B1C" w:rsidRDefault="000A034B" w:rsidP="005359C3">
      <w:pPr>
        <w:pStyle w:val="SOP1Text"/>
        <w:rPr>
          <w:b/>
        </w:rPr>
      </w:pPr>
      <w:r w:rsidRPr="006B5B1C">
        <w:t xml:space="preserve">Unique to each case </w:t>
      </w:r>
    </w:p>
    <w:p w14:paraId="1FDE430F" w14:textId="77777777" w:rsidR="005359C3" w:rsidRPr="006B5B1C" w:rsidRDefault="005359C3" w:rsidP="005359C3">
      <w:pPr>
        <w:pStyle w:val="SOP1Heading"/>
      </w:pPr>
      <w:r w:rsidRPr="006B5B1C">
        <w:t>Oracle Forms Functionality</w:t>
      </w:r>
    </w:p>
    <w:p w14:paraId="2CBF4E92" w14:textId="77777777" w:rsidR="005359C3" w:rsidRPr="006B5B1C" w:rsidRDefault="004256F7" w:rsidP="004256F7">
      <w:pPr>
        <w:pStyle w:val="SOP1Bullet"/>
        <w:numPr>
          <w:ilvl w:val="0"/>
          <w:numId w:val="0"/>
        </w:numPr>
        <w:ind w:left="720" w:hanging="274"/>
      </w:pPr>
      <w:r w:rsidRPr="006B5B1C">
        <w:t>None</w:t>
      </w:r>
    </w:p>
    <w:p w14:paraId="423612C0" w14:textId="77777777" w:rsidR="005359C3" w:rsidRPr="006B5B1C" w:rsidRDefault="005359C3" w:rsidP="005359C3">
      <w:pPr>
        <w:pStyle w:val="SOP1Heading"/>
      </w:pPr>
      <w:r w:rsidRPr="006B5B1C">
        <w:t>Basic Flow Assumptions</w:t>
      </w:r>
    </w:p>
    <w:p w14:paraId="2F7A362E" w14:textId="77777777" w:rsidR="00DE7C9C" w:rsidRPr="006B5B1C" w:rsidRDefault="00816C9D" w:rsidP="00E94BFA">
      <w:pPr>
        <w:pStyle w:val="SOP1Bullet"/>
        <w:numPr>
          <w:ilvl w:val="0"/>
          <w:numId w:val="0"/>
        </w:numPr>
        <w:ind w:left="720" w:hanging="274"/>
      </w:pPr>
      <w:r w:rsidRPr="006B5B1C">
        <w:t xml:space="preserve">User is authorized </w:t>
      </w:r>
      <w:r w:rsidR="0057310A" w:rsidRPr="006B5B1C">
        <w:t xml:space="preserve">to use </w:t>
      </w:r>
      <w:r w:rsidR="00274DCD" w:rsidRPr="006B5B1C">
        <w:t>Mobile</w:t>
      </w:r>
      <w:r w:rsidRPr="006B5B1C">
        <w:t xml:space="preserve">. See </w:t>
      </w:r>
      <w:r w:rsidR="00274DCD" w:rsidRPr="006B5B1C">
        <w:rPr>
          <w:i/>
          <w:iCs/>
          <w:color w:val="4472C4"/>
        </w:rPr>
        <w:t xml:space="preserve">EAM.MOBILE.REQ.Login </w:t>
      </w:r>
      <w:r w:rsidRPr="006B5B1C">
        <w:t xml:space="preserve">for more information on </w:t>
      </w:r>
      <w:r w:rsidR="00274DCD" w:rsidRPr="006B5B1C">
        <w:t xml:space="preserve">Mobile </w:t>
      </w:r>
      <w:r w:rsidRPr="006B5B1C">
        <w:t>login</w:t>
      </w:r>
      <w:r w:rsidR="00274DCD" w:rsidRPr="006B5B1C">
        <w:t>.</w:t>
      </w:r>
    </w:p>
    <w:p w14:paraId="7E7D41CC" w14:textId="77777777" w:rsidR="00D37838" w:rsidRPr="006B5B1C" w:rsidRDefault="00D37838" w:rsidP="00E94BFA">
      <w:pPr>
        <w:pStyle w:val="SOP1Bullet"/>
        <w:numPr>
          <w:ilvl w:val="0"/>
          <w:numId w:val="0"/>
        </w:numPr>
        <w:ind w:left="720" w:hanging="274"/>
      </w:pPr>
      <w:r w:rsidRPr="006B5B1C">
        <w:t>MOBQUERY = CONTAINS</w:t>
      </w:r>
    </w:p>
    <w:p w14:paraId="26522D11" w14:textId="77777777" w:rsidR="00CC4988" w:rsidRPr="006B5B1C" w:rsidRDefault="00CC4988" w:rsidP="00E94BFA">
      <w:pPr>
        <w:pStyle w:val="SOP1Bullet"/>
        <w:numPr>
          <w:ilvl w:val="0"/>
          <w:numId w:val="0"/>
        </w:numPr>
        <w:ind w:left="720" w:hanging="274"/>
      </w:pPr>
      <w:r w:rsidRPr="006B5B1C">
        <w:t xml:space="preserve">MOBTMOUT is </w:t>
      </w:r>
      <w:r w:rsidR="00524721" w:rsidRPr="006B5B1C">
        <w:t>OFF</w:t>
      </w:r>
    </w:p>
    <w:p w14:paraId="3997A5B1" w14:textId="77777777" w:rsidR="00881172" w:rsidRPr="006B5B1C" w:rsidRDefault="00881172" w:rsidP="00E94BFA">
      <w:pPr>
        <w:pStyle w:val="SOP1Bullet"/>
        <w:numPr>
          <w:ilvl w:val="0"/>
          <w:numId w:val="0"/>
        </w:numPr>
        <w:ind w:left="720" w:hanging="274"/>
      </w:pPr>
      <w:r w:rsidRPr="006B5B1C">
        <w:t xml:space="preserve">Allow Mobile Sync Configuration is </w:t>
      </w:r>
      <w:r w:rsidR="00430DF6" w:rsidRPr="006B5B1C">
        <w:t>checked</w:t>
      </w:r>
    </w:p>
    <w:p w14:paraId="09BC39D7" w14:textId="77777777" w:rsidR="00EB2BB7" w:rsidRPr="006B5B1C" w:rsidRDefault="00EB2BB7" w:rsidP="00E94BFA">
      <w:pPr>
        <w:pStyle w:val="SOP1Bullet"/>
        <w:numPr>
          <w:ilvl w:val="0"/>
          <w:numId w:val="0"/>
        </w:numPr>
        <w:ind w:left="720" w:hanging="274"/>
      </w:pPr>
      <w:r w:rsidRPr="006B5B1C">
        <w:t xml:space="preserve">MOBSCNCP is </w:t>
      </w:r>
      <w:r w:rsidR="00CD4CD6" w:rsidRPr="006B5B1C">
        <w:t>not NO</w:t>
      </w:r>
    </w:p>
    <w:p w14:paraId="1503ABF9" w14:textId="77777777" w:rsidR="00EB2BB7" w:rsidRPr="006B5B1C" w:rsidRDefault="00EB2BB7" w:rsidP="00E94BFA">
      <w:pPr>
        <w:pStyle w:val="SOP1Bullet"/>
        <w:numPr>
          <w:ilvl w:val="0"/>
          <w:numId w:val="0"/>
        </w:numPr>
        <w:ind w:left="720" w:hanging="274"/>
      </w:pPr>
      <w:r w:rsidRPr="006B5B1C">
        <w:t xml:space="preserve">MOBCCPST is </w:t>
      </w:r>
      <w:r w:rsidR="00CD4CD6" w:rsidRPr="006B5B1C">
        <w:t>not NO</w:t>
      </w:r>
    </w:p>
    <w:p w14:paraId="48E93225" w14:textId="77777777" w:rsidR="00CD4CD6" w:rsidRPr="006B5B1C" w:rsidRDefault="00CD4CD6" w:rsidP="00E94BFA">
      <w:pPr>
        <w:pStyle w:val="SOP1Bullet"/>
        <w:numPr>
          <w:ilvl w:val="0"/>
          <w:numId w:val="0"/>
        </w:numPr>
        <w:ind w:left="720" w:hanging="274"/>
      </w:pPr>
      <w:r w:rsidRPr="006B5B1C">
        <w:t>MOB</w:t>
      </w:r>
      <w:r w:rsidR="0006459C" w:rsidRPr="006B5B1C">
        <w:t>SHARE</w:t>
      </w:r>
      <w:r w:rsidRPr="006B5B1C">
        <w:t xml:space="preserve"> is </w:t>
      </w:r>
      <w:r w:rsidR="0006459C" w:rsidRPr="006B5B1C">
        <w:t>not NO</w:t>
      </w:r>
    </w:p>
    <w:p w14:paraId="3535823E" w14:textId="77777777" w:rsidR="00C35F71" w:rsidRPr="006B5B1C" w:rsidRDefault="00C35F71" w:rsidP="00E94BFA">
      <w:pPr>
        <w:pStyle w:val="SOP1Bullet"/>
        <w:numPr>
          <w:ilvl w:val="0"/>
          <w:numId w:val="0"/>
        </w:numPr>
        <w:ind w:left="720" w:hanging="274"/>
      </w:pPr>
      <w:r w:rsidRPr="006B5B1C">
        <w:t>MOBRQPAS is not YES</w:t>
      </w:r>
    </w:p>
    <w:p w14:paraId="60D26554" w14:textId="77777777" w:rsidR="00F42E0E" w:rsidRPr="006B5B1C" w:rsidRDefault="00F42E0E" w:rsidP="00E94BFA">
      <w:pPr>
        <w:pStyle w:val="SOP1Bullet"/>
        <w:numPr>
          <w:ilvl w:val="0"/>
          <w:numId w:val="0"/>
        </w:numPr>
        <w:ind w:left="720" w:hanging="274"/>
      </w:pPr>
      <w:r w:rsidRPr="006B5B1C">
        <w:t>DWOLINK is OFF</w:t>
      </w:r>
    </w:p>
    <w:p w14:paraId="02863B6F" w14:textId="77777777" w:rsidR="005359C3" w:rsidRPr="006B5B1C" w:rsidRDefault="00DE7C9C" w:rsidP="00DE7C9C">
      <w:pPr>
        <w:pStyle w:val="SOP1Heading"/>
      </w:pPr>
      <w:r w:rsidRPr="006B5B1C">
        <w:lastRenderedPageBreak/>
        <w:t>Ba</w:t>
      </w:r>
      <w:r w:rsidR="005359C3" w:rsidRPr="006B5B1C">
        <w:t>sic Flow</w:t>
      </w:r>
      <w:r w:rsidR="007E08ED" w:rsidRPr="006B5B1C">
        <w:t xml:space="preserve"> (List View/Record View form)</w:t>
      </w:r>
    </w:p>
    <w:p w14:paraId="72A2C4B9" w14:textId="77777777" w:rsidR="00D1305D" w:rsidRPr="006B5B1C" w:rsidRDefault="000A034B" w:rsidP="006F6F00">
      <w:pPr>
        <w:pStyle w:val="SOP1Numbered"/>
      </w:pPr>
      <w:r w:rsidRPr="006B5B1C">
        <w:t xml:space="preserve">When </w:t>
      </w:r>
      <w:r w:rsidR="00742E12" w:rsidRPr="006B5B1C">
        <w:t>user logs into the device</w:t>
      </w:r>
      <w:r w:rsidR="00D1305D" w:rsidRPr="006B5B1C">
        <w:t>, t</w:t>
      </w:r>
      <w:r w:rsidR="00182D19" w:rsidRPr="006B5B1C">
        <w:t xml:space="preserve">he </w:t>
      </w:r>
      <w:r w:rsidR="00D1305D" w:rsidRPr="006B5B1C">
        <w:t>system will</w:t>
      </w:r>
      <w:r w:rsidR="004B73EE" w:rsidRPr="006B5B1C">
        <w:t xml:space="preserve"> </w:t>
      </w:r>
      <w:r w:rsidR="00D2230B" w:rsidRPr="006B5B1C">
        <w:t>open in a Map View</w:t>
      </w:r>
    </w:p>
    <w:p w14:paraId="6961DE46" w14:textId="77777777" w:rsidR="003B26C5" w:rsidRPr="006B5B1C" w:rsidRDefault="003B26C5" w:rsidP="006F6F00">
      <w:pPr>
        <w:pStyle w:val="SOP1Numbered"/>
      </w:pPr>
      <w:r w:rsidRPr="006B5B1C">
        <w:t xml:space="preserve">The user has the option </w:t>
      </w:r>
      <w:r w:rsidR="00AD15A0" w:rsidRPr="006B5B1C">
        <w:t>to</w:t>
      </w:r>
      <w:r w:rsidRPr="006B5B1C">
        <w:t xml:space="preserve"> </w:t>
      </w:r>
      <w:r w:rsidR="004B73EE" w:rsidRPr="006B5B1C">
        <w:t xml:space="preserve">choose </w:t>
      </w:r>
      <w:r w:rsidR="00D2230B" w:rsidRPr="006B5B1C">
        <w:t>the following screens</w:t>
      </w:r>
      <w:ins w:id="27" w:author="JOHNSON Jacqueline M" w:date="2026-04-14T20:47:00Z">
        <w:r w:rsidR="002B11D6">
          <w:t xml:space="preserve"> from the menu</w:t>
        </w:r>
      </w:ins>
      <w:ins w:id="28" w:author="Brett Raines SG-19847 r2" w:date="2026-04-13T07:21:00Z">
        <w:del w:id="29" w:author="JOHNSON Jacqueline M" w:date="2026-04-14T20:48:00Z">
          <w:r w:rsidR="00B0188B" w:rsidDel="002B11D6">
            <w:delText xml:space="preserve">, see </w:delText>
          </w:r>
        </w:del>
      </w:ins>
      <w:ins w:id="30" w:author="Brett Raines SG-19847 r2" w:date="2026-04-13T07:22:00Z">
        <w:del w:id="31" w:author="JOHNSON Jacqueline M" w:date="2026-04-14T20:48:00Z">
          <w:r w:rsidR="00B0188B" w:rsidDel="002B11D6">
            <w:rPr>
              <w:i/>
              <w:iCs/>
              <w:color w:val="0000FF"/>
            </w:rPr>
            <w:delText>S</w:delText>
          </w:r>
        </w:del>
      </w:ins>
      <w:ins w:id="32" w:author="Brett Raines SG-19847 r2" w:date="2026-04-13T07:21:00Z">
        <w:del w:id="33" w:author="JOHNSON Jacqueline M" w:date="2026-04-14T20:48:00Z">
          <w:r w:rsidR="00B0188B" w:rsidRPr="00B0188B" w:rsidDel="002B11D6">
            <w:rPr>
              <w:i/>
              <w:iCs/>
              <w:color w:val="0000FF"/>
              <w:rPrChange w:id="34" w:author="Brett Raines SG-19847 r2" w:date="2026-04-13T07:22:00Z">
                <w:rPr>
                  <w:i/>
                  <w:iCs/>
                </w:rPr>
              </w:rPrChange>
            </w:rPr>
            <w:delText xml:space="preserve">upplemental </w:delText>
          </w:r>
        </w:del>
      </w:ins>
      <w:ins w:id="35" w:author="Brett Raines SG-19847 r2" w:date="2026-04-13T07:22:00Z">
        <w:del w:id="36" w:author="JOHNSON Jacqueline M" w:date="2026-04-14T20:48:00Z">
          <w:r w:rsidR="00B0188B" w:rsidDel="002B11D6">
            <w:rPr>
              <w:i/>
              <w:iCs/>
              <w:color w:val="0000FF"/>
            </w:rPr>
            <w:delText>R</w:delText>
          </w:r>
        </w:del>
      </w:ins>
      <w:ins w:id="37" w:author="Brett Raines SG-19847 r2" w:date="2026-04-13T07:21:00Z">
        <w:del w:id="38" w:author="JOHNSON Jacqueline M" w:date="2026-04-14T20:48:00Z">
          <w:r w:rsidR="00B0188B" w:rsidRPr="00B0188B" w:rsidDel="002B11D6">
            <w:rPr>
              <w:i/>
              <w:iCs/>
              <w:color w:val="0000FF"/>
              <w:rPrChange w:id="39" w:author="Brett Raines SG-19847 r2" w:date="2026-04-13T07:22:00Z">
                <w:rPr>
                  <w:i/>
                  <w:iCs/>
                </w:rPr>
              </w:rPrChange>
            </w:rPr>
            <w:delText>equirements</w:delText>
          </w:r>
          <w:r w:rsidR="00B0188B" w:rsidDel="002B11D6">
            <w:delText xml:space="preserve"> for additional details</w:delText>
          </w:r>
        </w:del>
      </w:ins>
      <w:r w:rsidR="004B73EE" w:rsidRPr="006B5B1C">
        <w:t>:</w:t>
      </w:r>
    </w:p>
    <w:p w14:paraId="6A9917F1" w14:textId="77777777" w:rsidR="00D2230B" w:rsidRPr="006B5B1C" w:rsidRDefault="00D2230B" w:rsidP="006F6F00">
      <w:pPr>
        <w:pStyle w:val="SOP1Numbered"/>
        <w:numPr>
          <w:ilvl w:val="0"/>
          <w:numId w:val="46"/>
        </w:numPr>
      </w:pPr>
      <w:r w:rsidRPr="006B5B1C">
        <w:t>Map View</w:t>
      </w:r>
    </w:p>
    <w:p w14:paraId="0E3863B4" w14:textId="77777777" w:rsidR="00D2230B" w:rsidRPr="006B5B1C" w:rsidRDefault="00D2230B" w:rsidP="006F6F00">
      <w:pPr>
        <w:pStyle w:val="SOP1Numbered"/>
        <w:numPr>
          <w:ilvl w:val="0"/>
          <w:numId w:val="46"/>
        </w:numPr>
      </w:pPr>
      <w:r w:rsidRPr="006B5B1C">
        <w:t>Work Order</w:t>
      </w:r>
    </w:p>
    <w:p w14:paraId="24559A21" w14:textId="77777777" w:rsidR="00D2230B" w:rsidRPr="006B5B1C" w:rsidRDefault="00D2230B" w:rsidP="006F6F00">
      <w:pPr>
        <w:pStyle w:val="SOP1Numbered"/>
        <w:numPr>
          <w:ilvl w:val="0"/>
          <w:numId w:val="46"/>
        </w:numPr>
      </w:pPr>
      <w:r w:rsidRPr="006B5B1C">
        <w:t>Equipment</w:t>
      </w:r>
    </w:p>
    <w:p w14:paraId="03069E23" w14:textId="77777777" w:rsidR="00D2230B" w:rsidRDefault="00D2230B" w:rsidP="006F6F00">
      <w:pPr>
        <w:pStyle w:val="SOP1Numbered"/>
        <w:numPr>
          <w:ilvl w:val="0"/>
          <w:numId w:val="46"/>
        </w:numPr>
        <w:rPr>
          <w:ins w:id="40" w:author="JOHNSON Jacqueline M" w:date="2026-04-14T21:29:00Z"/>
        </w:rPr>
      </w:pPr>
      <w:r w:rsidRPr="006B5B1C">
        <w:t>Work Request</w:t>
      </w:r>
    </w:p>
    <w:p w14:paraId="2FED5665" w14:textId="77777777" w:rsidR="00670232" w:rsidRPr="006B5B1C" w:rsidRDefault="00670232" w:rsidP="006F6F00">
      <w:pPr>
        <w:pStyle w:val="SOP1Numbered"/>
        <w:numPr>
          <w:ilvl w:val="0"/>
          <w:numId w:val="46"/>
        </w:numPr>
      </w:pPr>
      <w:ins w:id="41" w:author="JOHNSON Jacqueline M" w:date="2026-04-14T21:29:00Z">
        <w:r>
          <w:t>Work Order Schedule</w:t>
        </w:r>
      </w:ins>
    </w:p>
    <w:p w14:paraId="3F182494" w14:textId="77777777" w:rsidR="00D2230B" w:rsidRPr="006B5B1C" w:rsidRDefault="00D2230B" w:rsidP="006F6F00">
      <w:pPr>
        <w:pStyle w:val="SOP1Numbered"/>
        <w:numPr>
          <w:ilvl w:val="0"/>
          <w:numId w:val="46"/>
        </w:numPr>
      </w:pPr>
      <w:r w:rsidRPr="006B5B1C">
        <w:t>Asset Inventory</w:t>
      </w:r>
    </w:p>
    <w:p w14:paraId="1C4021FA" w14:textId="77777777" w:rsidR="00D2230B" w:rsidRPr="006B5B1C" w:rsidRDefault="00D2230B" w:rsidP="006F6F00">
      <w:pPr>
        <w:pStyle w:val="SOP1Numbered"/>
        <w:numPr>
          <w:ilvl w:val="0"/>
          <w:numId w:val="46"/>
        </w:numPr>
      </w:pPr>
      <w:r w:rsidRPr="006B5B1C">
        <w:t>Physical Inventory</w:t>
      </w:r>
      <w:r w:rsidR="008E3918" w:rsidRPr="006B5B1C">
        <w:t xml:space="preserve"> (Hidden by default)</w:t>
      </w:r>
    </w:p>
    <w:p w14:paraId="63642FFC" w14:textId="77777777" w:rsidR="00D2230B" w:rsidRPr="006B5B1C" w:rsidRDefault="00D2230B" w:rsidP="006F6F00">
      <w:pPr>
        <w:pStyle w:val="SOP1Numbered"/>
        <w:numPr>
          <w:ilvl w:val="0"/>
          <w:numId w:val="46"/>
        </w:numPr>
      </w:pPr>
      <w:r w:rsidRPr="006B5B1C">
        <w:t>Physical Inventory – CONNECTED</w:t>
      </w:r>
    </w:p>
    <w:p w14:paraId="1591D148" w14:textId="77777777" w:rsidR="000B0691" w:rsidRPr="006B5B1C" w:rsidRDefault="000B0691" w:rsidP="006F6F00">
      <w:pPr>
        <w:pStyle w:val="SOP1Numbered"/>
        <w:numPr>
          <w:ilvl w:val="0"/>
          <w:numId w:val="46"/>
        </w:numPr>
      </w:pPr>
      <w:r w:rsidRPr="006B5B1C">
        <w:t>Batch Book Labor</w:t>
      </w:r>
    </w:p>
    <w:p w14:paraId="16167EDE" w14:textId="77777777" w:rsidR="00D2230B" w:rsidRPr="006B5B1C" w:rsidRDefault="00D2230B" w:rsidP="006F6F00">
      <w:pPr>
        <w:pStyle w:val="SOP1Numbered"/>
        <w:numPr>
          <w:ilvl w:val="0"/>
          <w:numId w:val="46"/>
        </w:numPr>
      </w:pPr>
      <w:r w:rsidRPr="006B5B1C">
        <w:t>Hours Worked</w:t>
      </w:r>
    </w:p>
    <w:p w14:paraId="780DB79A" w14:textId="77777777" w:rsidR="00D2230B" w:rsidRPr="006B5B1C" w:rsidRDefault="00D2230B" w:rsidP="006F6F00">
      <w:pPr>
        <w:pStyle w:val="SOP1Numbered"/>
        <w:numPr>
          <w:ilvl w:val="0"/>
          <w:numId w:val="46"/>
        </w:numPr>
      </w:pPr>
      <w:r w:rsidRPr="006B5B1C">
        <w:t>Breadcrumbs</w:t>
      </w:r>
    </w:p>
    <w:p w14:paraId="41498E8C" w14:textId="77777777" w:rsidR="00D2230B" w:rsidRPr="006B5B1C" w:rsidRDefault="00D2230B" w:rsidP="006F6F00">
      <w:pPr>
        <w:pStyle w:val="SOP1Numbered"/>
        <w:numPr>
          <w:ilvl w:val="0"/>
          <w:numId w:val="46"/>
        </w:numPr>
      </w:pPr>
      <w:r w:rsidRPr="006B5B1C">
        <w:t>Operator Checklist</w:t>
      </w:r>
    </w:p>
    <w:p w14:paraId="3DEE7796" w14:textId="77777777" w:rsidR="00D2230B" w:rsidRPr="006B5B1C" w:rsidRDefault="00D2230B" w:rsidP="006F6F00">
      <w:pPr>
        <w:pStyle w:val="SOP1Numbered"/>
        <w:numPr>
          <w:ilvl w:val="0"/>
          <w:numId w:val="46"/>
        </w:numPr>
      </w:pPr>
      <w:r w:rsidRPr="006B5B1C">
        <w:t>PO Receipts</w:t>
      </w:r>
    </w:p>
    <w:p w14:paraId="006E9076" w14:textId="77777777" w:rsidR="00D2230B" w:rsidRPr="006B5B1C" w:rsidRDefault="00D2230B" w:rsidP="006F6F00">
      <w:pPr>
        <w:pStyle w:val="SOP1Numbered"/>
        <w:numPr>
          <w:ilvl w:val="0"/>
          <w:numId w:val="46"/>
        </w:numPr>
      </w:pPr>
      <w:r w:rsidRPr="006B5B1C">
        <w:t>Receive Assets</w:t>
      </w:r>
    </w:p>
    <w:p w14:paraId="2CA89F9D" w14:textId="77777777" w:rsidR="00D2230B" w:rsidRPr="006B5B1C" w:rsidRDefault="00D2230B" w:rsidP="006F6F00">
      <w:pPr>
        <w:pStyle w:val="SOP1Numbered"/>
        <w:numPr>
          <w:ilvl w:val="0"/>
          <w:numId w:val="46"/>
        </w:numPr>
      </w:pPr>
      <w:r w:rsidRPr="006B5B1C">
        <w:t>Work Order – Checklist</w:t>
      </w:r>
    </w:p>
    <w:p w14:paraId="5C000BF9" w14:textId="77777777" w:rsidR="00D2230B" w:rsidRPr="006B5B1C" w:rsidRDefault="00D2230B" w:rsidP="006F6F00">
      <w:pPr>
        <w:pStyle w:val="SOP1Numbered"/>
        <w:numPr>
          <w:ilvl w:val="0"/>
          <w:numId w:val="46"/>
        </w:numPr>
      </w:pPr>
      <w:r w:rsidRPr="006B5B1C">
        <w:t>Notebook</w:t>
      </w:r>
    </w:p>
    <w:p w14:paraId="08D82ECF" w14:textId="77777777" w:rsidR="00D2230B" w:rsidRPr="006B5B1C" w:rsidRDefault="00D2230B" w:rsidP="006F6F00">
      <w:pPr>
        <w:pStyle w:val="SOP1Numbered"/>
        <w:numPr>
          <w:ilvl w:val="0"/>
          <w:numId w:val="46"/>
        </w:numPr>
      </w:pPr>
      <w:r w:rsidRPr="006B5B1C">
        <w:t>Permit to Work</w:t>
      </w:r>
    </w:p>
    <w:p w14:paraId="688860D0" w14:textId="77777777" w:rsidR="00D2230B" w:rsidRPr="006B5B1C" w:rsidRDefault="00D2230B" w:rsidP="006F6F00">
      <w:pPr>
        <w:pStyle w:val="SOP1Numbered"/>
        <w:numPr>
          <w:ilvl w:val="0"/>
          <w:numId w:val="46"/>
        </w:numPr>
      </w:pPr>
      <w:r w:rsidRPr="006B5B1C">
        <w:t>Permit to Work Safety</w:t>
      </w:r>
    </w:p>
    <w:p w14:paraId="52F6EC72" w14:textId="77777777" w:rsidR="00D2230B" w:rsidRPr="006B5B1C" w:rsidRDefault="00D2230B" w:rsidP="006F6F00">
      <w:pPr>
        <w:pStyle w:val="SOP1Numbered"/>
        <w:numPr>
          <w:ilvl w:val="0"/>
          <w:numId w:val="46"/>
        </w:numPr>
      </w:pPr>
      <w:r w:rsidRPr="006B5B1C">
        <w:t>Replace Physical Meter</w:t>
      </w:r>
    </w:p>
    <w:p w14:paraId="65D9A5EE" w14:textId="77777777" w:rsidR="00D2230B" w:rsidRPr="006B5B1C" w:rsidRDefault="00D2230B" w:rsidP="006F6F00">
      <w:pPr>
        <w:pStyle w:val="SOP1Numbered"/>
        <w:numPr>
          <w:ilvl w:val="0"/>
          <w:numId w:val="46"/>
        </w:numPr>
      </w:pPr>
      <w:r w:rsidRPr="006B5B1C">
        <w:t>Facetime</w:t>
      </w:r>
    </w:p>
    <w:p w14:paraId="69BF9777" w14:textId="77777777" w:rsidR="00D62BC6" w:rsidRDefault="00D2230B" w:rsidP="006F6F00">
      <w:pPr>
        <w:pStyle w:val="SOP1Numbered"/>
        <w:numPr>
          <w:ilvl w:val="0"/>
          <w:numId w:val="46"/>
        </w:numPr>
      </w:pPr>
      <w:r w:rsidRPr="006B5B1C">
        <w:t xml:space="preserve">Settings: </w:t>
      </w:r>
      <w:r w:rsidR="00D62BC6" w:rsidRPr="006B5B1C">
        <w:t xml:space="preserve">Refer to </w:t>
      </w:r>
      <w:r w:rsidR="00D62BC6" w:rsidRPr="006B5B1C">
        <w:rPr>
          <w:i/>
          <w:color w:val="4472C4"/>
        </w:rPr>
        <w:t>EAM.</w:t>
      </w:r>
      <w:r w:rsidR="004B73EE" w:rsidRPr="006B5B1C">
        <w:rPr>
          <w:i/>
          <w:color w:val="4472C4"/>
        </w:rPr>
        <w:t>MOBILE</w:t>
      </w:r>
      <w:r w:rsidR="00D62BC6" w:rsidRPr="006B5B1C">
        <w:rPr>
          <w:i/>
          <w:color w:val="4472C4"/>
        </w:rPr>
        <w:t>.REQ.S</w:t>
      </w:r>
      <w:r w:rsidR="004B73EE" w:rsidRPr="006B5B1C">
        <w:rPr>
          <w:i/>
          <w:color w:val="4472C4"/>
        </w:rPr>
        <w:t xml:space="preserve">ettings </w:t>
      </w:r>
      <w:r w:rsidR="00D62BC6" w:rsidRPr="006B5B1C">
        <w:t>for all other applicable points in the basic flow</w:t>
      </w:r>
    </w:p>
    <w:p w14:paraId="7622A1AB" w14:textId="77777777" w:rsidR="00C0302F" w:rsidRDefault="00C0302F" w:rsidP="006F6F00">
      <w:pPr>
        <w:pStyle w:val="SOP1Numbered"/>
        <w:numPr>
          <w:ilvl w:val="0"/>
          <w:numId w:val="46"/>
        </w:numPr>
      </w:pPr>
      <w:r>
        <w:t>Sync Data</w:t>
      </w:r>
    </w:p>
    <w:p w14:paraId="29A11D7A" w14:textId="77777777" w:rsidR="00C0302F" w:rsidRPr="006B5B1C" w:rsidRDefault="00663454" w:rsidP="006F6F00">
      <w:pPr>
        <w:pStyle w:val="SOP1Numbered"/>
        <w:numPr>
          <w:ilvl w:val="0"/>
          <w:numId w:val="46"/>
        </w:numPr>
      </w:pPr>
      <w:r>
        <w:t>Logout</w:t>
      </w:r>
    </w:p>
    <w:p w14:paraId="24F48AA4" w14:textId="77777777" w:rsidR="000B758A" w:rsidRPr="006B5B1C" w:rsidRDefault="000B758A" w:rsidP="006F6F00">
      <w:pPr>
        <w:pStyle w:val="SOP1Numbered"/>
        <w:numPr>
          <w:ilvl w:val="0"/>
          <w:numId w:val="0"/>
        </w:numPr>
        <w:ind w:left="720"/>
      </w:pPr>
    </w:p>
    <w:p w14:paraId="54778DB1" w14:textId="77777777" w:rsidR="005359C3" w:rsidRPr="006B5B1C" w:rsidRDefault="005359C3" w:rsidP="005359C3">
      <w:pPr>
        <w:pStyle w:val="SOP1Heading"/>
      </w:pPr>
      <w:r w:rsidRPr="006B5B1C">
        <w:t>Alternate Flows</w:t>
      </w:r>
    </w:p>
    <w:p w14:paraId="0983B085" w14:textId="77777777" w:rsidR="00E443A6" w:rsidRPr="006B5B1C" w:rsidRDefault="00E443A6" w:rsidP="006F6F00">
      <w:pPr>
        <w:pStyle w:val="SOP2Heading"/>
      </w:pPr>
      <w:r w:rsidRPr="006B5B1C">
        <w:t xml:space="preserve">User selects a </w:t>
      </w:r>
      <w:r w:rsidR="004B73EE" w:rsidRPr="006B5B1C">
        <w:t>screen</w:t>
      </w:r>
      <w:r w:rsidRPr="006B5B1C">
        <w:t xml:space="preserve"> on the </w:t>
      </w:r>
      <w:r w:rsidR="004B73EE" w:rsidRPr="006B5B1C">
        <w:t>menu</w:t>
      </w:r>
    </w:p>
    <w:p w14:paraId="1C17A367" w14:textId="77777777" w:rsidR="004B73EE" w:rsidRPr="006B5B1C" w:rsidRDefault="008361E6" w:rsidP="004B73EE">
      <w:pPr>
        <w:pStyle w:val="SOP2Text"/>
      </w:pPr>
      <w:r w:rsidRPr="006B5B1C">
        <w:t xml:space="preserve">If the user selects a </w:t>
      </w:r>
      <w:r w:rsidR="004B73EE" w:rsidRPr="006B5B1C">
        <w:t>screen</w:t>
      </w:r>
      <w:r w:rsidRPr="006B5B1C">
        <w:t xml:space="preserve"> on </w:t>
      </w:r>
      <w:r w:rsidR="004B73EE" w:rsidRPr="006B5B1C">
        <w:t>the menu</w:t>
      </w:r>
      <w:r w:rsidRPr="006B5B1C">
        <w:t xml:space="preserve">, then the view will switch to the </w:t>
      </w:r>
      <w:r w:rsidR="004B73EE" w:rsidRPr="006B5B1C">
        <w:t>screen</w:t>
      </w:r>
      <w:r w:rsidRPr="006B5B1C">
        <w:t xml:space="preserve"> for the selected record. </w:t>
      </w:r>
    </w:p>
    <w:p w14:paraId="51E46C07" w14:textId="77777777" w:rsidR="004B73EE" w:rsidRPr="006B5B1C" w:rsidRDefault="004B73EE" w:rsidP="004B73EE">
      <w:pPr>
        <w:pStyle w:val="SOP2Text"/>
      </w:pPr>
    </w:p>
    <w:p w14:paraId="43111891" w14:textId="77777777" w:rsidR="004D5615" w:rsidRPr="006B5B1C" w:rsidRDefault="004D5615" w:rsidP="006F6F00">
      <w:pPr>
        <w:pStyle w:val="SOP2Heading"/>
      </w:pPr>
      <w:r w:rsidRPr="006B5B1C">
        <w:t>User clicks on Settings</w:t>
      </w:r>
    </w:p>
    <w:p w14:paraId="01E84C38" w14:textId="77777777" w:rsidR="00ED2775" w:rsidRDefault="004B73EE" w:rsidP="00ED2775">
      <w:pPr>
        <w:pStyle w:val="SOP2Text"/>
        <w:rPr>
          <w:iCs/>
        </w:rPr>
      </w:pPr>
      <w:r w:rsidRPr="006B5B1C">
        <w:t xml:space="preserve">Refer to </w:t>
      </w:r>
      <w:r w:rsidRPr="006B5B1C">
        <w:rPr>
          <w:i/>
          <w:color w:val="4472C4"/>
        </w:rPr>
        <w:t xml:space="preserve">EAM.MOBILE.REQ.Settings </w:t>
      </w:r>
      <w:r w:rsidRPr="006B5B1C">
        <w:rPr>
          <w:iCs/>
        </w:rPr>
        <w:t>for details.</w:t>
      </w:r>
    </w:p>
    <w:p w14:paraId="47C0B624" w14:textId="77777777" w:rsidR="009256C2" w:rsidRPr="006B5B1C" w:rsidRDefault="009256C2" w:rsidP="00ED2775">
      <w:pPr>
        <w:pStyle w:val="SOP2Text"/>
        <w:rPr>
          <w:iCs/>
        </w:rPr>
      </w:pPr>
    </w:p>
    <w:p w14:paraId="47186CF4" w14:textId="77777777" w:rsidR="004D5615" w:rsidRPr="006B5B1C" w:rsidRDefault="004D5615" w:rsidP="006F6F00">
      <w:pPr>
        <w:pStyle w:val="SOP2Heading"/>
      </w:pPr>
      <w:r w:rsidRPr="006B5B1C">
        <w:t xml:space="preserve">User clicks on </w:t>
      </w:r>
      <w:r w:rsidR="00D2230B" w:rsidRPr="006B5B1C">
        <w:t>Sync Data</w:t>
      </w:r>
    </w:p>
    <w:p w14:paraId="0F18B060" w14:textId="77777777" w:rsidR="004D5615" w:rsidRPr="006B5B1C" w:rsidRDefault="004D5615" w:rsidP="004D5615">
      <w:pPr>
        <w:pStyle w:val="SOP2Text"/>
      </w:pPr>
      <w:r w:rsidRPr="006B5B1C">
        <w:t xml:space="preserve">This will </w:t>
      </w:r>
      <w:r w:rsidR="00D2230B" w:rsidRPr="006B5B1C">
        <w:t>initiate a Full Sync of the data with the EAM Database.</w:t>
      </w:r>
    </w:p>
    <w:p w14:paraId="4132FD49" w14:textId="77777777" w:rsidR="00E5517D" w:rsidRPr="006B5B1C" w:rsidRDefault="00E5517D" w:rsidP="004D5615">
      <w:pPr>
        <w:pStyle w:val="SOP2Text"/>
      </w:pPr>
    </w:p>
    <w:p w14:paraId="5C2BAC04" w14:textId="77777777" w:rsidR="00E5517D" w:rsidRPr="006B5B1C" w:rsidRDefault="00E5517D" w:rsidP="004D5615">
      <w:pPr>
        <w:pStyle w:val="SOP2Text"/>
      </w:pPr>
      <w:r w:rsidRPr="006B5B1C">
        <w:t xml:space="preserve">If MOBREALT is ‘ON’ or Mobile Auto Sync is defined and sync is already running, </w:t>
      </w:r>
      <w:r w:rsidR="00F41805" w:rsidRPr="006B5B1C">
        <w:t xml:space="preserve">the </w:t>
      </w:r>
      <w:r w:rsidRPr="006B5B1C">
        <w:t xml:space="preserve">system will not start a new sync, but show current sync progress and </w:t>
      </w:r>
      <w:r w:rsidR="00F41805" w:rsidRPr="006B5B1C">
        <w:t>provide the user the option to cancel or wait via a YES/NO message</w:t>
      </w:r>
      <w:r w:rsidRPr="006B5B1C">
        <w:t>.</w:t>
      </w:r>
    </w:p>
    <w:p w14:paraId="1272EEC5" w14:textId="77777777" w:rsidR="007B0AB5" w:rsidRPr="006B5B1C" w:rsidRDefault="00E5517D" w:rsidP="004D5615">
      <w:pPr>
        <w:pStyle w:val="SOP2Text"/>
        <w:rPr>
          <w:rFonts w:cs="Arial"/>
          <w:color w:val="333333"/>
          <w:shd w:val="clear" w:color="auto" w:fill="FFFFFF"/>
        </w:rPr>
      </w:pPr>
      <w:r w:rsidRPr="006B5B1C">
        <w:rPr>
          <w:b/>
          <w:bCs/>
        </w:rPr>
        <w:t xml:space="preserve">Click-Triggered </w:t>
      </w:r>
      <w:r w:rsidR="00F41805" w:rsidRPr="006B5B1C">
        <w:rPr>
          <w:b/>
          <w:bCs/>
        </w:rPr>
        <w:t>message</w:t>
      </w:r>
      <w:r w:rsidRPr="006B5B1C">
        <w:rPr>
          <w:b/>
          <w:bCs/>
        </w:rPr>
        <w:t xml:space="preserve">: </w:t>
      </w:r>
      <w:r w:rsidRPr="006B5B1C">
        <w:rPr>
          <w:rFonts w:cs="Arial"/>
          <w:color w:val="333333"/>
          <w:shd w:val="clear" w:color="auto" w:fill="FFFFFF"/>
        </w:rPr>
        <w:t xml:space="preserve">"Background sync is running. </w:t>
      </w:r>
      <w:r w:rsidR="00F41805" w:rsidRPr="006B5B1C">
        <w:rPr>
          <w:rFonts w:cs="Arial"/>
          <w:color w:val="333333"/>
          <w:shd w:val="clear" w:color="auto" w:fill="FFFFFF"/>
        </w:rPr>
        <w:t>Do you want to continue?</w:t>
      </w:r>
      <w:r w:rsidRPr="006B5B1C">
        <w:rPr>
          <w:rFonts w:cs="Arial"/>
          <w:color w:val="333333"/>
          <w:shd w:val="clear" w:color="auto" w:fill="FFFFFF"/>
        </w:rPr>
        <w:t>"</w:t>
      </w:r>
      <w:r w:rsidR="00F41805" w:rsidRPr="006B5B1C">
        <w:rPr>
          <w:rFonts w:cs="Arial"/>
          <w:color w:val="333333"/>
          <w:shd w:val="clear" w:color="auto" w:fill="FFFFFF"/>
        </w:rPr>
        <w:t xml:space="preserve"> </w:t>
      </w:r>
    </w:p>
    <w:p w14:paraId="5E3EC2D2" w14:textId="77777777" w:rsidR="007B0AB5" w:rsidRPr="006B5B1C" w:rsidRDefault="007B0AB5" w:rsidP="00461D09">
      <w:pPr>
        <w:pStyle w:val="SOP2Text"/>
      </w:pPr>
      <w:r w:rsidRPr="006B5B1C">
        <w:rPr>
          <w:color w:val="333333"/>
          <w:shd w:val="clear" w:color="auto" w:fill="FFFFFF"/>
        </w:rPr>
        <w:t>Yes/No buttons: If “Yes” then the system will cancel the background sync and launch the manual sync process. If “No” then the system will do nothing.</w:t>
      </w:r>
    </w:p>
    <w:p w14:paraId="28C4E887" w14:textId="77777777" w:rsidR="00461D09" w:rsidRPr="006B5B1C" w:rsidRDefault="00461D09" w:rsidP="00461D09">
      <w:pPr>
        <w:pStyle w:val="SOP2Text"/>
      </w:pPr>
      <w:bookmarkStart w:id="42" w:name="_Hlk74233166"/>
      <w:r w:rsidRPr="006B5B1C">
        <w:lastRenderedPageBreak/>
        <w:t>If the background sync has pending records which are being uploaded the user will not be able to reset the sync until this completes and the system will display a toast message:</w:t>
      </w:r>
    </w:p>
    <w:p w14:paraId="25194EA6" w14:textId="77777777" w:rsidR="00461D09" w:rsidRPr="006B5B1C" w:rsidRDefault="00461D09" w:rsidP="00461D09">
      <w:pPr>
        <w:pStyle w:val="SOP2Text"/>
      </w:pPr>
      <w:r w:rsidRPr="006B5B1C">
        <w:rPr>
          <w:b/>
          <w:bCs/>
        </w:rPr>
        <w:t>Click-Triggered Error</w:t>
      </w:r>
      <w:r w:rsidRPr="006B5B1C">
        <w:t>: “Upload is in progress, please try again later.”</w:t>
      </w:r>
    </w:p>
    <w:p w14:paraId="56EAF458" w14:textId="77777777" w:rsidR="004A460E" w:rsidRPr="006B5B1C" w:rsidRDefault="00461D09" w:rsidP="00461D09">
      <w:pPr>
        <w:pStyle w:val="SOP2Text"/>
      </w:pPr>
      <w:r w:rsidRPr="006B5B1C">
        <w:t xml:space="preserve">Once </w:t>
      </w:r>
      <w:r w:rsidR="008D3C7B" w:rsidRPr="006B5B1C">
        <w:t xml:space="preserve">the </w:t>
      </w:r>
      <w:r w:rsidRPr="006B5B1C">
        <w:t>upload is completed the user will then be able to reset the sync process if background sync is in progress.</w:t>
      </w:r>
    </w:p>
    <w:bookmarkEnd w:id="42"/>
    <w:p w14:paraId="0EACBD19" w14:textId="77777777" w:rsidR="006A2BB4" w:rsidRPr="006B5B1C" w:rsidRDefault="006A2BB4" w:rsidP="006F6F00">
      <w:pPr>
        <w:pStyle w:val="SOP2Heading"/>
      </w:pPr>
      <w:r w:rsidRPr="006B5B1C">
        <w:t xml:space="preserve">User clicks </w:t>
      </w:r>
      <w:del w:id="43" w:author="Brett Raines SG-19847 r2" w:date="2026-04-13T07:19:00Z">
        <w:r w:rsidR="00D2230B" w:rsidRPr="006B5B1C" w:rsidDel="00B0188B">
          <w:delText xml:space="preserve">Sign </w:delText>
        </w:r>
      </w:del>
      <w:ins w:id="44" w:author="Brett Raines SG-19847 r2" w:date="2026-04-13T07:19:00Z">
        <w:r w:rsidR="00B0188B">
          <w:t>Log</w:t>
        </w:r>
      </w:ins>
      <w:del w:id="45" w:author="Brett Raines SG-19847 r2" w:date="2026-04-13T07:19:00Z">
        <w:r w:rsidR="00D2230B" w:rsidRPr="006B5B1C" w:rsidDel="00B0188B">
          <w:delText>O</w:delText>
        </w:r>
      </w:del>
      <w:ins w:id="46" w:author="Brett Raines SG-19847 r2" w:date="2026-04-13T07:19:00Z">
        <w:r w:rsidR="00B0188B">
          <w:t>o</w:t>
        </w:r>
      </w:ins>
      <w:r w:rsidR="00D2230B" w:rsidRPr="006B5B1C">
        <w:t>ut</w:t>
      </w:r>
    </w:p>
    <w:p w14:paraId="13DF157E" w14:textId="77777777" w:rsidR="006A2BB4" w:rsidRPr="006B5B1C" w:rsidRDefault="006A2BB4" w:rsidP="006A2BB4">
      <w:pPr>
        <w:pStyle w:val="SOP2Text"/>
      </w:pPr>
      <w:r w:rsidRPr="006B5B1C">
        <w:t>This will log the user out of the app, back to the login screen</w:t>
      </w:r>
      <w:r w:rsidR="00C0302F">
        <w:t>.</w:t>
      </w:r>
    </w:p>
    <w:p w14:paraId="70483918" w14:textId="77777777" w:rsidR="00E836B4" w:rsidRPr="006B5B1C" w:rsidRDefault="00E836B4" w:rsidP="00E836B4">
      <w:pPr>
        <w:pStyle w:val="SOP2Text"/>
        <w:ind w:left="2304"/>
      </w:pPr>
    </w:p>
    <w:p w14:paraId="1DC34203" w14:textId="77777777" w:rsidR="002B6C85" w:rsidRPr="006B5B1C" w:rsidRDefault="00D2230B" w:rsidP="006F6F00">
      <w:pPr>
        <w:pStyle w:val="SOP2Heading"/>
      </w:pPr>
      <w:r w:rsidRPr="006B5B1C">
        <w:t>Barcode/Scan Functionality</w:t>
      </w:r>
    </w:p>
    <w:p w14:paraId="66C81CF8" w14:textId="77777777" w:rsidR="003510C0" w:rsidRDefault="00D2230B" w:rsidP="00DC1190">
      <w:pPr>
        <w:pStyle w:val="SOP2Text"/>
      </w:pPr>
      <w:r w:rsidRPr="006B5B1C">
        <w:t>When the user</w:t>
      </w:r>
      <w:r w:rsidRPr="006B5B1C">
        <w:rPr>
          <w:b/>
        </w:rPr>
        <w:t xml:space="preserve"> </w:t>
      </w:r>
      <w:r w:rsidRPr="006B5B1C">
        <w:t>opens the keyboard form on the iOS device, a ‘Scan’ option will be available which will let the user scan barcode for easy data entry. This option will be available every time the user opens the keyboard form for data entry. On Android devices, this will appear as a ‘Icon’ on the search bar, in select screens and lookups.</w:t>
      </w:r>
    </w:p>
    <w:p w14:paraId="260C328F" w14:textId="77777777" w:rsidR="00FB75BC" w:rsidRDefault="00FB75BC" w:rsidP="00DC1190">
      <w:pPr>
        <w:pStyle w:val="SOP2Text"/>
      </w:pPr>
    </w:p>
    <w:p w14:paraId="3CFC50F8" w14:textId="77777777" w:rsidR="00FB75BC" w:rsidRPr="00FB75BC" w:rsidRDefault="00FB75BC" w:rsidP="00DC1190">
      <w:pPr>
        <w:pStyle w:val="SOP2Text"/>
      </w:pPr>
      <w:r w:rsidRPr="00FB75BC">
        <w:rPr>
          <w:b/>
          <w:bCs/>
        </w:rPr>
        <w:t>NOTE</w:t>
      </w:r>
      <w:r>
        <w:t xml:space="preserve">: </w:t>
      </w:r>
      <w:r w:rsidR="00D140D4" w:rsidRPr="00D140D4">
        <w:t>When a QR code containing multiple lines of text is scanned, the system automatically removes all line breaks (carriage returns) and replaces them with spaces, formatting the content into a single continuous line</w:t>
      </w:r>
      <w:r w:rsidR="00D140D4">
        <w:t xml:space="preserve"> for the selected field. </w:t>
      </w:r>
    </w:p>
    <w:p w14:paraId="36BB1CB3" w14:textId="77777777" w:rsidR="00D37838" w:rsidRDefault="00D37838" w:rsidP="00DC1190">
      <w:pPr>
        <w:pStyle w:val="SOP2Text"/>
      </w:pPr>
    </w:p>
    <w:p w14:paraId="4348DA5D" w14:textId="77777777" w:rsidR="00B97017" w:rsidRDefault="00F213A6" w:rsidP="006F6F00">
      <w:pPr>
        <w:pStyle w:val="SOP2Heading"/>
      </w:pPr>
      <w:r>
        <w:t>User Touches NFC Icon</w:t>
      </w:r>
    </w:p>
    <w:p w14:paraId="5CEE0BBB" w14:textId="77777777" w:rsidR="00B97017" w:rsidRDefault="00B97017" w:rsidP="007B19F4">
      <w:pPr>
        <w:ind w:left="864"/>
      </w:pPr>
      <w:r w:rsidRPr="00B97017">
        <w:t>The user will have the ability to scan NFC tags as a</w:t>
      </w:r>
      <w:r>
        <w:t>n additional</w:t>
      </w:r>
      <w:r w:rsidRPr="00B97017">
        <w:t xml:space="preserve"> form of easy data entry.</w:t>
      </w:r>
      <w:r>
        <w:t xml:space="preserve"> </w:t>
      </w:r>
      <w:r w:rsidR="00F213A6">
        <w:t>NDEF Specification will be the supported format.</w:t>
      </w:r>
      <w:r w:rsidR="009A4677">
        <w:t xml:space="preserve"> The NFC icon will display (when available) next to the Barcode icon, see </w:t>
      </w:r>
      <w:r w:rsidR="009A4677" w:rsidRPr="007B19F4">
        <w:rPr>
          <w:i/>
          <w:iCs/>
          <w:color w:val="0000FF"/>
        </w:rPr>
        <w:t>Barcode/Scan Functionality</w:t>
      </w:r>
      <w:r w:rsidR="009A4677">
        <w:t xml:space="preserve"> for OS differences.</w:t>
      </w:r>
      <w:r>
        <w:br/>
      </w:r>
    </w:p>
    <w:p w14:paraId="3344FEFE" w14:textId="77777777" w:rsidR="00B97017" w:rsidRDefault="00F213A6" w:rsidP="007B19F4">
      <w:pPr>
        <w:pStyle w:val="SOP3Heading"/>
      </w:pPr>
      <w:r>
        <w:t>And the User Does Not Have NFC Scanning Enabled</w:t>
      </w:r>
    </w:p>
    <w:p w14:paraId="78F72BFD" w14:textId="77777777" w:rsidR="00B97017" w:rsidRDefault="00B97017" w:rsidP="007B19F4">
      <w:pPr>
        <w:ind w:left="1728"/>
      </w:pPr>
      <w:r>
        <w:t>The system will prompt the user to change settings:</w:t>
      </w:r>
    </w:p>
    <w:p w14:paraId="3D5F8152" w14:textId="77777777" w:rsidR="00B97017" w:rsidRDefault="00B97017" w:rsidP="007B19F4">
      <w:pPr>
        <w:ind w:left="1728"/>
      </w:pPr>
      <w:r>
        <w:t xml:space="preserve">                               </w:t>
      </w:r>
    </w:p>
    <w:p w14:paraId="13F0FCBC" w14:textId="77777777" w:rsidR="00B97017" w:rsidRDefault="00B97017" w:rsidP="007B19F4">
      <w:pPr>
        <w:ind w:left="1728"/>
      </w:pPr>
      <w:r w:rsidRPr="00196BEE">
        <w:rPr>
          <w:b/>
          <w:bCs/>
        </w:rPr>
        <w:t xml:space="preserve">NFC Chip Disabled </w:t>
      </w:r>
      <w:r>
        <w:rPr>
          <w:b/>
          <w:bCs/>
        </w:rPr>
        <w:t xml:space="preserve">– </w:t>
      </w:r>
      <w:r w:rsidRPr="00196BEE">
        <w:t>To user NFC, please enable your device’s NFC chip</w:t>
      </w:r>
      <w:r>
        <w:t>.</w:t>
      </w:r>
    </w:p>
    <w:p w14:paraId="1F1C78E3" w14:textId="77777777" w:rsidR="00B97017" w:rsidRDefault="00B97017" w:rsidP="007B19F4">
      <w:pPr>
        <w:ind w:left="1728"/>
      </w:pPr>
    </w:p>
    <w:p w14:paraId="225665F9" w14:textId="77777777" w:rsidR="00B97017" w:rsidRDefault="00B97017" w:rsidP="007B19F4">
      <w:pPr>
        <w:ind w:left="1728"/>
      </w:pPr>
      <w:r w:rsidRPr="00196BEE">
        <w:rPr>
          <w:b/>
          <w:bCs/>
        </w:rPr>
        <w:t>Cance</w:t>
      </w:r>
      <w:r>
        <w:t>l: The system closes this message window, and the user does not have permissions to perform an NFC scan.</w:t>
      </w:r>
    </w:p>
    <w:p w14:paraId="6792BC33" w14:textId="77777777" w:rsidR="00B97017" w:rsidRDefault="00B97017" w:rsidP="007B19F4">
      <w:pPr>
        <w:ind w:left="1728"/>
      </w:pPr>
      <w:r>
        <w:t xml:space="preserve">                             </w:t>
      </w:r>
    </w:p>
    <w:p w14:paraId="034AD9F5" w14:textId="77777777" w:rsidR="00B97017" w:rsidRDefault="00B97017" w:rsidP="007B19F4">
      <w:pPr>
        <w:ind w:left="1728"/>
      </w:pPr>
      <w:r w:rsidRPr="00196BEE">
        <w:rPr>
          <w:b/>
          <w:bCs/>
        </w:rPr>
        <w:t>Open Settings:</w:t>
      </w:r>
      <w:r>
        <w:t xml:space="preserve"> The system opens the device’s settings, to enable NFC scanning. </w:t>
      </w:r>
    </w:p>
    <w:p w14:paraId="69982EEB" w14:textId="77777777" w:rsidR="00B97017" w:rsidRDefault="00B97017" w:rsidP="007B19F4">
      <w:pPr>
        <w:ind w:left="1728"/>
      </w:pPr>
    </w:p>
    <w:p w14:paraId="0E4CDFF1" w14:textId="77777777" w:rsidR="00B97017" w:rsidRDefault="00B97017" w:rsidP="00F213A6">
      <w:pPr>
        <w:ind w:left="1728"/>
      </w:pPr>
      <w:r w:rsidRPr="00196BEE">
        <w:rPr>
          <w:b/>
          <w:bCs/>
        </w:rPr>
        <w:t>Note:</w:t>
      </w:r>
      <w:r>
        <w:t xml:space="preserve"> NFC cannot be disabled in certain iOS versions.</w:t>
      </w:r>
    </w:p>
    <w:p w14:paraId="3637E09E" w14:textId="77777777" w:rsidR="00F213A6" w:rsidRDefault="00F213A6" w:rsidP="00F213A6">
      <w:pPr>
        <w:ind w:left="1728"/>
      </w:pPr>
    </w:p>
    <w:p w14:paraId="18B0CC7E" w14:textId="77777777" w:rsidR="00F213A6" w:rsidRDefault="00F213A6" w:rsidP="00F213A6">
      <w:pPr>
        <w:pStyle w:val="SOP3Heading"/>
      </w:pPr>
      <w:r>
        <w:t>And the User Has NFC Scanning Enabled</w:t>
      </w:r>
    </w:p>
    <w:p w14:paraId="51A1AF00" w14:textId="77777777" w:rsidR="00F213A6" w:rsidRDefault="00F213A6" w:rsidP="007B19F4">
      <w:pPr>
        <w:ind w:left="1296" w:firstLine="432"/>
      </w:pPr>
      <w:r>
        <w:t xml:space="preserve">The system will open an NFC scanning window with the following message: </w:t>
      </w:r>
    </w:p>
    <w:p w14:paraId="42C379CD" w14:textId="77777777" w:rsidR="00F213A6" w:rsidRDefault="00F213A6" w:rsidP="007B19F4"/>
    <w:p w14:paraId="60248F67" w14:textId="77777777" w:rsidR="00F213A6" w:rsidRDefault="00F213A6" w:rsidP="007B19F4">
      <w:r>
        <w:t xml:space="preserve">                           </w:t>
      </w:r>
      <w:r>
        <w:tab/>
      </w:r>
      <w:r w:rsidRPr="00196BEE">
        <w:rPr>
          <w:b/>
          <w:bCs/>
        </w:rPr>
        <w:t xml:space="preserve">Ready to Scan </w:t>
      </w:r>
      <w:r>
        <w:t xml:space="preserve">– Hold your device near the NFC tag to scan.   </w:t>
      </w:r>
    </w:p>
    <w:p w14:paraId="759E4BC4" w14:textId="77777777" w:rsidR="00F213A6" w:rsidRDefault="00F213A6" w:rsidP="007B19F4">
      <w:r>
        <w:t xml:space="preserve">                                         </w:t>
      </w:r>
    </w:p>
    <w:p w14:paraId="54CD86E1" w14:textId="77777777" w:rsidR="00F213A6" w:rsidRDefault="00F213A6" w:rsidP="007B19F4">
      <w:r>
        <w:t xml:space="preserve">                              </w:t>
      </w:r>
      <w:r>
        <w:tab/>
        <w:t>The system will Check if the NFC tag is within scanning vicinity of the device.</w:t>
      </w:r>
    </w:p>
    <w:p w14:paraId="6BBC3622" w14:textId="77777777" w:rsidR="00F213A6" w:rsidRDefault="00F213A6" w:rsidP="007B19F4">
      <w:pPr>
        <w:ind w:left="1728"/>
      </w:pPr>
      <w:r>
        <w:t xml:space="preserve">If not, the NFC scanning window do nothing – i.e., no value returned. The user can touch cancel to close this window anytime. If left open, it will timeout and close after a certain time. </w:t>
      </w:r>
    </w:p>
    <w:p w14:paraId="2E75B2BC" w14:textId="77777777" w:rsidR="00F213A6" w:rsidRDefault="00F213A6" w:rsidP="007B19F4">
      <w:r>
        <w:t xml:space="preserve">                               </w:t>
      </w:r>
    </w:p>
    <w:p w14:paraId="74569DDA" w14:textId="77777777" w:rsidR="00F213A6" w:rsidRPr="00196BEE" w:rsidRDefault="00F213A6" w:rsidP="007B19F4">
      <w:pPr>
        <w:rPr>
          <w:u w:val="single"/>
        </w:rPr>
      </w:pPr>
      <w:r>
        <w:t xml:space="preserve">                             </w:t>
      </w:r>
      <w:r>
        <w:tab/>
      </w:r>
      <w:r w:rsidRPr="00196BEE">
        <w:rPr>
          <w:u w:val="single"/>
        </w:rPr>
        <w:t>Timeout Scenario:</w:t>
      </w:r>
    </w:p>
    <w:p w14:paraId="39F29FF1" w14:textId="77777777" w:rsidR="00F213A6" w:rsidRDefault="00F213A6" w:rsidP="007B19F4">
      <w:r>
        <w:t xml:space="preserve">                                </w:t>
      </w:r>
    </w:p>
    <w:p w14:paraId="2BEEC22F" w14:textId="77777777" w:rsidR="00F213A6" w:rsidRDefault="00F213A6" w:rsidP="007B19F4">
      <w:r>
        <w:t xml:space="preserve">                             </w:t>
      </w:r>
      <w:r>
        <w:tab/>
      </w:r>
      <w:r w:rsidRPr="00196BEE">
        <w:rPr>
          <w:b/>
          <w:bCs/>
        </w:rPr>
        <w:t>Android</w:t>
      </w:r>
      <w:r>
        <w:t>: There is no timeout, and the NFC scanning window will remain open.</w:t>
      </w:r>
    </w:p>
    <w:p w14:paraId="019C528E" w14:textId="77777777" w:rsidR="00F213A6" w:rsidRDefault="00F213A6" w:rsidP="00F213A6">
      <w:r>
        <w:t xml:space="preserve">                             </w:t>
      </w:r>
      <w:r>
        <w:tab/>
      </w:r>
      <w:r w:rsidRPr="00196BEE">
        <w:rPr>
          <w:b/>
          <w:bCs/>
        </w:rPr>
        <w:t>iOS:</w:t>
      </w:r>
      <w:r>
        <w:t xml:space="preserve"> The NFC scanning window will timeout after a certain time (determined by the OS).</w:t>
      </w:r>
    </w:p>
    <w:p w14:paraId="6517BE04" w14:textId="77777777" w:rsidR="00EE066A" w:rsidRDefault="00EE066A" w:rsidP="00F213A6"/>
    <w:p w14:paraId="5AE194A4" w14:textId="77777777" w:rsidR="00EE066A" w:rsidRDefault="00EE066A" w:rsidP="007B19F4">
      <w:pPr>
        <w:pStyle w:val="SOP3Heading"/>
      </w:pPr>
      <w:r>
        <w:t>And Data Exists on the Tag</w:t>
      </w:r>
    </w:p>
    <w:p w14:paraId="1B10402E" w14:textId="77777777" w:rsidR="00EE066A" w:rsidRPr="00196BEE" w:rsidRDefault="00EE066A" w:rsidP="007B19F4">
      <w:pPr>
        <w:ind w:left="1296" w:firstLine="432"/>
      </w:pPr>
      <w:r w:rsidRPr="007B19F4">
        <w:rPr>
          <w:b/>
          <w:bCs/>
        </w:rPr>
        <w:t>Is NDEF Specification without any data</w:t>
      </w:r>
      <w:r w:rsidRPr="00196BEE">
        <w:t xml:space="preserve">: </w:t>
      </w:r>
    </w:p>
    <w:p w14:paraId="597AEE11" w14:textId="77777777" w:rsidR="00EE066A" w:rsidRDefault="00EE066A" w:rsidP="007B19F4">
      <w:pPr>
        <w:ind w:left="1728"/>
      </w:pPr>
      <w:r>
        <w:t xml:space="preserve">If no data exists on the tag, the system will return the tag ID to the search bar. </w:t>
      </w:r>
    </w:p>
    <w:p w14:paraId="5C0BD558" w14:textId="77777777" w:rsidR="00EE066A" w:rsidRDefault="00EE066A" w:rsidP="007B19F4"/>
    <w:p w14:paraId="4D0482A2" w14:textId="77777777" w:rsidR="00EE066A" w:rsidRDefault="00EE066A" w:rsidP="007B19F4">
      <w:pPr>
        <w:ind w:left="1296" w:firstLine="432"/>
      </w:pPr>
      <w:r w:rsidRPr="007B19F4">
        <w:rPr>
          <w:b/>
          <w:bCs/>
        </w:rPr>
        <w:t>Is NDEF Specification with data</w:t>
      </w:r>
      <w:r w:rsidRPr="00196BEE">
        <w:rPr>
          <w:u w:val="single"/>
        </w:rPr>
        <w:t>:</w:t>
      </w:r>
      <w:r>
        <w:t xml:space="preserve"> See alternate flow </w:t>
      </w:r>
      <w:r w:rsidRPr="007B19F4">
        <w:rPr>
          <w:i/>
          <w:iCs/>
          <w:color w:val="0000FF"/>
        </w:rPr>
        <w:t>NDEF specification tag with data</w:t>
      </w:r>
      <w:r>
        <w:rPr>
          <w:color w:val="C00000"/>
        </w:rPr>
        <w:t>.</w:t>
      </w:r>
    </w:p>
    <w:p w14:paraId="41146FBF" w14:textId="77777777" w:rsidR="00EE066A" w:rsidRDefault="00EE066A" w:rsidP="007B19F4"/>
    <w:p w14:paraId="480FC5A2" w14:textId="77777777" w:rsidR="00EE066A" w:rsidRPr="00F213A6" w:rsidRDefault="00EE066A" w:rsidP="007B19F4">
      <w:pPr>
        <w:ind w:left="1296" w:firstLine="432"/>
      </w:pPr>
      <w:r w:rsidRPr="007B19F4">
        <w:rPr>
          <w:b/>
          <w:bCs/>
        </w:rPr>
        <w:t>Is not NDEF specification</w:t>
      </w:r>
      <w:r w:rsidRPr="00196BEE">
        <w:t xml:space="preserve">: </w:t>
      </w:r>
      <w:r>
        <w:t>The system will do nothing</w:t>
      </w:r>
    </w:p>
    <w:p w14:paraId="201DAA20" w14:textId="77777777" w:rsidR="00F213A6" w:rsidRDefault="00F213A6" w:rsidP="00F213A6">
      <w:pPr>
        <w:ind w:left="1728"/>
      </w:pPr>
    </w:p>
    <w:p w14:paraId="2D145209" w14:textId="77777777" w:rsidR="00EE066A" w:rsidRDefault="00EE066A" w:rsidP="007B19F4">
      <w:pPr>
        <w:pStyle w:val="SOP3Heading"/>
      </w:pPr>
      <w:r>
        <w:t>NDEF Specification Tag with Data</w:t>
      </w:r>
    </w:p>
    <w:p w14:paraId="7F9BF6E3" w14:textId="77777777" w:rsidR="00EE066A" w:rsidRDefault="00EE066A" w:rsidP="007B19F4">
      <w:pPr>
        <w:ind w:left="1728"/>
      </w:pPr>
      <w:r w:rsidRPr="00196BEE">
        <w:rPr>
          <w:b/>
          <w:bCs/>
        </w:rPr>
        <w:t xml:space="preserve">But data is not valid </w:t>
      </w:r>
      <w:r>
        <w:t xml:space="preserve">– i.e., the data has nested images, complex objects, non-sequential JSON’s etc...Then system does nothing - – i.e., no value will be returned, and the NFC window will close . There might be some scenarios where the data might look invalid – i.e., it’s not a STRING, but upon scanning, the system will retrieve data as is, and populate it in the search bar. The NFC scanning on the device is not fully cognizant of the data in the NFC tag, so in some scenarios, there might be data returned, and in some scenarios, there might be none. </w:t>
      </w:r>
    </w:p>
    <w:p w14:paraId="1D5B5795" w14:textId="77777777" w:rsidR="00EE066A" w:rsidRDefault="00EE066A" w:rsidP="007B19F4">
      <w:pPr>
        <w:ind w:left="1728"/>
      </w:pPr>
    </w:p>
    <w:p w14:paraId="543B9F02" w14:textId="77777777" w:rsidR="00EE066A" w:rsidRDefault="00EE066A" w:rsidP="007B19F4">
      <w:pPr>
        <w:ind w:left="1728"/>
      </w:pPr>
    </w:p>
    <w:p w14:paraId="0E4FEC31" w14:textId="77777777" w:rsidR="00EE066A" w:rsidRDefault="00EE066A" w:rsidP="00EE066A">
      <w:pPr>
        <w:ind w:left="1728"/>
      </w:pPr>
      <w:r w:rsidRPr="00196BEE">
        <w:rPr>
          <w:b/>
          <w:bCs/>
        </w:rPr>
        <w:t xml:space="preserve">But data is valid </w:t>
      </w:r>
      <w:r>
        <w:t>– i.e., the data is of type STRING. Then the system will populate the data of the NFC tag as is, into the search bar.</w:t>
      </w:r>
    </w:p>
    <w:p w14:paraId="2B24CCD3" w14:textId="77777777" w:rsidR="00EE066A" w:rsidRDefault="00EE066A" w:rsidP="00EE066A">
      <w:pPr>
        <w:ind w:left="1728"/>
      </w:pPr>
    </w:p>
    <w:p w14:paraId="3DD276E5" w14:textId="77777777" w:rsidR="00EE066A" w:rsidRPr="00FB75BC" w:rsidRDefault="00EE066A" w:rsidP="007B19F4">
      <w:pPr>
        <w:ind w:left="1728"/>
      </w:pPr>
      <w:r w:rsidRPr="00196BEE">
        <w:rPr>
          <w:b/>
          <w:bCs/>
        </w:rPr>
        <w:t>Note</w:t>
      </w:r>
      <w:r>
        <w:t>: If valid multiple records exist within the tag, the system will read the first record only.</w:t>
      </w:r>
      <w:r>
        <w:br/>
      </w:r>
    </w:p>
    <w:p w14:paraId="4E280A87" w14:textId="77777777" w:rsidR="00D37838" w:rsidRPr="006B5B1C" w:rsidRDefault="00D37838" w:rsidP="006F6F00">
      <w:pPr>
        <w:pStyle w:val="SOP2Heading"/>
      </w:pPr>
      <w:r w:rsidRPr="006B5B1C">
        <w:t>Install Parameter MOBQUERY is set to EQUALS</w:t>
      </w:r>
    </w:p>
    <w:p w14:paraId="7128C6FD" w14:textId="77777777" w:rsidR="00D37838" w:rsidRPr="006B5B1C" w:rsidRDefault="00D37838" w:rsidP="00D37838">
      <w:pPr>
        <w:pStyle w:val="SOP2Text"/>
      </w:pPr>
      <w:r w:rsidRPr="006B5B1C">
        <w:t xml:space="preserve">The </w:t>
      </w:r>
      <w:r w:rsidR="00BD2C33" w:rsidRPr="006B5B1C">
        <w:t xml:space="preserve">LOV </w:t>
      </w:r>
      <w:r w:rsidRPr="006B5B1C">
        <w:t>search bars will immediately execute the search after a successful scan.</w:t>
      </w:r>
    </w:p>
    <w:p w14:paraId="4466D1F8" w14:textId="77777777" w:rsidR="00D37838" w:rsidRPr="006B5B1C" w:rsidRDefault="00D37838" w:rsidP="00D37838">
      <w:pPr>
        <w:pStyle w:val="SOP2Text"/>
        <w:numPr>
          <w:ilvl w:val="0"/>
          <w:numId w:val="47"/>
        </w:numPr>
      </w:pPr>
      <w:r w:rsidRPr="006B5B1C">
        <w:t>If only one record is returned select the one record and close the LOV</w:t>
      </w:r>
    </w:p>
    <w:p w14:paraId="3791ECE3" w14:textId="77777777" w:rsidR="00D37838" w:rsidRPr="006B5B1C" w:rsidRDefault="00D37838" w:rsidP="00D37838">
      <w:pPr>
        <w:pStyle w:val="SOP2Text"/>
        <w:numPr>
          <w:ilvl w:val="0"/>
          <w:numId w:val="47"/>
        </w:numPr>
      </w:pPr>
      <w:r w:rsidRPr="006B5B1C">
        <w:t>If multiple records are returned, keep LOV open</w:t>
      </w:r>
    </w:p>
    <w:p w14:paraId="7439997A" w14:textId="77777777" w:rsidR="00BD2C33" w:rsidRPr="006B5B1C" w:rsidRDefault="00BD2C33" w:rsidP="00D37838">
      <w:pPr>
        <w:pStyle w:val="SOP2Text"/>
        <w:numPr>
          <w:ilvl w:val="0"/>
          <w:numId w:val="47"/>
        </w:numPr>
      </w:pPr>
      <w:r w:rsidRPr="006B5B1C">
        <w:t>If the LOV is populated via scanning a barcode, EQUALS query will run (then previous two steps are considered)</w:t>
      </w:r>
    </w:p>
    <w:p w14:paraId="60C1D56E" w14:textId="77777777" w:rsidR="00BD2C33" w:rsidRPr="006B5B1C" w:rsidRDefault="00BD2C33" w:rsidP="00D37838">
      <w:pPr>
        <w:pStyle w:val="SOP2Text"/>
        <w:numPr>
          <w:ilvl w:val="0"/>
          <w:numId w:val="47"/>
        </w:numPr>
      </w:pPr>
      <w:r w:rsidRPr="006B5B1C">
        <w:t>If an incomplete value is entered, a CONTAINS search will run</w:t>
      </w:r>
    </w:p>
    <w:p w14:paraId="0725BD66" w14:textId="77777777" w:rsidR="00D37838" w:rsidRPr="006B5B1C" w:rsidRDefault="00D37838" w:rsidP="00DC1190">
      <w:pPr>
        <w:pStyle w:val="SOP2Text"/>
      </w:pPr>
    </w:p>
    <w:p w14:paraId="4DDF9CC3" w14:textId="77777777" w:rsidR="003510C0" w:rsidRPr="006B5B1C" w:rsidRDefault="003510C0" w:rsidP="006F6F00">
      <w:pPr>
        <w:pStyle w:val="SOP2Heading"/>
      </w:pPr>
      <w:r w:rsidRPr="006B5B1C">
        <w:t>User click</w:t>
      </w:r>
      <w:r w:rsidR="009256C2">
        <w:t>s</w:t>
      </w:r>
      <w:r w:rsidRPr="006B5B1C">
        <w:t xml:space="preserve"> the clear button within the record search box</w:t>
      </w:r>
    </w:p>
    <w:p w14:paraId="168DD336" w14:textId="77777777" w:rsidR="003510C0" w:rsidRPr="006B5B1C" w:rsidRDefault="003510C0" w:rsidP="00DC1190">
      <w:pPr>
        <w:pStyle w:val="SOP2Text"/>
      </w:pPr>
      <w:r w:rsidRPr="006B5B1C">
        <w:t>Button has been added to allow a user to clear the entire entry.</w:t>
      </w:r>
    </w:p>
    <w:p w14:paraId="59EC8772" w14:textId="77777777" w:rsidR="00524721" w:rsidRPr="006B5B1C" w:rsidRDefault="00524721" w:rsidP="00DC1190">
      <w:pPr>
        <w:pStyle w:val="SOP2Text"/>
      </w:pPr>
    </w:p>
    <w:p w14:paraId="62150F88" w14:textId="77777777" w:rsidR="00524721" w:rsidRPr="006B5B1C" w:rsidRDefault="00524721" w:rsidP="006F6F00">
      <w:pPr>
        <w:pStyle w:val="SOP2Heading"/>
      </w:pPr>
      <w:r w:rsidRPr="006B5B1C">
        <w:t>MOBTMOUT is Enabled</w:t>
      </w:r>
    </w:p>
    <w:p w14:paraId="5D01BC8E" w14:textId="77777777" w:rsidR="00524721" w:rsidRPr="006B5B1C" w:rsidRDefault="00524721" w:rsidP="0097723B">
      <w:pPr>
        <w:pStyle w:val="SOP2Text"/>
        <w:numPr>
          <w:ilvl w:val="0"/>
          <w:numId w:val="48"/>
        </w:numPr>
      </w:pPr>
      <w:r w:rsidRPr="006B5B1C">
        <w:t>System will log user out to a ‘quick login’ screen when the user is inactive for the designated time.</w:t>
      </w:r>
    </w:p>
    <w:p w14:paraId="26AB7FDC" w14:textId="77777777" w:rsidR="00524721" w:rsidRPr="006B5B1C" w:rsidRDefault="00524721" w:rsidP="0097723B">
      <w:pPr>
        <w:pStyle w:val="SOP2Text"/>
        <w:numPr>
          <w:ilvl w:val="0"/>
          <w:numId w:val="48"/>
        </w:numPr>
      </w:pPr>
      <w:r w:rsidRPr="006B5B1C">
        <w:t>If user logs back in from the ‘quick login’, system will return to the last screen the user was accessing.</w:t>
      </w:r>
    </w:p>
    <w:p w14:paraId="1C54E075" w14:textId="77777777" w:rsidR="00524721" w:rsidRPr="006B5B1C" w:rsidRDefault="00524721" w:rsidP="0097723B">
      <w:pPr>
        <w:pStyle w:val="SOP2Text"/>
        <w:numPr>
          <w:ilvl w:val="0"/>
          <w:numId w:val="48"/>
        </w:numPr>
      </w:pPr>
      <w:r w:rsidRPr="006B5B1C">
        <w:t>Auto Sync will not be interrupted if it is running prior to user timeout.</w:t>
      </w:r>
    </w:p>
    <w:p w14:paraId="7F33B18E" w14:textId="77777777" w:rsidR="00524721" w:rsidRPr="006B5B1C" w:rsidRDefault="00524721" w:rsidP="00524721">
      <w:pPr>
        <w:pStyle w:val="SOP2Text"/>
        <w:numPr>
          <w:ilvl w:val="0"/>
          <w:numId w:val="48"/>
        </w:numPr>
      </w:pPr>
      <w:r w:rsidRPr="006B5B1C">
        <w:t>System will not start a new Auto Sync if timeout has occurred.</w:t>
      </w:r>
    </w:p>
    <w:p w14:paraId="7D2F989B" w14:textId="77777777" w:rsidR="00E12D9E" w:rsidRDefault="00AD5FFD" w:rsidP="0097723B">
      <w:pPr>
        <w:pStyle w:val="SOP2Text"/>
        <w:numPr>
          <w:ilvl w:val="0"/>
          <w:numId w:val="48"/>
        </w:numPr>
      </w:pPr>
      <w:r w:rsidRPr="006B5B1C">
        <w:t>Quick Login screen will have a “Switch User” button, system will revert to standard login and will not return to the last screen in this case.</w:t>
      </w:r>
    </w:p>
    <w:p w14:paraId="25FE749C" w14:textId="77777777" w:rsidR="00DB2402" w:rsidRPr="006B5B1C" w:rsidRDefault="00DB2402" w:rsidP="00C0302F">
      <w:pPr>
        <w:pStyle w:val="SOP2Text"/>
        <w:ind w:left="1584"/>
      </w:pPr>
    </w:p>
    <w:p w14:paraId="2DCC59B8" w14:textId="77777777" w:rsidR="00E94BFA" w:rsidRPr="006B5B1C" w:rsidRDefault="00C61149" w:rsidP="006F6F00">
      <w:pPr>
        <w:pStyle w:val="SOP2Heading"/>
      </w:pPr>
      <w:r w:rsidRPr="006B5B1C">
        <w:t>Custom Field has a Status Requirement setting applied</w:t>
      </w:r>
    </w:p>
    <w:p w14:paraId="139AA18B" w14:textId="77777777" w:rsidR="00E12D9E" w:rsidRPr="006B5B1C" w:rsidRDefault="00E12D9E" w:rsidP="00E12D9E">
      <w:pPr>
        <w:pStyle w:val="SOP2Text"/>
      </w:pPr>
      <w:r w:rsidRPr="006B5B1C">
        <w:t xml:space="preserve">System will validate the record and trigger an error if the </w:t>
      </w:r>
      <w:r w:rsidR="00177161" w:rsidRPr="006B5B1C">
        <w:t xml:space="preserve">required </w:t>
      </w:r>
      <w:r w:rsidRPr="006B5B1C">
        <w:t>custom field is not populated.</w:t>
      </w:r>
    </w:p>
    <w:p w14:paraId="2E33FFBA" w14:textId="77777777" w:rsidR="00E12D9E" w:rsidRPr="006B5B1C" w:rsidRDefault="00E12D9E" w:rsidP="0097723B">
      <w:pPr>
        <w:pStyle w:val="SOP2Text"/>
      </w:pPr>
      <w:r w:rsidRPr="006B5B1C">
        <w:rPr>
          <w:b/>
          <w:bCs/>
        </w:rPr>
        <w:t xml:space="preserve">Save Triggered Error: </w:t>
      </w:r>
      <w:r w:rsidRPr="006B5B1C">
        <w:t>“Custom Field(s) is required”</w:t>
      </w:r>
    </w:p>
    <w:p w14:paraId="1BE65F2F" w14:textId="77777777" w:rsidR="00E12D9E" w:rsidRPr="006B5B1C" w:rsidRDefault="00BC4568" w:rsidP="00C61149">
      <w:pPr>
        <w:pStyle w:val="SOP1Text"/>
        <w:ind w:left="864"/>
      </w:pPr>
      <w:r w:rsidRPr="006B5B1C">
        <w:t xml:space="preserve">System will require Custom Field(s) to be populated based on setting applied, see </w:t>
      </w:r>
      <w:r w:rsidRPr="006B5B1C">
        <w:rPr>
          <w:i/>
          <w:iCs/>
          <w:color w:val="0000FF"/>
        </w:rPr>
        <w:t>Status Requirement Settings</w:t>
      </w:r>
      <w:r w:rsidRPr="006B5B1C">
        <w:rPr>
          <w:i/>
          <w:iCs/>
        </w:rPr>
        <w:t xml:space="preserve">. </w:t>
      </w:r>
      <w:r w:rsidR="00C61149" w:rsidRPr="006B5B1C">
        <w:t>Setting only applies to EVNT and NOC</w:t>
      </w:r>
      <w:r w:rsidR="00946657" w:rsidRPr="006B5B1C">
        <w:t>F</w:t>
      </w:r>
      <w:r w:rsidR="00C61149" w:rsidRPr="006B5B1C">
        <w:t xml:space="preserve"> entity screens.</w:t>
      </w:r>
    </w:p>
    <w:p w14:paraId="6FDE5507" w14:textId="77777777" w:rsidR="00C61149" w:rsidRPr="006B5B1C" w:rsidRDefault="00C61149" w:rsidP="00C61149">
      <w:pPr>
        <w:pStyle w:val="SOP1Text"/>
        <w:ind w:left="864"/>
      </w:pPr>
      <w:r w:rsidRPr="006B5B1C">
        <w:t xml:space="preserve"> </w:t>
      </w:r>
    </w:p>
    <w:p w14:paraId="3F70EE45" w14:textId="77777777" w:rsidR="00881172" w:rsidRPr="006B5B1C" w:rsidRDefault="00881172" w:rsidP="006F6F00">
      <w:pPr>
        <w:pStyle w:val="SOP2Heading"/>
      </w:pPr>
      <w:r w:rsidRPr="006B5B1C">
        <w:t xml:space="preserve">Allow Mobile Sync Configuration is </w:t>
      </w:r>
      <w:r w:rsidR="00430DF6" w:rsidRPr="006B5B1C">
        <w:t>un</w:t>
      </w:r>
      <w:r w:rsidRPr="006B5B1C">
        <w:t>checked</w:t>
      </w:r>
    </w:p>
    <w:p w14:paraId="6A71A94D" w14:textId="77777777" w:rsidR="00881172" w:rsidRPr="006B5B1C" w:rsidRDefault="00881172" w:rsidP="00C61149">
      <w:pPr>
        <w:pStyle w:val="SOP1Text"/>
        <w:ind w:left="864"/>
      </w:pPr>
      <w:r w:rsidRPr="006B5B1C">
        <w:t>System will display the Configure Dataspy panel instead of the Sync Configuration panel.</w:t>
      </w:r>
    </w:p>
    <w:p w14:paraId="2578DFD1" w14:textId="77777777" w:rsidR="00E12D9E" w:rsidRPr="006B5B1C" w:rsidRDefault="00E12D9E" w:rsidP="0097723B">
      <w:pPr>
        <w:pStyle w:val="SOP1Text"/>
        <w:ind w:left="864"/>
      </w:pPr>
    </w:p>
    <w:p w14:paraId="292F1D88" w14:textId="77777777" w:rsidR="00E94BFA" w:rsidRPr="006B5B1C" w:rsidRDefault="00EB2BB7" w:rsidP="006F6F00">
      <w:pPr>
        <w:pStyle w:val="SOP2Heading"/>
      </w:pPr>
      <w:r w:rsidRPr="006B5B1C">
        <w:lastRenderedPageBreak/>
        <w:t xml:space="preserve">MOBSCNCP is </w:t>
      </w:r>
      <w:r w:rsidR="00CD4CD6" w:rsidRPr="006B5B1C">
        <w:t>NO</w:t>
      </w:r>
    </w:p>
    <w:p w14:paraId="0F8CC4A0" w14:textId="77777777" w:rsidR="00EB2BB7" w:rsidRPr="006B5B1C" w:rsidRDefault="00EB2BB7" w:rsidP="00EB2BB7">
      <w:pPr>
        <w:pStyle w:val="SOP1Text"/>
        <w:ind w:left="864"/>
      </w:pPr>
      <w:r w:rsidRPr="006B5B1C">
        <w:t xml:space="preserve">System will prevent the mobile device from using screen capture within the </w:t>
      </w:r>
      <w:r w:rsidR="0006459C" w:rsidRPr="006B5B1C">
        <w:t xml:space="preserve">EAM </w:t>
      </w:r>
      <w:r w:rsidRPr="006B5B1C">
        <w:t>mobile application</w:t>
      </w:r>
      <w:r w:rsidR="0006459C" w:rsidRPr="006B5B1C">
        <w:t>s</w:t>
      </w:r>
      <w:r w:rsidRPr="006B5B1C">
        <w:t>.</w:t>
      </w:r>
    </w:p>
    <w:p w14:paraId="265FD5EA" w14:textId="77777777" w:rsidR="00EB2BB7" w:rsidRPr="006B5B1C" w:rsidRDefault="00EB2BB7" w:rsidP="00EB2BB7">
      <w:pPr>
        <w:pStyle w:val="SOP1Text"/>
      </w:pPr>
    </w:p>
    <w:p w14:paraId="459E36CB" w14:textId="77777777" w:rsidR="00EB2BB7" w:rsidRPr="006B5B1C" w:rsidRDefault="00EB2BB7" w:rsidP="006F6F00">
      <w:pPr>
        <w:pStyle w:val="SOP2Heading"/>
      </w:pPr>
      <w:r w:rsidRPr="006B5B1C">
        <w:t xml:space="preserve">MOBCCPST is </w:t>
      </w:r>
      <w:r w:rsidR="00CD4CD6" w:rsidRPr="006B5B1C">
        <w:t>NO</w:t>
      </w:r>
    </w:p>
    <w:p w14:paraId="61A8D9D8" w14:textId="77777777" w:rsidR="00EB2BB7" w:rsidRPr="006B5B1C" w:rsidRDefault="00EB2BB7" w:rsidP="00EB2BB7">
      <w:pPr>
        <w:pStyle w:val="SOP1Text"/>
        <w:ind w:left="864"/>
      </w:pPr>
      <w:r w:rsidRPr="006B5B1C">
        <w:t xml:space="preserve">System will prevent the mobile device from being able to copy and paste from within the </w:t>
      </w:r>
      <w:r w:rsidR="0006459C" w:rsidRPr="006B5B1C">
        <w:t xml:space="preserve">EAM </w:t>
      </w:r>
      <w:r w:rsidRPr="006B5B1C">
        <w:t>mobile application</w:t>
      </w:r>
      <w:r w:rsidR="0006459C" w:rsidRPr="006B5B1C">
        <w:t>s</w:t>
      </w:r>
      <w:r w:rsidRPr="006B5B1C">
        <w:t>.</w:t>
      </w:r>
    </w:p>
    <w:p w14:paraId="25BA13FA" w14:textId="77777777" w:rsidR="00FE294D" w:rsidRPr="006B5B1C" w:rsidRDefault="00FE294D" w:rsidP="00EB2BB7">
      <w:pPr>
        <w:pStyle w:val="SOP1Text"/>
        <w:ind w:left="864"/>
      </w:pPr>
    </w:p>
    <w:p w14:paraId="6E9D35DC" w14:textId="77777777" w:rsidR="00FE294D" w:rsidRPr="006B5B1C" w:rsidRDefault="00FE294D" w:rsidP="006F6F00">
      <w:pPr>
        <w:pStyle w:val="SOP2Heading"/>
      </w:pPr>
      <w:r w:rsidRPr="006B5B1C">
        <w:t>MOB</w:t>
      </w:r>
      <w:r w:rsidR="0006459C" w:rsidRPr="006B5B1C">
        <w:t>SHARE</w:t>
      </w:r>
      <w:r w:rsidRPr="006B5B1C">
        <w:t xml:space="preserve"> is </w:t>
      </w:r>
      <w:r w:rsidR="0006459C" w:rsidRPr="006B5B1C">
        <w:t>NO</w:t>
      </w:r>
    </w:p>
    <w:p w14:paraId="2028232C" w14:textId="77777777" w:rsidR="00FE294D" w:rsidRPr="006B5B1C" w:rsidRDefault="001E7B70" w:rsidP="00EB2BB7">
      <w:pPr>
        <w:pStyle w:val="SOP1Text"/>
        <w:ind w:left="864"/>
      </w:pPr>
      <w:r w:rsidRPr="006B5B1C">
        <w:t xml:space="preserve">The system will </w:t>
      </w:r>
      <w:r w:rsidR="0006459C" w:rsidRPr="006B5B1C">
        <w:t>prevent printing and sharing from within the EAM mobile applications</w:t>
      </w:r>
      <w:r w:rsidRPr="006B5B1C">
        <w:t>.</w:t>
      </w:r>
    </w:p>
    <w:p w14:paraId="3EDA1857" w14:textId="77777777" w:rsidR="00C52928" w:rsidRPr="006B5B1C" w:rsidRDefault="00C52928" w:rsidP="00EB2BB7">
      <w:pPr>
        <w:pStyle w:val="SOP1Text"/>
        <w:ind w:left="864"/>
      </w:pPr>
    </w:p>
    <w:p w14:paraId="4FE494C6" w14:textId="77777777" w:rsidR="00C35F71" w:rsidRPr="006B5B1C" w:rsidRDefault="00C35F71" w:rsidP="006F6F00">
      <w:pPr>
        <w:pStyle w:val="SOP2Heading"/>
      </w:pPr>
      <w:r w:rsidRPr="006B5B1C">
        <w:t>MOBRQPAS is YES</w:t>
      </w:r>
    </w:p>
    <w:p w14:paraId="0F2C6199" w14:textId="77777777" w:rsidR="00C35F71" w:rsidRPr="006B5B1C" w:rsidRDefault="00C35F71" w:rsidP="00EB2BB7">
      <w:pPr>
        <w:pStyle w:val="SOP1Text"/>
        <w:ind w:left="864"/>
      </w:pPr>
      <w:r w:rsidRPr="006B5B1C">
        <w:t xml:space="preserve">The system will log the user out to a ‘quick login’ screen if the use changes focus to another application. The system will return to the last screen the user was accessing. </w:t>
      </w:r>
    </w:p>
    <w:p w14:paraId="34A8F31D" w14:textId="77777777" w:rsidR="004474C4" w:rsidRPr="006B5B1C" w:rsidRDefault="004474C4" w:rsidP="00EB2BB7">
      <w:pPr>
        <w:pStyle w:val="SOP1Text"/>
        <w:ind w:left="864"/>
      </w:pPr>
    </w:p>
    <w:p w14:paraId="508372C8" w14:textId="77777777" w:rsidR="004474C4" w:rsidRPr="006B5B1C" w:rsidRDefault="004474C4" w:rsidP="006F6F00">
      <w:pPr>
        <w:pStyle w:val="SOP2Heading"/>
      </w:pPr>
      <w:r w:rsidRPr="006B5B1C">
        <w:t>System loses GPS and/or Network Connectivity</w:t>
      </w:r>
    </w:p>
    <w:p w14:paraId="5DD734ED" w14:textId="77777777" w:rsidR="007A77E5" w:rsidRPr="006B5B1C" w:rsidRDefault="004474C4" w:rsidP="00EB2BB7">
      <w:pPr>
        <w:pStyle w:val="SOP1Text"/>
        <w:ind w:left="864"/>
      </w:pPr>
      <w:r w:rsidRPr="006B5B1C">
        <w:t>In the event the device loses connection to the GPS signal or Network Connectivity</w:t>
      </w:r>
      <w:r w:rsidR="007A77E5" w:rsidRPr="006B5B1C">
        <w:t xml:space="preserve"> (cellular and </w:t>
      </w:r>
      <w:r w:rsidR="00351AE6" w:rsidRPr="006B5B1C">
        <w:t>Wi-Fi</w:t>
      </w:r>
      <w:r w:rsidR="007A77E5" w:rsidRPr="006B5B1C">
        <w:t>)</w:t>
      </w:r>
      <w:r w:rsidRPr="006B5B1C">
        <w:t>, the device will record the last known GPS coordinate</w:t>
      </w:r>
      <w:r w:rsidR="007A66B2" w:rsidRPr="006B5B1C">
        <w:t>s</w:t>
      </w:r>
      <w:r w:rsidRPr="006B5B1C">
        <w:t xml:space="preserve"> of the device (x, y, z) as well as the date and time. In the event when the device reacquires the GPS signal or Network Connectivity, the system will also record the GPS coordinates (x, y, z) as well as the date and time the signal was re-established.</w:t>
      </w:r>
      <w:r w:rsidR="007A77E5" w:rsidRPr="006B5B1C">
        <w:t xml:space="preserve"> </w:t>
      </w:r>
    </w:p>
    <w:p w14:paraId="241652DF" w14:textId="77777777" w:rsidR="007A77E5" w:rsidRPr="006B5B1C" w:rsidRDefault="007A77E5" w:rsidP="00EB2BB7">
      <w:pPr>
        <w:pStyle w:val="SOP1Text"/>
        <w:ind w:left="864"/>
      </w:pPr>
    </w:p>
    <w:p w14:paraId="077608A3" w14:textId="77777777" w:rsidR="004474C4" w:rsidRPr="006B5B1C" w:rsidRDefault="007A77E5" w:rsidP="00EB2BB7">
      <w:pPr>
        <w:pStyle w:val="SOP1Text"/>
        <w:ind w:left="864"/>
      </w:pPr>
      <w:r w:rsidRPr="006B5B1C">
        <w:t>The following checkboxes will show what signal was lost, the default value for these is unchecked:</w:t>
      </w:r>
    </w:p>
    <w:p w14:paraId="5635FD9A" w14:textId="77777777" w:rsidR="007A77E5" w:rsidRPr="006B5B1C" w:rsidRDefault="007A77E5" w:rsidP="007A77E5">
      <w:pPr>
        <w:pStyle w:val="SOP1Text"/>
        <w:numPr>
          <w:ilvl w:val="0"/>
          <w:numId w:val="51"/>
        </w:numPr>
        <w:rPr>
          <w:rFonts w:cs="Arial"/>
          <w:color w:val="333333"/>
          <w:shd w:val="clear" w:color="auto" w:fill="FFFFFF"/>
        </w:rPr>
      </w:pPr>
      <w:r w:rsidRPr="006B5B1C">
        <w:rPr>
          <w:rFonts w:cs="Arial"/>
          <w:color w:val="333333"/>
          <w:shd w:val="clear" w:color="auto" w:fill="FFFFFF"/>
        </w:rPr>
        <w:t xml:space="preserve">Network Lost would trigger checked if both cellular and </w:t>
      </w:r>
      <w:r w:rsidR="00351AE6" w:rsidRPr="006B5B1C">
        <w:rPr>
          <w:rFonts w:cs="Arial"/>
          <w:color w:val="333333"/>
          <w:shd w:val="clear" w:color="auto" w:fill="FFFFFF"/>
        </w:rPr>
        <w:t>Wi-Fi</w:t>
      </w:r>
      <w:r w:rsidRPr="006B5B1C">
        <w:rPr>
          <w:rFonts w:cs="Arial"/>
          <w:color w:val="333333"/>
          <w:shd w:val="clear" w:color="auto" w:fill="FFFFFF"/>
        </w:rPr>
        <w:t xml:space="preserve"> signals </w:t>
      </w:r>
      <w:r w:rsidR="007A66B2" w:rsidRPr="006B5B1C">
        <w:rPr>
          <w:rFonts w:cs="Arial"/>
          <w:color w:val="333333"/>
          <w:shd w:val="clear" w:color="auto" w:fill="FFFFFF"/>
        </w:rPr>
        <w:t>cannot be acquired</w:t>
      </w:r>
      <w:r w:rsidRPr="006B5B1C">
        <w:rPr>
          <w:rFonts w:cs="Arial"/>
          <w:color w:val="333333"/>
          <w:shd w:val="clear" w:color="auto" w:fill="FFFFFF"/>
        </w:rPr>
        <w:t>.</w:t>
      </w:r>
    </w:p>
    <w:p w14:paraId="704ED31C" w14:textId="77777777" w:rsidR="007A77E5" w:rsidRPr="006B5B1C" w:rsidRDefault="007A77E5" w:rsidP="001F3C8F">
      <w:pPr>
        <w:pStyle w:val="SOP1Text"/>
        <w:numPr>
          <w:ilvl w:val="0"/>
          <w:numId w:val="51"/>
        </w:numPr>
      </w:pPr>
      <w:r w:rsidRPr="006B5B1C">
        <w:rPr>
          <w:rFonts w:cs="Arial"/>
          <w:color w:val="333333"/>
          <w:shd w:val="clear" w:color="auto" w:fill="FFFFFF"/>
        </w:rPr>
        <w:t>GPS Lost would trigger checked if the GPS signal cannot be acquired, then the last known location would be used for this entry in the Breadcrumbs table.</w:t>
      </w:r>
    </w:p>
    <w:p w14:paraId="1B05D508" w14:textId="77777777" w:rsidR="00351AE6" w:rsidRPr="006B5B1C" w:rsidRDefault="00351AE6" w:rsidP="005C504C">
      <w:pPr>
        <w:pStyle w:val="SOP1Text"/>
        <w:ind w:left="1584"/>
      </w:pPr>
    </w:p>
    <w:p w14:paraId="49CA511F" w14:textId="77777777" w:rsidR="00351AE6" w:rsidRPr="006B5B1C" w:rsidRDefault="00351AE6" w:rsidP="006F6F00">
      <w:pPr>
        <w:pStyle w:val="SOP2Heading"/>
        <w:rPr>
          <w:shd w:val="clear" w:color="auto" w:fill="FFFFFF"/>
        </w:rPr>
      </w:pPr>
      <w:r w:rsidRPr="006B5B1C">
        <w:rPr>
          <w:shd w:val="clear" w:color="auto" w:fill="FFFFFF"/>
        </w:rPr>
        <w:t>List View Search bar</w:t>
      </w:r>
    </w:p>
    <w:p w14:paraId="7196FB75" w14:textId="77777777" w:rsidR="0058145C" w:rsidRPr="006B5B1C" w:rsidRDefault="00351AE6" w:rsidP="00351AE6">
      <w:pPr>
        <w:pStyle w:val="SOP1Text"/>
        <w:ind w:left="864"/>
      </w:pPr>
      <w:r w:rsidRPr="006B5B1C">
        <w:t xml:space="preserve">If the user enters more than one field value in the search bars the system will search based on the order in which the records are listed. Values must be comma separated, otherwise the system will search based on single field value. Example: WO#, WO Type (432345, BRKD). </w:t>
      </w:r>
      <w:r w:rsidR="0058145C" w:rsidRPr="006B5B1C">
        <w:t>The following List Views will be affected by this change, see prospective use cases for what fields are searchable:</w:t>
      </w:r>
    </w:p>
    <w:p w14:paraId="4839B89B" w14:textId="77777777" w:rsidR="00351AE6" w:rsidRPr="006B5B1C" w:rsidRDefault="0058145C" w:rsidP="0058145C">
      <w:pPr>
        <w:pStyle w:val="SOP1Text"/>
        <w:numPr>
          <w:ilvl w:val="0"/>
          <w:numId w:val="53"/>
        </w:numPr>
      </w:pPr>
      <w:r w:rsidRPr="006B5B1C">
        <w:t>Work Order</w:t>
      </w:r>
      <w:r w:rsidR="008E3918" w:rsidRPr="006B5B1C">
        <w:t xml:space="preserve"> (Work Order, Work Order </w:t>
      </w:r>
      <w:r w:rsidR="00E4498A" w:rsidRPr="006B5B1C">
        <w:t>2</w:t>
      </w:r>
      <w:r w:rsidR="008E3918" w:rsidRPr="006B5B1C">
        <w:t xml:space="preserve">, Work Order </w:t>
      </w:r>
      <w:r w:rsidR="00E4498A" w:rsidRPr="006B5B1C">
        <w:t>3</w:t>
      </w:r>
      <w:r w:rsidR="008E3918" w:rsidRPr="006B5B1C">
        <w:t>)</w:t>
      </w:r>
    </w:p>
    <w:p w14:paraId="696BEAF2" w14:textId="77777777" w:rsidR="0058145C" w:rsidRPr="006B5B1C" w:rsidRDefault="0058145C" w:rsidP="0058145C">
      <w:pPr>
        <w:pStyle w:val="SOP1Text"/>
        <w:numPr>
          <w:ilvl w:val="0"/>
          <w:numId w:val="53"/>
        </w:numPr>
      </w:pPr>
      <w:r w:rsidRPr="006B5B1C">
        <w:t>Work Order on GIS Map</w:t>
      </w:r>
    </w:p>
    <w:p w14:paraId="6C21418B" w14:textId="77777777" w:rsidR="0058145C" w:rsidRPr="006B5B1C" w:rsidRDefault="0058145C" w:rsidP="0058145C">
      <w:pPr>
        <w:pStyle w:val="SOP1Text"/>
        <w:numPr>
          <w:ilvl w:val="0"/>
          <w:numId w:val="53"/>
        </w:numPr>
        <w:rPr>
          <w:lang w:val="fr-FR"/>
        </w:rPr>
      </w:pPr>
      <w:r w:rsidRPr="006B5B1C">
        <w:rPr>
          <w:lang w:val="fr-FR"/>
        </w:rPr>
        <w:t>Nonconformity on GIS Map</w:t>
      </w:r>
    </w:p>
    <w:p w14:paraId="52DC6675" w14:textId="77777777" w:rsidR="0058145C" w:rsidRPr="006B5B1C" w:rsidRDefault="0058145C" w:rsidP="0058145C">
      <w:pPr>
        <w:pStyle w:val="SOP1Text"/>
        <w:numPr>
          <w:ilvl w:val="0"/>
          <w:numId w:val="53"/>
        </w:numPr>
        <w:rPr>
          <w:lang w:val="fr-FR"/>
        </w:rPr>
      </w:pPr>
      <w:r w:rsidRPr="006B5B1C">
        <w:rPr>
          <w:lang w:val="fr-FR"/>
        </w:rPr>
        <w:t>Nonconformities</w:t>
      </w:r>
    </w:p>
    <w:p w14:paraId="6C53852C" w14:textId="77777777" w:rsidR="0058145C" w:rsidRPr="006B5B1C" w:rsidRDefault="0058145C" w:rsidP="0058145C">
      <w:pPr>
        <w:pStyle w:val="SOP1Text"/>
        <w:numPr>
          <w:ilvl w:val="0"/>
          <w:numId w:val="53"/>
        </w:numPr>
        <w:rPr>
          <w:lang w:val="fr-FR"/>
        </w:rPr>
      </w:pPr>
      <w:r w:rsidRPr="006B5B1C">
        <w:rPr>
          <w:lang w:val="fr-FR"/>
        </w:rPr>
        <w:t>Equipment</w:t>
      </w:r>
    </w:p>
    <w:p w14:paraId="5B28CDB0" w14:textId="77777777" w:rsidR="0058145C" w:rsidRPr="006B5B1C" w:rsidRDefault="0058145C" w:rsidP="0058145C">
      <w:pPr>
        <w:pStyle w:val="SOP1Text"/>
        <w:numPr>
          <w:ilvl w:val="0"/>
          <w:numId w:val="53"/>
        </w:numPr>
        <w:rPr>
          <w:lang w:val="fr-FR"/>
        </w:rPr>
      </w:pPr>
      <w:r w:rsidRPr="006B5B1C">
        <w:rPr>
          <w:lang w:val="fr-FR"/>
        </w:rPr>
        <w:t>Physical Inventory</w:t>
      </w:r>
    </w:p>
    <w:p w14:paraId="4767B792" w14:textId="77777777" w:rsidR="0058145C" w:rsidRPr="006B5B1C" w:rsidRDefault="0058145C" w:rsidP="0058145C">
      <w:pPr>
        <w:pStyle w:val="SOP1Text"/>
        <w:numPr>
          <w:ilvl w:val="0"/>
          <w:numId w:val="53"/>
        </w:numPr>
        <w:rPr>
          <w:lang w:val="fr-FR"/>
        </w:rPr>
      </w:pPr>
      <w:r w:rsidRPr="006B5B1C">
        <w:rPr>
          <w:lang w:val="fr-FR"/>
        </w:rPr>
        <w:t>Batch Book Labor</w:t>
      </w:r>
    </w:p>
    <w:p w14:paraId="70FA45AF" w14:textId="77777777" w:rsidR="0058145C" w:rsidRPr="006B5B1C" w:rsidRDefault="0058145C" w:rsidP="0058145C">
      <w:pPr>
        <w:pStyle w:val="SOP1Text"/>
        <w:numPr>
          <w:ilvl w:val="0"/>
          <w:numId w:val="53"/>
        </w:numPr>
        <w:rPr>
          <w:lang w:val="fr-FR"/>
        </w:rPr>
      </w:pPr>
      <w:r w:rsidRPr="006B5B1C">
        <w:rPr>
          <w:lang w:val="fr-FR"/>
        </w:rPr>
        <w:t>Operator Checklist</w:t>
      </w:r>
    </w:p>
    <w:p w14:paraId="4C504F1F" w14:textId="77777777" w:rsidR="0058145C" w:rsidRPr="006B5B1C" w:rsidRDefault="0058145C" w:rsidP="0058145C">
      <w:pPr>
        <w:pStyle w:val="SOP1Text"/>
        <w:numPr>
          <w:ilvl w:val="0"/>
          <w:numId w:val="53"/>
        </w:numPr>
        <w:rPr>
          <w:lang w:val="fr-FR"/>
        </w:rPr>
      </w:pPr>
      <w:r w:rsidRPr="006B5B1C">
        <w:rPr>
          <w:lang w:val="fr-FR"/>
        </w:rPr>
        <w:t>PO Receipt</w:t>
      </w:r>
    </w:p>
    <w:p w14:paraId="3FF83E8A" w14:textId="77777777" w:rsidR="0058145C" w:rsidRPr="006B5B1C" w:rsidRDefault="0058145C" w:rsidP="0058145C">
      <w:pPr>
        <w:pStyle w:val="SOP1Text"/>
        <w:numPr>
          <w:ilvl w:val="0"/>
          <w:numId w:val="53"/>
        </w:numPr>
        <w:rPr>
          <w:lang w:val="fr-FR"/>
        </w:rPr>
      </w:pPr>
      <w:r w:rsidRPr="006B5B1C">
        <w:rPr>
          <w:lang w:val="fr-FR"/>
        </w:rPr>
        <w:t>Notebook</w:t>
      </w:r>
    </w:p>
    <w:p w14:paraId="31840BA6" w14:textId="77777777" w:rsidR="0058145C" w:rsidRPr="006B5B1C" w:rsidRDefault="0058145C" w:rsidP="005C504C">
      <w:pPr>
        <w:pStyle w:val="SOP1Text"/>
        <w:numPr>
          <w:ilvl w:val="0"/>
          <w:numId w:val="53"/>
        </w:numPr>
        <w:rPr>
          <w:lang w:val="fr-FR"/>
        </w:rPr>
      </w:pPr>
      <w:r w:rsidRPr="006B5B1C">
        <w:rPr>
          <w:lang w:val="fr-FR"/>
        </w:rPr>
        <w:t>Permit to View</w:t>
      </w:r>
    </w:p>
    <w:p w14:paraId="31BFBF24" w14:textId="77777777" w:rsidR="00C35F71" w:rsidRPr="006B5B1C" w:rsidRDefault="00C35F71" w:rsidP="001F3C8F">
      <w:pPr>
        <w:pStyle w:val="SOP1Text"/>
        <w:ind w:left="864"/>
        <w:rPr>
          <w:lang w:val="fr-FR"/>
        </w:rPr>
      </w:pPr>
    </w:p>
    <w:p w14:paraId="241487C5" w14:textId="77777777" w:rsidR="00A77A33" w:rsidRPr="006B5B1C" w:rsidRDefault="00A77A33" w:rsidP="006F6F00">
      <w:pPr>
        <w:pStyle w:val="SOP2Heading"/>
        <w:rPr>
          <w:lang w:val="fr-FR"/>
        </w:rPr>
      </w:pPr>
      <w:r w:rsidRPr="006B5B1C">
        <w:rPr>
          <w:lang w:val="fr-FR"/>
        </w:rPr>
        <w:t>User touches Add/Edit Comment</w:t>
      </w:r>
    </w:p>
    <w:p w14:paraId="42A9532E" w14:textId="77777777" w:rsidR="00A77A33" w:rsidRPr="006B5B1C" w:rsidRDefault="00A77A33" w:rsidP="00A77A33">
      <w:pPr>
        <w:pStyle w:val="SOP1Text"/>
        <w:ind w:left="864"/>
      </w:pPr>
      <w:r w:rsidRPr="006B5B1C">
        <w:t>This will shift view to the Comments panel. Existing Comments will be displayed.</w:t>
      </w:r>
    </w:p>
    <w:p w14:paraId="74E8D18B" w14:textId="77777777" w:rsidR="00A77A33" w:rsidRDefault="00A77A33" w:rsidP="00A77A33">
      <w:pPr>
        <w:pStyle w:val="SOP1Text"/>
        <w:ind w:left="864"/>
      </w:pPr>
      <w:r w:rsidRPr="006B5B1C">
        <w:t xml:space="preserve">See </w:t>
      </w:r>
      <w:r w:rsidRPr="006B5B1C">
        <w:rPr>
          <w:i/>
          <w:iCs/>
          <w:color w:val="0000FF"/>
        </w:rPr>
        <w:t xml:space="preserve">EAM.MOBILE.REQ.Comments </w:t>
      </w:r>
      <w:r w:rsidRPr="006B5B1C">
        <w:t>use case for details on behavior.</w:t>
      </w:r>
    </w:p>
    <w:p w14:paraId="22BBA66D" w14:textId="77777777" w:rsidR="00A41595" w:rsidRPr="00A41595" w:rsidRDefault="00A41595" w:rsidP="00A77A33">
      <w:pPr>
        <w:pStyle w:val="SOP1Text"/>
        <w:ind w:left="864"/>
      </w:pPr>
      <w:r>
        <w:rPr>
          <w:b/>
          <w:bCs/>
        </w:rPr>
        <w:t>Note</w:t>
      </w:r>
      <w:r>
        <w:t>: If the Comments panel is hidden, then the Icon will also be hidden. Additionally, if the Comments panel is read-only, then the system will jump to the Comments panel and further do nothing.</w:t>
      </w:r>
    </w:p>
    <w:p w14:paraId="13EC70DA" w14:textId="77777777" w:rsidR="00A77A33" w:rsidRPr="006B5B1C" w:rsidRDefault="00A77A33" w:rsidP="00A77A33">
      <w:pPr>
        <w:pStyle w:val="SOP1Text"/>
        <w:ind w:left="864"/>
      </w:pPr>
    </w:p>
    <w:p w14:paraId="70B21915" w14:textId="77777777" w:rsidR="00A77A33" w:rsidRPr="006B5B1C" w:rsidRDefault="00A77A33" w:rsidP="006F6F00">
      <w:pPr>
        <w:pStyle w:val="SOP2Heading"/>
        <w:rPr>
          <w:lang w:val="fr-FR"/>
        </w:rPr>
      </w:pPr>
      <w:r w:rsidRPr="006B5B1C">
        <w:rPr>
          <w:lang w:val="fr-FR"/>
        </w:rPr>
        <w:lastRenderedPageBreak/>
        <w:t>User touches Add/Edit Document</w:t>
      </w:r>
    </w:p>
    <w:p w14:paraId="7B793C2D" w14:textId="77777777" w:rsidR="000B0FF1" w:rsidRPr="006B5B1C" w:rsidRDefault="000B0FF1" w:rsidP="000B0FF1">
      <w:pPr>
        <w:pStyle w:val="SOP2Text"/>
      </w:pPr>
      <w:r w:rsidRPr="006B5B1C">
        <w:t>The system will display the following menu options:</w:t>
      </w:r>
    </w:p>
    <w:p w14:paraId="75068CCB" w14:textId="77777777" w:rsidR="000B0FF1" w:rsidRPr="006B5B1C" w:rsidRDefault="000B0FF1" w:rsidP="000B0FF1">
      <w:pPr>
        <w:pStyle w:val="SOP2Text"/>
        <w:numPr>
          <w:ilvl w:val="0"/>
          <w:numId w:val="54"/>
        </w:numPr>
      </w:pPr>
      <w:r w:rsidRPr="006B5B1C">
        <w:t>Record a Video</w:t>
      </w:r>
    </w:p>
    <w:p w14:paraId="17545118" w14:textId="77777777" w:rsidR="000B0FF1" w:rsidRPr="006B5B1C" w:rsidRDefault="000B0FF1" w:rsidP="000B0FF1">
      <w:pPr>
        <w:pStyle w:val="SOP2Text"/>
        <w:numPr>
          <w:ilvl w:val="0"/>
          <w:numId w:val="54"/>
        </w:numPr>
      </w:pPr>
      <w:r w:rsidRPr="006B5B1C">
        <w:t>Take a Picture</w:t>
      </w:r>
    </w:p>
    <w:p w14:paraId="18B7B740" w14:textId="77777777" w:rsidR="000B0FF1" w:rsidRPr="006B5B1C" w:rsidRDefault="000B0FF1" w:rsidP="000B0FF1">
      <w:pPr>
        <w:pStyle w:val="SOP2Text"/>
        <w:numPr>
          <w:ilvl w:val="0"/>
          <w:numId w:val="54"/>
        </w:numPr>
      </w:pPr>
      <w:r w:rsidRPr="006B5B1C">
        <w:t>Photo and Video Library</w:t>
      </w:r>
    </w:p>
    <w:p w14:paraId="5AFDC832" w14:textId="77777777" w:rsidR="000B0FF1" w:rsidRPr="006B5B1C" w:rsidRDefault="000B0FF1" w:rsidP="000B0FF1">
      <w:pPr>
        <w:pStyle w:val="SOP2Text"/>
        <w:numPr>
          <w:ilvl w:val="0"/>
          <w:numId w:val="54"/>
        </w:numPr>
      </w:pPr>
      <w:r w:rsidRPr="006B5B1C">
        <w:t>Record a Voice Memo</w:t>
      </w:r>
    </w:p>
    <w:p w14:paraId="54F61DF9" w14:textId="77777777" w:rsidR="000B0FF1" w:rsidRPr="006B5B1C" w:rsidRDefault="000B0FF1" w:rsidP="000B0FF1">
      <w:pPr>
        <w:pStyle w:val="SOP2Text"/>
        <w:numPr>
          <w:ilvl w:val="0"/>
          <w:numId w:val="54"/>
        </w:numPr>
      </w:pPr>
      <w:r w:rsidRPr="006B5B1C">
        <w:t>Attach File</w:t>
      </w:r>
    </w:p>
    <w:p w14:paraId="00E8C44F" w14:textId="77777777" w:rsidR="000B0FF1" w:rsidRPr="006B5B1C" w:rsidRDefault="000B0FF1" w:rsidP="006B5B1C">
      <w:pPr>
        <w:pStyle w:val="SOP2Text"/>
      </w:pPr>
    </w:p>
    <w:p w14:paraId="7CBFBEEC" w14:textId="77777777" w:rsidR="00A77A33" w:rsidRPr="006B5B1C" w:rsidRDefault="000B0FF1" w:rsidP="00A77A33">
      <w:pPr>
        <w:pStyle w:val="SOP1Text"/>
        <w:ind w:left="864"/>
      </w:pPr>
      <w:r w:rsidRPr="006B5B1C">
        <w:t xml:space="preserve">For behavior associated with each option </w:t>
      </w:r>
      <w:r w:rsidR="00A77A33" w:rsidRPr="006B5B1C">
        <w:t xml:space="preserve">See </w:t>
      </w:r>
      <w:r w:rsidR="00A77A33" w:rsidRPr="006B5B1C">
        <w:rPr>
          <w:i/>
          <w:iCs/>
          <w:color w:val="0000FF"/>
        </w:rPr>
        <w:t xml:space="preserve">EAM.MOBILE.REQ.Documents </w:t>
      </w:r>
      <w:r w:rsidR="00A77A33" w:rsidRPr="006B5B1C">
        <w:t>use case for details on behavior.</w:t>
      </w:r>
    </w:p>
    <w:p w14:paraId="630C54BA" w14:textId="77777777" w:rsidR="00A77A33" w:rsidRPr="006B5B1C" w:rsidRDefault="00A77A33" w:rsidP="00A77A33">
      <w:pPr>
        <w:pStyle w:val="SOP1Text"/>
        <w:ind w:left="864"/>
      </w:pPr>
    </w:p>
    <w:p w14:paraId="6B1B45A6" w14:textId="77777777" w:rsidR="00D54592" w:rsidRDefault="000B0FF1" w:rsidP="00A77A33">
      <w:pPr>
        <w:pStyle w:val="SOP1Text"/>
        <w:ind w:left="864"/>
      </w:pPr>
      <w:r w:rsidRPr="006B5B1C">
        <w:t>The system will save the attachment to the Documents panel.</w:t>
      </w:r>
    </w:p>
    <w:p w14:paraId="104BE898" w14:textId="77777777" w:rsidR="00A41595" w:rsidRDefault="00A41595" w:rsidP="00A77A33">
      <w:pPr>
        <w:pStyle w:val="SOP1Text"/>
        <w:ind w:left="864"/>
      </w:pPr>
    </w:p>
    <w:p w14:paraId="4B26C94A" w14:textId="77777777" w:rsidR="00A41595" w:rsidRDefault="00A41595" w:rsidP="00A77A33">
      <w:pPr>
        <w:pStyle w:val="SOP1Text"/>
        <w:ind w:left="864"/>
      </w:pPr>
      <w:r>
        <w:rPr>
          <w:b/>
          <w:bCs/>
        </w:rPr>
        <w:t>Note</w:t>
      </w:r>
      <w:r>
        <w:t>: If the Document panel is hidden, the Icon will also be hidden. Additionally, if the Document panel is read-only, the system will jump to the Document panel and further do nothing.</w:t>
      </w:r>
    </w:p>
    <w:p w14:paraId="2A04ECF5" w14:textId="77777777" w:rsidR="002735D1" w:rsidRDefault="002735D1" w:rsidP="00A77A33">
      <w:pPr>
        <w:pStyle w:val="SOP1Text"/>
        <w:ind w:left="864"/>
      </w:pPr>
    </w:p>
    <w:p w14:paraId="1A033B03" w14:textId="77777777" w:rsidR="002735D1" w:rsidRDefault="002735D1" w:rsidP="006F6F00">
      <w:pPr>
        <w:pStyle w:val="SOP2Heading"/>
      </w:pPr>
      <w:r>
        <w:t>User Accesses the App via ‘Deep Link”</w:t>
      </w:r>
    </w:p>
    <w:p w14:paraId="08FBAAED" w14:textId="77777777" w:rsidR="002735D1" w:rsidRDefault="00872D3E" w:rsidP="00A77A33">
      <w:pPr>
        <w:pStyle w:val="SOP1Text"/>
        <w:ind w:left="864"/>
        <w:rPr>
          <w:u w:val="single"/>
        </w:rPr>
      </w:pPr>
      <w:r w:rsidRPr="0088270C">
        <w:rPr>
          <w:u w:val="single"/>
        </w:rPr>
        <w:t xml:space="preserve">Behavior if the user is </w:t>
      </w:r>
      <w:r>
        <w:rPr>
          <w:u w:val="single"/>
        </w:rPr>
        <w:t xml:space="preserve">NOT </w:t>
      </w:r>
      <w:r w:rsidRPr="0088270C">
        <w:rPr>
          <w:u w:val="single"/>
        </w:rPr>
        <w:t>currently logged into Mobile Offline</w:t>
      </w:r>
      <w:r>
        <w:rPr>
          <w:u w:val="single"/>
        </w:rPr>
        <w:t>:</w:t>
      </w:r>
    </w:p>
    <w:p w14:paraId="39D8E87E" w14:textId="77777777" w:rsidR="00872D3E" w:rsidRDefault="00872D3E" w:rsidP="00872D3E">
      <w:pPr>
        <w:pStyle w:val="SOP1Text"/>
        <w:ind w:left="900" w:hanging="36"/>
      </w:pPr>
      <w:r>
        <w:t xml:space="preserve">When connecting to Mobile Offline via Deep Linking, if the user has not logged into Mobile Offline prior to linking over, </w:t>
      </w:r>
      <w:r w:rsidR="00F11953">
        <w:t>and</w:t>
      </w:r>
      <w:r>
        <w:t>:</w:t>
      </w:r>
    </w:p>
    <w:p w14:paraId="515BEB8F" w14:textId="77777777" w:rsidR="00603A0F" w:rsidRPr="0088270C" w:rsidRDefault="00603A0F" w:rsidP="00603A0F">
      <w:pPr>
        <w:numPr>
          <w:ilvl w:val="0"/>
          <w:numId w:val="63"/>
        </w:numPr>
        <w:spacing w:before="100" w:beforeAutospacing="1" w:after="100" w:afterAutospacing="1"/>
        <w:rPr>
          <w:szCs w:val="20"/>
        </w:rPr>
      </w:pPr>
      <w:r w:rsidRPr="0088270C">
        <w:rPr>
          <w:szCs w:val="20"/>
        </w:rPr>
        <w:t xml:space="preserve">If LGNMOB is STD, </w:t>
      </w:r>
      <w:r w:rsidRPr="00603A0F">
        <w:rPr>
          <w:szCs w:val="20"/>
        </w:rPr>
        <w:t>and:</w:t>
      </w:r>
      <w:r w:rsidRPr="0088270C">
        <w:rPr>
          <w:szCs w:val="20"/>
        </w:rPr>
        <w:t xml:space="preserve"> </w:t>
      </w:r>
    </w:p>
    <w:p w14:paraId="4E68B938" w14:textId="77777777" w:rsidR="00603A0F" w:rsidRPr="0088270C" w:rsidRDefault="00603A0F" w:rsidP="00603A0F">
      <w:pPr>
        <w:numPr>
          <w:ilvl w:val="1"/>
          <w:numId w:val="63"/>
        </w:numPr>
        <w:spacing w:before="100" w:beforeAutospacing="1" w:after="100" w:afterAutospacing="1"/>
        <w:rPr>
          <w:szCs w:val="20"/>
        </w:rPr>
      </w:pPr>
      <w:r w:rsidRPr="0088270C">
        <w:rPr>
          <w:szCs w:val="20"/>
        </w:rPr>
        <w:t>if an initial sync has not been performed, then the system will not allow the user to login.</w:t>
      </w:r>
      <w:r w:rsidRPr="0088270C">
        <w:rPr>
          <w:szCs w:val="20"/>
        </w:rPr>
        <w:br/>
        <w:t>Note that an active network connection is required in this case.</w:t>
      </w:r>
    </w:p>
    <w:p w14:paraId="2296853E" w14:textId="77777777" w:rsidR="00603A0F" w:rsidRPr="0088270C" w:rsidRDefault="00603A0F" w:rsidP="00603A0F">
      <w:pPr>
        <w:numPr>
          <w:ilvl w:val="1"/>
          <w:numId w:val="63"/>
        </w:numPr>
        <w:spacing w:before="100" w:beforeAutospacing="1" w:after="100" w:afterAutospacing="1"/>
        <w:rPr>
          <w:szCs w:val="20"/>
        </w:rPr>
      </w:pPr>
      <w:r w:rsidRPr="0088270C">
        <w:rPr>
          <w:szCs w:val="20"/>
        </w:rPr>
        <w:t>Else, if an initial sync has been performed, then the system will allow login.</w:t>
      </w:r>
      <w:r w:rsidRPr="0088270C">
        <w:rPr>
          <w:szCs w:val="20"/>
        </w:rPr>
        <w:br/>
        <w:t>Note that if no active network connection exists, the data available will be limited due to what has already been synced to the device.</w:t>
      </w:r>
    </w:p>
    <w:p w14:paraId="03826495" w14:textId="77777777" w:rsidR="00603A0F" w:rsidRPr="0088270C" w:rsidRDefault="00603A0F" w:rsidP="00603A0F">
      <w:pPr>
        <w:numPr>
          <w:ilvl w:val="0"/>
          <w:numId w:val="63"/>
        </w:numPr>
        <w:spacing w:before="100" w:beforeAutospacing="1" w:after="100" w:afterAutospacing="1"/>
        <w:rPr>
          <w:szCs w:val="20"/>
        </w:rPr>
      </w:pPr>
      <w:r w:rsidRPr="0088270C">
        <w:rPr>
          <w:szCs w:val="20"/>
        </w:rPr>
        <w:t>If LGNMOB is not STD</w:t>
      </w:r>
      <w:r w:rsidRPr="00603A0F">
        <w:rPr>
          <w:szCs w:val="20"/>
        </w:rPr>
        <w:t>, the</w:t>
      </w:r>
      <w:r w:rsidRPr="0088270C">
        <w:rPr>
          <w:szCs w:val="20"/>
        </w:rPr>
        <w:t xml:space="preserve"> system requires an active network connection to validate the user login if SSO is enabled. </w:t>
      </w:r>
    </w:p>
    <w:p w14:paraId="3C595F6D" w14:textId="77777777" w:rsidR="008C7F51" w:rsidRDefault="008C7F51" w:rsidP="00872D3E">
      <w:pPr>
        <w:pStyle w:val="SOP1Text"/>
        <w:ind w:left="864"/>
      </w:pPr>
    </w:p>
    <w:p w14:paraId="4BAEB462" w14:textId="77777777" w:rsidR="00872D3E" w:rsidRPr="0088270C" w:rsidRDefault="00872D3E" w:rsidP="00872D3E">
      <w:pPr>
        <w:pStyle w:val="SOP1Text"/>
        <w:ind w:left="864"/>
        <w:rPr>
          <w:u w:val="single"/>
        </w:rPr>
      </w:pPr>
      <w:r w:rsidRPr="0088270C">
        <w:rPr>
          <w:u w:val="single"/>
        </w:rPr>
        <w:t>Behavior if the user is currently logged into Mobile Offline</w:t>
      </w:r>
      <w:r w:rsidR="007D745F">
        <w:rPr>
          <w:u w:val="single"/>
        </w:rPr>
        <w:t xml:space="preserve"> (or has previously logged in and performed a full sync)</w:t>
      </w:r>
      <w:r w:rsidRPr="0088270C">
        <w:rPr>
          <w:u w:val="single"/>
        </w:rPr>
        <w:t>:</w:t>
      </w:r>
    </w:p>
    <w:p w14:paraId="084B0100" w14:textId="77777777" w:rsidR="00872D3E" w:rsidRDefault="00872D3E" w:rsidP="00872D3E">
      <w:pPr>
        <w:pStyle w:val="SOP1Text"/>
        <w:ind w:left="864"/>
      </w:pPr>
      <w:r>
        <w:t xml:space="preserve">The system will proceed to process the deep link query. See </w:t>
      </w:r>
      <w:r w:rsidRPr="0088270C">
        <w:rPr>
          <w:i/>
          <w:iCs/>
          <w:color w:val="0000FF"/>
        </w:rPr>
        <w:t>User Loses Network Connection and DWOLINK is Not OFF</w:t>
      </w:r>
      <w:r>
        <w:rPr>
          <w:i/>
          <w:iCs/>
        </w:rPr>
        <w:t xml:space="preserve"> </w:t>
      </w:r>
      <w:r>
        <w:t xml:space="preserve">in </w:t>
      </w:r>
      <w:r w:rsidRPr="0088270C">
        <w:rPr>
          <w:i/>
          <w:iCs/>
          <w:color w:val="0000FF"/>
        </w:rPr>
        <w:t>EAM.DUX.REQ.StandardModel</w:t>
      </w:r>
      <w:r>
        <w:rPr>
          <w:i/>
          <w:iCs/>
        </w:rPr>
        <w:t xml:space="preserve"> </w:t>
      </w:r>
      <w:r>
        <w:t>for examples for deep link formatting and expected behavior.</w:t>
      </w:r>
    </w:p>
    <w:p w14:paraId="407217F8" w14:textId="77777777" w:rsidR="00872D3E" w:rsidRPr="00872D3E" w:rsidRDefault="00872D3E" w:rsidP="00872D3E">
      <w:pPr>
        <w:pStyle w:val="SOP1Text"/>
        <w:ind w:left="864"/>
      </w:pPr>
    </w:p>
    <w:p w14:paraId="740E5D0F" w14:textId="77777777" w:rsidR="00D54592" w:rsidRPr="006B5B1C" w:rsidRDefault="008C7F51" w:rsidP="006F6F00">
      <w:pPr>
        <w:pStyle w:val="SOP2Heading"/>
      </w:pPr>
      <w:r w:rsidRPr="006B5B1C">
        <w:t>User selects the ‘Open Digital Work’ from the main menu tray, DWOLINK is not ‘OFF’</w:t>
      </w:r>
    </w:p>
    <w:p w14:paraId="6614EBBA" w14:textId="77777777" w:rsidR="008C7F51" w:rsidRPr="006B5B1C" w:rsidRDefault="008C7F51" w:rsidP="006B5B1C">
      <w:pPr>
        <w:pStyle w:val="SOP3Heading"/>
      </w:pPr>
      <w:r w:rsidRPr="006B5B1C">
        <w:t>Digital Work is installed on device</w:t>
      </w:r>
    </w:p>
    <w:p w14:paraId="4BA43256" w14:textId="77777777" w:rsidR="00CF32BC" w:rsidRPr="006B5B1C" w:rsidRDefault="00CF32BC" w:rsidP="008C7F51">
      <w:pPr>
        <w:pStyle w:val="SOP1Text"/>
        <w:rPr>
          <w:b/>
          <w:bCs/>
        </w:rPr>
      </w:pPr>
    </w:p>
    <w:p w14:paraId="752BD911" w14:textId="77777777" w:rsidR="0042325E" w:rsidRPr="006B5B1C" w:rsidRDefault="0042325E" w:rsidP="0042325E">
      <w:pPr>
        <w:pStyle w:val="SOP1Text"/>
        <w:ind w:left="864"/>
      </w:pPr>
      <w:r w:rsidRPr="006B5B1C">
        <w:t>The system will display the following:</w:t>
      </w:r>
    </w:p>
    <w:p w14:paraId="2E335A7C" w14:textId="77777777" w:rsidR="0042325E" w:rsidRPr="006B5B1C" w:rsidRDefault="0042325E" w:rsidP="0042325E">
      <w:pPr>
        <w:pStyle w:val="SOP1Text"/>
      </w:pPr>
    </w:p>
    <w:p w14:paraId="032323E3" w14:textId="77777777" w:rsidR="0042325E" w:rsidRPr="006B5B1C" w:rsidRDefault="0042325E" w:rsidP="0042325E">
      <w:pPr>
        <w:pStyle w:val="SOP1Text"/>
        <w:ind w:left="864"/>
      </w:pPr>
      <w:r w:rsidRPr="006B5B1C">
        <w:rPr>
          <w:b/>
          <w:bCs/>
        </w:rPr>
        <w:t>Question message</w:t>
      </w:r>
      <w:r w:rsidRPr="006B5B1C">
        <w:t>: “Do you want to open EAM Digital Work?”</w:t>
      </w:r>
    </w:p>
    <w:p w14:paraId="762470F6" w14:textId="77777777" w:rsidR="0042325E" w:rsidRPr="006B5B1C" w:rsidRDefault="0042325E" w:rsidP="0042325E">
      <w:pPr>
        <w:pStyle w:val="SOP1Text"/>
      </w:pPr>
    </w:p>
    <w:p w14:paraId="6F0E81BB" w14:textId="77777777" w:rsidR="0042325E" w:rsidRPr="006B5B1C" w:rsidRDefault="0042325E" w:rsidP="0042325E">
      <w:pPr>
        <w:pStyle w:val="SOP1Text"/>
        <w:numPr>
          <w:ilvl w:val="0"/>
          <w:numId w:val="55"/>
        </w:numPr>
      </w:pPr>
      <w:r w:rsidRPr="006B5B1C">
        <w:t xml:space="preserve">Yes- The system will bring the user to EAM Digital Work. </w:t>
      </w:r>
    </w:p>
    <w:p w14:paraId="1A93D726" w14:textId="77777777" w:rsidR="0042325E" w:rsidRPr="006B5B1C" w:rsidRDefault="0042325E" w:rsidP="0042325E">
      <w:pPr>
        <w:pStyle w:val="SOP1Text"/>
        <w:numPr>
          <w:ilvl w:val="0"/>
          <w:numId w:val="55"/>
        </w:numPr>
      </w:pPr>
      <w:r w:rsidRPr="006B5B1C">
        <w:t xml:space="preserve">No- User returns to the previous view. </w:t>
      </w:r>
    </w:p>
    <w:p w14:paraId="34B19C28" w14:textId="77777777" w:rsidR="0042325E" w:rsidRPr="006B5B1C" w:rsidRDefault="0042325E" w:rsidP="00A13DCB">
      <w:pPr>
        <w:pStyle w:val="SOP1Text"/>
        <w:ind w:left="864"/>
      </w:pPr>
    </w:p>
    <w:p w14:paraId="1CC06BB9" w14:textId="77777777" w:rsidR="00C00879" w:rsidRPr="006B5B1C" w:rsidRDefault="00C00879" w:rsidP="00A13DCB">
      <w:pPr>
        <w:pStyle w:val="SOP1Text"/>
        <w:ind w:left="864"/>
      </w:pPr>
    </w:p>
    <w:p w14:paraId="1CF14CBC" w14:textId="77777777" w:rsidR="00C00879" w:rsidRPr="006B5B1C" w:rsidRDefault="00C00879" w:rsidP="00C00879">
      <w:pPr>
        <w:pStyle w:val="SOP1Text"/>
        <w:ind w:left="864"/>
      </w:pPr>
      <w:r w:rsidRPr="006B5B1C">
        <w:t xml:space="preserve">If user is currently on WCJOBS (or any copies thereof), deep link to Digital Work leveraging the WO record ID and the ‘Mobile Deep Link Mapped Screen’ field to locate the equivalent function of WSJOBS for DUX of the current WCJOBS (or clone) that the user has currently opened. </w:t>
      </w:r>
    </w:p>
    <w:p w14:paraId="7019886F" w14:textId="77777777" w:rsidR="00394895" w:rsidRPr="006B5B1C" w:rsidRDefault="00394895" w:rsidP="00C00879">
      <w:pPr>
        <w:pStyle w:val="SOP1Text"/>
        <w:ind w:left="864"/>
      </w:pPr>
    </w:p>
    <w:p w14:paraId="1E93F6BF" w14:textId="77777777" w:rsidR="00394895" w:rsidRPr="006B5B1C" w:rsidRDefault="00394895" w:rsidP="00C00879">
      <w:pPr>
        <w:pStyle w:val="SOP1Text"/>
        <w:ind w:left="864"/>
      </w:pPr>
      <w:r w:rsidRPr="006B5B1C">
        <w:t xml:space="preserve">See </w:t>
      </w:r>
      <w:r w:rsidRPr="0088270C">
        <w:rPr>
          <w:i/>
          <w:iCs/>
          <w:color w:val="0000FF"/>
        </w:rPr>
        <w:t>EAM.ADMN.REQ.Screens</w:t>
      </w:r>
      <w:r w:rsidRPr="006B5B1C">
        <w:rPr>
          <w:i/>
          <w:iCs/>
        </w:rPr>
        <w:t xml:space="preserve"> </w:t>
      </w:r>
      <w:r w:rsidRPr="006B5B1C">
        <w:t xml:space="preserve">and </w:t>
      </w:r>
      <w:r w:rsidRPr="0088270C">
        <w:rPr>
          <w:i/>
          <w:iCs/>
          <w:color w:val="0000FF"/>
        </w:rPr>
        <w:t>EAM.DUX.REQ.StandardModel</w:t>
      </w:r>
      <w:r w:rsidRPr="006B5B1C">
        <w:rPr>
          <w:i/>
          <w:iCs/>
        </w:rPr>
        <w:t xml:space="preserve"> </w:t>
      </w:r>
      <w:r w:rsidRPr="006B5B1C">
        <w:t xml:space="preserve">for additional context. </w:t>
      </w:r>
    </w:p>
    <w:p w14:paraId="2D6DD0EF" w14:textId="77777777" w:rsidR="008C7F51" w:rsidRPr="006B5B1C" w:rsidRDefault="008C7F51" w:rsidP="008C7F51">
      <w:pPr>
        <w:pStyle w:val="SOP1Text"/>
      </w:pPr>
    </w:p>
    <w:p w14:paraId="68F5289A" w14:textId="77777777" w:rsidR="008C7F51" w:rsidRPr="006B5B1C" w:rsidRDefault="008C7F51" w:rsidP="006B5B1C">
      <w:pPr>
        <w:pStyle w:val="SOP3Heading"/>
      </w:pPr>
      <w:r w:rsidRPr="006B5B1C">
        <w:lastRenderedPageBreak/>
        <w:t>Digital Work is NOT installed on device</w:t>
      </w:r>
    </w:p>
    <w:p w14:paraId="20239C99" w14:textId="77777777" w:rsidR="00CF32BC" w:rsidRPr="006B5B1C" w:rsidRDefault="00CF32BC" w:rsidP="008C7F51">
      <w:pPr>
        <w:pStyle w:val="SOP1Text"/>
        <w:rPr>
          <w:b/>
          <w:bCs/>
        </w:rPr>
      </w:pPr>
    </w:p>
    <w:p w14:paraId="113B6EB4" w14:textId="77777777" w:rsidR="00BE41FC" w:rsidRPr="006B5B1C" w:rsidRDefault="008C7F51" w:rsidP="006B5B1C">
      <w:pPr>
        <w:pStyle w:val="SOP1Text"/>
        <w:ind w:left="864"/>
      </w:pPr>
      <w:r w:rsidRPr="006B5B1C">
        <w:t>The system will display the following</w:t>
      </w:r>
      <w:r w:rsidR="00BE41FC" w:rsidRPr="006B5B1C">
        <w:t>:</w:t>
      </w:r>
    </w:p>
    <w:p w14:paraId="3012B00E" w14:textId="77777777" w:rsidR="00BE41FC" w:rsidRPr="006B5B1C" w:rsidRDefault="00BE41FC" w:rsidP="008C7F51">
      <w:pPr>
        <w:pStyle w:val="SOP1Text"/>
      </w:pPr>
    </w:p>
    <w:p w14:paraId="57F8D98F" w14:textId="77777777" w:rsidR="008C7F51" w:rsidRPr="006B5B1C" w:rsidRDefault="00BE41FC" w:rsidP="006B5B1C">
      <w:pPr>
        <w:pStyle w:val="SOP1Text"/>
        <w:ind w:left="864"/>
      </w:pPr>
      <w:r w:rsidRPr="006B5B1C">
        <w:rPr>
          <w:b/>
          <w:bCs/>
        </w:rPr>
        <w:t>Q</w:t>
      </w:r>
      <w:r w:rsidR="008C7F51" w:rsidRPr="006B5B1C">
        <w:rPr>
          <w:b/>
          <w:bCs/>
        </w:rPr>
        <w:t>uestion</w:t>
      </w:r>
      <w:r w:rsidRPr="006B5B1C">
        <w:rPr>
          <w:b/>
          <w:bCs/>
        </w:rPr>
        <w:t xml:space="preserve"> message</w:t>
      </w:r>
      <w:r w:rsidR="008C7F51" w:rsidRPr="006B5B1C">
        <w:t xml:space="preserve">: “This device does not have EAM </w:t>
      </w:r>
      <w:r w:rsidR="00E025DE" w:rsidRPr="006B5B1C">
        <w:t>Digital Work</w:t>
      </w:r>
      <w:r w:rsidR="008C7F51" w:rsidRPr="006B5B1C">
        <w:t xml:space="preserve"> installed. Would you like to install it now?”</w:t>
      </w:r>
    </w:p>
    <w:p w14:paraId="00BF1FF0" w14:textId="77777777" w:rsidR="008C7F51" w:rsidRPr="006B5B1C" w:rsidRDefault="008C7F51" w:rsidP="008C7F51">
      <w:pPr>
        <w:pStyle w:val="SOP1Text"/>
      </w:pPr>
    </w:p>
    <w:p w14:paraId="3F38FDA0" w14:textId="77777777" w:rsidR="008C7F51" w:rsidRPr="006B5B1C" w:rsidRDefault="008C7F51" w:rsidP="008C7F51">
      <w:pPr>
        <w:pStyle w:val="SOP1Text"/>
        <w:numPr>
          <w:ilvl w:val="0"/>
          <w:numId w:val="55"/>
        </w:numPr>
      </w:pPr>
      <w:r w:rsidRPr="006B5B1C">
        <w:t>Yes- The system will open relevant app store to EAM Digital Work application for user to download.</w:t>
      </w:r>
    </w:p>
    <w:p w14:paraId="0866A8E3" w14:textId="77777777" w:rsidR="008C7F51" w:rsidRPr="006B5B1C" w:rsidRDefault="008C7F51" w:rsidP="008C7F51">
      <w:pPr>
        <w:pStyle w:val="SOP1Text"/>
        <w:numPr>
          <w:ilvl w:val="0"/>
          <w:numId w:val="55"/>
        </w:numPr>
      </w:pPr>
      <w:r w:rsidRPr="006B5B1C">
        <w:t xml:space="preserve">No- User returns to the previous view. </w:t>
      </w:r>
    </w:p>
    <w:p w14:paraId="6569CF86" w14:textId="77777777" w:rsidR="008C7F51" w:rsidRPr="006B5B1C" w:rsidRDefault="008C7F51" w:rsidP="008C7F51">
      <w:pPr>
        <w:pStyle w:val="SOP1Text"/>
      </w:pPr>
    </w:p>
    <w:p w14:paraId="274B3753" w14:textId="77777777" w:rsidR="008C7F51" w:rsidRPr="006B5B1C" w:rsidRDefault="008C7F51" w:rsidP="00A13DCB">
      <w:pPr>
        <w:pStyle w:val="SOP1Text"/>
        <w:ind w:left="864"/>
      </w:pPr>
      <w:r w:rsidRPr="006B5B1C">
        <w:t xml:space="preserve">Please note that this warning is to be displayed in any event where </w:t>
      </w:r>
      <w:r w:rsidR="00AA2414">
        <w:t>Mobile Offline</w:t>
      </w:r>
      <w:r w:rsidR="00AA2414" w:rsidRPr="006B5B1C">
        <w:t xml:space="preserve"> </w:t>
      </w:r>
      <w:r w:rsidRPr="006B5B1C">
        <w:t>is attempting to open</w:t>
      </w:r>
      <w:r w:rsidR="00A13DCB" w:rsidRPr="006B5B1C">
        <w:t xml:space="preserve"> </w:t>
      </w:r>
      <w:r w:rsidRPr="006B5B1C">
        <w:t xml:space="preserve">Digital Work, but Digital Work has not been downloaded to the device. </w:t>
      </w:r>
    </w:p>
    <w:p w14:paraId="0B96375C" w14:textId="77777777" w:rsidR="00E15F39" w:rsidRPr="006B5B1C" w:rsidRDefault="00E15F39" w:rsidP="00A13DCB">
      <w:pPr>
        <w:pStyle w:val="SOP1Text"/>
        <w:ind w:left="864"/>
      </w:pPr>
    </w:p>
    <w:p w14:paraId="1CD66D7C" w14:textId="77777777" w:rsidR="00E15F39" w:rsidRDefault="00E15F39" w:rsidP="006B5B1C">
      <w:pPr>
        <w:pStyle w:val="SOP1Text"/>
        <w:ind w:left="864"/>
      </w:pPr>
      <w:r w:rsidRPr="006B5B1C">
        <w:t xml:space="preserve">The ‘Open Digital Work’ menu item is hidden unless DWOLINK is not ‘OFF’. </w:t>
      </w:r>
    </w:p>
    <w:p w14:paraId="6932F633" w14:textId="77777777" w:rsidR="00F07DEF" w:rsidRDefault="00F07DEF" w:rsidP="006B5B1C">
      <w:pPr>
        <w:pStyle w:val="SOP1Text"/>
        <w:ind w:left="864"/>
      </w:pPr>
    </w:p>
    <w:p w14:paraId="631BFFA8" w14:textId="77777777" w:rsidR="00F07DEF" w:rsidRDefault="00704781" w:rsidP="006F6F00">
      <w:pPr>
        <w:pStyle w:val="SOP2Heading"/>
      </w:pPr>
      <w:r>
        <w:t>EAM Mobile Offline is connected to a Leica device</w:t>
      </w:r>
    </w:p>
    <w:p w14:paraId="442BB6E8" w14:textId="77777777" w:rsidR="00F07DEF" w:rsidRDefault="00F07DEF" w:rsidP="006B5B1C">
      <w:pPr>
        <w:pStyle w:val="SOP1Text"/>
        <w:ind w:left="864"/>
      </w:pPr>
      <w:r>
        <w:t xml:space="preserve">If the user is connected to a Leica location device, then the system will automatically pull any location information needed within the app from the Leica device. This will override any location services configurations defined in Settings. </w:t>
      </w:r>
    </w:p>
    <w:p w14:paraId="5C14CB2E" w14:textId="77777777" w:rsidR="00F07DEF" w:rsidRPr="00846159" w:rsidRDefault="00F07DEF" w:rsidP="006B5B1C">
      <w:pPr>
        <w:pStyle w:val="SOP1Text"/>
        <w:ind w:left="864"/>
      </w:pPr>
      <w:r>
        <w:t>Otherwise, the system will use the location services settings defined in Settings to acquire the device location.</w:t>
      </w:r>
      <w:r w:rsidR="00846159">
        <w:t xml:space="preserve"> See </w:t>
      </w:r>
      <w:r w:rsidR="00846159" w:rsidRPr="00592BFE">
        <w:rPr>
          <w:i/>
          <w:iCs/>
          <w:color w:val="0000FF"/>
        </w:rPr>
        <w:t>design decision</w:t>
      </w:r>
      <w:r w:rsidR="00846159">
        <w:t xml:space="preserve"> for Android devices.</w:t>
      </w:r>
    </w:p>
    <w:p w14:paraId="24C388F1" w14:textId="77777777" w:rsidR="008C7F51" w:rsidRPr="006B5B1C" w:rsidRDefault="008C7F51" w:rsidP="008C7F51">
      <w:pPr>
        <w:pStyle w:val="SOP1Text"/>
      </w:pPr>
    </w:p>
    <w:p w14:paraId="7C69483C" w14:textId="77777777" w:rsidR="008C7F51" w:rsidRPr="006B5B1C" w:rsidRDefault="008C7F51" w:rsidP="00A77A33">
      <w:pPr>
        <w:pStyle w:val="SOP1Text"/>
        <w:ind w:left="864"/>
      </w:pPr>
    </w:p>
    <w:p w14:paraId="6E0518F6" w14:textId="77777777" w:rsidR="00907AAA" w:rsidRPr="006B5B1C" w:rsidRDefault="00907AAA" w:rsidP="00907AAA">
      <w:pPr>
        <w:pStyle w:val="SOP1Heading"/>
      </w:pPr>
      <w:r w:rsidRPr="006B5B1C">
        <w:t>Design Decisions</w:t>
      </w:r>
    </w:p>
    <w:p w14:paraId="549B7640" w14:textId="77777777" w:rsidR="00907AAA" w:rsidRPr="006B5B1C" w:rsidRDefault="007479E2" w:rsidP="0097723B">
      <w:pPr>
        <w:pStyle w:val="SOP1Text"/>
        <w:numPr>
          <w:ilvl w:val="0"/>
          <w:numId w:val="49"/>
        </w:numPr>
      </w:pPr>
      <w:r w:rsidRPr="006B5B1C">
        <w:t>Mobile compatibility scripts will reset all default dataspies back to default values.</w:t>
      </w:r>
    </w:p>
    <w:p w14:paraId="6B1449D7" w14:textId="77777777" w:rsidR="00BA1216" w:rsidRPr="006B5B1C" w:rsidRDefault="00BA1216" w:rsidP="0097723B">
      <w:pPr>
        <w:pStyle w:val="SOP1Text"/>
        <w:numPr>
          <w:ilvl w:val="0"/>
          <w:numId w:val="49"/>
        </w:numPr>
      </w:pPr>
      <w:r w:rsidRPr="006B5B1C">
        <w:t>If the User is ‘Checked’ as a Mobile Administrator, the value of the Allow Mobile Sync Configuration</w:t>
      </w:r>
      <w:r w:rsidR="00EF4750" w:rsidRPr="006B5B1C">
        <w:t xml:space="preserve"> and Enable Mobile Restore User Data</w:t>
      </w:r>
      <w:r w:rsidRPr="006B5B1C">
        <w:t xml:space="preserve"> will be ignored.</w:t>
      </w:r>
      <w:r w:rsidR="00EF4750" w:rsidRPr="006B5B1C">
        <w:t xml:space="preserve"> See </w:t>
      </w:r>
      <w:r w:rsidR="00EF4750" w:rsidRPr="006B5B1C">
        <w:rPr>
          <w:i/>
          <w:iCs/>
          <w:color w:val="0000FF"/>
        </w:rPr>
        <w:t>Sync Config</w:t>
      </w:r>
      <w:r w:rsidR="00EF4750" w:rsidRPr="006B5B1C">
        <w:rPr>
          <w:i/>
          <w:iCs/>
        </w:rPr>
        <w:t xml:space="preserve"> </w:t>
      </w:r>
      <w:r w:rsidR="00EF4750" w:rsidRPr="006B5B1C">
        <w:t>use case basic flow for Mobile Administrator behavior.</w:t>
      </w:r>
    </w:p>
    <w:p w14:paraId="0461C016" w14:textId="77777777" w:rsidR="00EB2BB7" w:rsidRDefault="009F077E" w:rsidP="0097723B">
      <w:pPr>
        <w:pStyle w:val="SOP1Text"/>
        <w:numPr>
          <w:ilvl w:val="0"/>
          <w:numId w:val="49"/>
        </w:numPr>
      </w:pPr>
      <w:r w:rsidRPr="006B5B1C">
        <w:t>The Install Parameters MOBCCPST</w:t>
      </w:r>
      <w:r w:rsidR="00FE294D" w:rsidRPr="006B5B1C">
        <w:t>, MOB</w:t>
      </w:r>
      <w:r w:rsidR="0006459C" w:rsidRPr="006B5B1C">
        <w:t>SHARE</w:t>
      </w:r>
      <w:r w:rsidR="00FE294D" w:rsidRPr="006B5B1C">
        <w:t>,</w:t>
      </w:r>
      <w:r w:rsidRPr="006B5B1C">
        <w:t xml:space="preserve"> </w:t>
      </w:r>
      <w:r w:rsidR="00C35F71" w:rsidRPr="006B5B1C">
        <w:t xml:space="preserve">MOBRQPAS, </w:t>
      </w:r>
      <w:r w:rsidRPr="006B5B1C">
        <w:t>and MOBSCNCP values will be ignored if MDM is being used for these setting via the MDM AppConfig.</w:t>
      </w:r>
    </w:p>
    <w:p w14:paraId="3512AC96" w14:textId="77777777" w:rsidR="00846159" w:rsidRDefault="00846159" w:rsidP="004A460E">
      <w:pPr>
        <w:pStyle w:val="SOP1Text"/>
        <w:numPr>
          <w:ilvl w:val="0"/>
          <w:numId w:val="49"/>
        </w:numPr>
      </w:pPr>
      <w:r>
        <w:t>Due to limitations with Leica integration for Android devices additional steps must be taken for connection. The user must enable Mock Locations through Developer Options on the device settings first.</w:t>
      </w:r>
    </w:p>
    <w:p w14:paraId="2873D0DC" w14:textId="77777777" w:rsidR="002D405E" w:rsidRPr="006B5B1C" w:rsidRDefault="00C80DD6" w:rsidP="00872D3E">
      <w:pPr>
        <w:pStyle w:val="SOP1Text"/>
        <w:numPr>
          <w:ilvl w:val="0"/>
          <w:numId w:val="49"/>
        </w:numPr>
      </w:pPr>
      <w:r>
        <w:t>Reports will NOT work from Mobile because there is no way to access the temp database for mobile. Additionally, the reports are created from the Base EAM Reports server, so this information cannot be accessed from offline.</w:t>
      </w:r>
    </w:p>
    <w:p w14:paraId="7E203DA4" w14:textId="77777777" w:rsidR="006D0D53" w:rsidRPr="006B5B1C" w:rsidRDefault="006D0D53" w:rsidP="006D0D53">
      <w:pPr>
        <w:pStyle w:val="SOP1Text"/>
        <w:ind w:left="360"/>
      </w:pPr>
      <w:bookmarkStart w:id="47" w:name="_Hlk33009526"/>
    </w:p>
    <w:p w14:paraId="35E9C5D9" w14:textId="77777777" w:rsidR="005D1CD9" w:rsidRPr="006B5B1C" w:rsidRDefault="005D1CD9" w:rsidP="005D1CD9">
      <w:pPr>
        <w:pStyle w:val="ListParagraph"/>
        <w:rPr>
          <w:b/>
          <w:bCs/>
        </w:rPr>
      </w:pPr>
    </w:p>
    <w:p w14:paraId="6457E6AE" w14:textId="77777777" w:rsidR="00A74442" w:rsidRPr="006B5B1C" w:rsidRDefault="00A74442" w:rsidP="00A74442">
      <w:pPr>
        <w:pStyle w:val="SOP1Text"/>
        <w:ind w:left="360"/>
        <w:rPr>
          <w:b/>
          <w:bCs/>
        </w:rPr>
      </w:pPr>
    </w:p>
    <w:bookmarkEnd w:id="47"/>
    <w:p w14:paraId="1B397AAE" w14:textId="77777777" w:rsidR="00F002ED" w:rsidRPr="006B5B1C" w:rsidRDefault="00F002ED" w:rsidP="00F002ED">
      <w:pPr>
        <w:pStyle w:val="ListParagraph"/>
        <w:rPr>
          <w:b/>
        </w:rPr>
      </w:pPr>
    </w:p>
    <w:p w14:paraId="0724140B" w14:textId="77777777" w:rsidR="00907AAA" w:rsidRPr="006B5B1C" w:rsidRDefault="00907AAA" w:rsidP="00907AAA">
      <w:pPr>
        <w:pStyle w:val="SOP1Heading"/>
      </w:pPr>
      <w:r w:rsidRPr="006B5B1C">
        <w:t>Supplemental Requirements</w:t>
      </w:r>
    </w:p>
    <w:p w14:paraId="0E21B1A2" w14:textId="77777777" w:rsidR="00907AAA" w:rsidRPr="006B5B1C" w:rsidRDefault="00E457B1" w:rsidP="00E457B1">
      <w:pPr>
        <w:pStyle w:val="SOP1Text"/>
        <w:numPr>
          <w:ilvl w:val="0"/>
          <w:numId w:val="52"/>
        </w:numPr>
      </w:pPr>
      <w:r w:rsidRPr="006B5B1C">
        <w:t>When returning to the List View, the list will default to the last record selected and location in the list.</w:t>
      </w:r>
    </w:p>
    <w:p w14:paraId="3DA839D7" w14:textId="77777777" w:rsidR="00B0188B" w:rsidRPr="00B0188B" w:rsidRDefault="00A41E77" w:rsidP="00B0188B">
      <w:pPr>
        <w:pStyle w:val="SOP1Text"/>
        <w:numPr>
          <w:ilvl w:val="0"/>
          <w:numId w:val="52"/>
        </w:numPr>
        <w:rPr>
          <w:i/>
          <w:iCs/>
          <w:color w:val="0000FF"/>
        </w:rPr>
      </w:pPr>
      <w:r w:rsidRPr="006B5B1C">
        <w:t xml:space="preserve">ANDROID ONLY: Device location is based on if the settings for Fused Location Provide, see </w:t>
      </w:r>
      <w:r w:rsidRPr="006B5B1C">
        <w:rPr>
          <w:i/>
          <w:iCs/>
          <w:color w:val="0000FF"/>
        </w:rPr>
        <w:t>EAM.MOBILE.REQ.Settings</w:t>
      </w:r>
      <w:r w:rsidRPr="006B5B1C">
        <w:rPr>
          <w:color w:val="0000FF"/>
        </w:rPr>
        <w:t xml:space="preserve"> </w:t>
      </w:r>
      <w:r w:rsidRPr="006B5B1C">
        <w:t xml:space="preserve">use case. </w:t>
      </w:r>
    </w:p>
    <w:p w14:paraId="79BFCA77" w14:textId="77777777" w:rsidR="00DF156A" w:rsidRDefault="00DF156A" w:rsidP="00DF156A">
      <w:pPr>
        <w:pStyle w:val="SOP1Text"/>
        <w:ind w:left="792"/>
        <w:rPr>
          <w:b/>
          <w:bCs/>
        </w:rPr>
      </w:pPr>
    </w:p>
    <w:p w14:paraId="4DC71D82" w14:textId="77777777" w:rsidR="00DF156A" w:rsidRPr="00293887" w:rsidRDefault="00DF156A" w:rsidP="00293887">
      <w:pPr>
        <w:pStyle w:val="SOP1Text"/>
        <w:ind w:left="792"/>
        <w:rPr>
          <w:b/>
          <w:bCs/>
          <w:i/>
          <w:iCs/>
          <w:color w:val="0000FF"/>
        </w:rPr>
      </w:pPr>
      <w:r w:rsidRPr="00293887">
        <w:rPr>
          <w:b/>
          <w:bCs/>
        </w:rPr>
        <w:t>Entities Supported for UDF:</w:t>
      </w:r>
    </w:p>
    <w:p w14:paraId="6AC3DBD1" w14:textId="77777777" w:rsidR="00DF156A" w:rsidRPr="00932F8E" w:rsidRDefault="00DF156A" w:rsidP="00293887">
      <w:pPr>
        <w:pStyle w:val="SOP2Text"/>
        <w:ind w:left="792"/>
      </w:pPr>
      <w:r w:rsidRPr="00932F8E">
        <w:t xml:space="preserve">If a UDF is an ‘Entity’ type lookup, then, the mobile device will check for the following: </w:t>
      </w:r>
    </w:p>
    <w:p w14:paraId="76D4C7B9" w14:textId="77777777" w:rsidR="00DF156A" w:rsidRPr="00932F8E" w:rsidRDefault="00DF156A" w:rsidP="00DF156A">
      <w:pPr>
        <w:pStyle w:val="SOP2Text"/>
      </w:pPr>
    </w:p>
    <w:tbl>
      <w:tblPr>
        <w:tblW w:w="0" w:type="auto"/>
        <w:tblCellMar>
          <w:left w:w="0" w:type="dxa"/>
          <w:right w:w="0" w:type="dxa"/>
        </w:tblCellMar>
        <w:tblLook w:val="04A0" w:firstRow="1" w:lastRow="0" w:firstColumn="1" w:lastColumn="0" w:noHBand="0" w:noVBand="1"/>
      </w:tblPr>
      <w:tblGrid>
        <w:gridCol w:w="2971"/>
        <w:gridCol w:w="2922"/>
        <w:gridCol w:w="4023"/>
      </w:tblGrid>
      <w:tr w:rsidR="00DF156A" w:rsidRPr="00932F8E" w14:paraId="3E9D9971" w14:textId="77777777" w:rsidTr="00CB14D8">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FF0C80" w14:textId="77777777" w:rsidR="00DF156A" w:rsidRPr="00932F8E" w:rsidRDefault="00DF156A" w:rsidP="00CB14D8">
            <w:pPr>
              <w:pStyle w:val="xmsonormal"/>
              <w:jc w:val="center"/>
            </w:pPr>
            <w:r w:rsidRPr="00932F8E">
              <w:rPr>
                <w:b/>
                <w:bCs/>
              </w:rPr>
              <w:t>MOBENTTY value</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8F73EC" w14:textId="77777777" w:rsidR="00DF156A" w:rsidRPr="00932F8E" w:rsidRDefault="00DF156A" w:rsidP="00CB14D8">
            <w:pPr>
              <w:pStyle w:val="xmsonormal"/>
              <w:jc w:val="center"/>
            </w:pPr>
            <w:r w:rsidRPr="00932F8E">
              <w:rPr>
                <w:b/>
                <w:bCs/>
              </w:rPr>
              <w:t>Connection Exists?</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5F1461" w14:textId="77777777" w:rsidR="00DF156A" w:rsidRPr="00932F8E" w:rsidRDefault="00DF156A" w:rsidP="00CB14D8">
            <w:pPr>
              <w:pStyle w:val="xmsonormal"/>
              <w:jc w:val="center"/>
            </w:pPr>
            <w:r w:rsidRPr="00932F8E">
              <w:rPr>
                <w:b/>
                <w:bCs/>
              </w:rPr>
              <w:t>Behavior of Custom field/ UDF configured as an Entity lookup</w:t>
            </w:r>
          </w:p>
        </w:tc>
      </w:tr>
      <w:tr w:rsidR="00DF156A" w:rsidRPr="00932F8E" w14:paraId="1D9BFD17" w14:textId="77777777" w:rsidTr="00CB14D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14537A" w14:textId="77777777" w:rsidR="00DF156A" w:rsidRPr="00932F8E" w:rsidRDefault="00DF156A" w:rsidP="00CB14D8">
            <w:pPr>
              <w:pStyle w:val="xmsonormal"/>
              <w:jc w:val="center"/>
            </w:pPr>
            <w:r w:rsidRPr="00932F8E">
              <w:t>YES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9D3377B" w14:textId="77777777" w:rsidR="00DF156A" w:rsidRPr="00932F8E" w:rsidRDefault="00DF156A" w:rsidP="00CB14D8">
            <w:pPr>
              <w:pStyle w:val="xmsonormal"/>
              <w:jc w:val="center"/>
            </w:pPr>
            <w:r w:rsidRPr="00932F8E">
              <w:t>YES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7041A17" w14:textId="77777777" w:rsidR="00DF156A" w:rsidRPr="00932F8E" w:rsidRDefault="00DF156A" w:rsidP="00CB14D8">
            <w:pPr>
              <w:pStyle w:val="xmsonormal"/>
            </w:pPr>
            <w:r w:rsidRPr="00932F8E">
              <w:t xml:space="preserve">Green Dot indicating connection with </w:t>
            </w:r>
            <w:r w:rsidRPr="00932F8E">
              <w:lastRenderedPageBreak/>
              <w:t xml:space="preserve">server, and boiler text ‘Connected’ will show. The lookup will show a full list of system entity values, as per the selected entity lookup from the server. </w:t>
            </w:r>
            <w:r w:rsidRPr="00932F8E">
              <w:rPr>
                <w:b/>
              </w:rPr>
              <w:t>Note:</w:t>
            </w:r>
            <w:r w:rsidRPr="00932F8E">
              <w:t xml:space="preserve"> Only show entity values, if it has been added to the mobile entities’ setup screen (</w:t>
            </w:r>
            <w:r w:rsidRPr="00932F8E">
              <w:rPr>
                <w:i/>
                <w:color w:val="4472C4"/>
              </w:rPr>
              <w:t>EAM.ADMN.REQ.MobileEntitiesSetup</w:t>
            </w:r>
            <w:r w:rsidRPr="00932F8E">
              <w:t>)</w:t>
            </w:r>
          </w:p>
          <w:p w14:paraId="4369A4DE" w14:textId="77777777" w:rsidR="00DF156A" w:rsidRPr="00932F8E" w:rsidRDefault="00DF156A" w:rsidP="00CB14D8">
            <w:pPr>
              <w:pStyle w:val="xmsonormal"/>
            </w:pPr>
            <w:r w:rsidRPr="00932F8E">
              <w:t xml:space="preserve">This does not include the following entities which will always show, whether it has been added to the mobile entities’ setup screen or not: CSTC, COMM, PERS, TRAD, CREW, EVNT, OBJ. If any one of these entity values have been added to the mobile entities’ setup screen, then show full list of values, else show the downloaded values. </w:t>
            </w:r>
          </w:p>
          <w:p w14:paraId="46E6C18C" w14:textId="77777777" w:rsidR="00DF156A" w:rsidRPr="00932F8E" w:rsidRDefault="00DF156A" w:rsidP="00CB14D8">
            <w:pPr>
              <w:pStyle w:val="xmsonormal"/>
              <w:jc w:val="center"/>
            </w:pPr>
          </w:p>
        </w:tc>
      </w:tr>
      <w:tr w:rsidR="00DF156A" w:rsidRPr="00932F8E" w14:paraId="4C703F45" w14:textId="77777777" w:rsidTr="00CB14D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491E0C" w14:textId="77777777" w:rsidR="00DF156A" w:rsidRPr="00932F8E" w:rsidRDefault="00DF156A" w:rsidP="00CB14D8">
            <w:pPr>
              <w:pStyle w:val="xmsonormal"/>
              <w:jc w:val="center"/>
            </w:pPr>
            <w:r w:rsidRPr="00932F8E">
              <w:lastRenderedPageBreak/>
              <w:t>YES</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41258CD" w14:textId="77777777" w:rsidR="00DF156A" w:rsidRPr="00932F8E" w:rsidRDefault="00DF156A" w:rsidP="00CB14D8">
            <w:pPr>
              <w:pStyle w:val="xmsonormal"/>
              <w:jc w:val="center"/>
            </w:pPr>
            <w:r w:rsidRPr="00932F8E">
              <w:t>NO</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E56AEB" w14:textId="77777777" w:rsidR="00DF156A" w:rsidRPr="00932F8E" w:rsidRDefault="00DF156A" w:rsidP="00CB14D8">
            <w:pPr>
              <w:pStyle w:val="xmsonormal"/>
            </w:pPr>
            <w:r w:rsidRPr="00932F8E">
              <w:t>Grey Dot indicating that there is no connection with server and boiler text ‘Disconnected’ will show. The lookup will look for 2 things before displaying the values:</w:t>
            </w:r>
          </w:p>
          <w:p w14:paraId="524386EC" w14:textId="77777777" w:rsidR="00DF156A" w:rsidRPr="00932F8E" w:rsidRDefault="00DF156A" w:rsidP="00CB14D8">
            <w:pPr>
              <w:pStyle w:val="xmsonormal"/>
            </w:pPr>
          </w:p>
          <w:p w14:paraId="039BE581" w14:textId="77777777" w:rsidR="00DF156A" w:rsidRPr="00932F8E" w:rsidRDefault="00DF156A" w:rsidP="00DF156A">
            <w:pPr>
              <w:pStyle w:val="xmsonormal"/>
              <w:numPr>
                <w:ilvl w:val="0"/>
                <w:numId w:val="56"/>
              </w:numPr>
              <w:ind w:left="244" w:hanging="244"/>
            </w:pPr>
            <w:r w:rsidRPr="00932F8E">
              <w:t>If the selected entity is either (CSTC, COMM, PERS, TRAD, CREW, EVNT, OBJ) then show values from the local table.</w:t>
            </w:r>
          </w:p>
          <w:p w14:paraId="0EC02A35" w14:textId="77777777" w:rsidR="00DF156A" w:rsidRPr="00932F8E" w:rsidRDefault="00DF156A" w:rsidP="00CB14D8">
            <w:pPr>
              <w:pStyle w:val="xmsonormal"/>
            </w:pPr>
          </w:p>
          <w:p w14:paraId="7D1FEA66" w14:textId="77777777" w:rsidR="00DF156A" w:rsidRPr="00932F8E" w:rsidRDefault="00DF156A" w:rsidP="00DF156A">
            <w:pPr>
              <w:pStyle w:val="xmsonormal"/>
              <w:numPr>
                <w:ilvl w:val="0"/>
                <w:numId w:val="56"/>
              </w:numPr>
              <w:ind w:left="334"/>
            </w:pPr>
            <w:r w:rsidRPr="00932F8E">
              <w:t xml:space="preserve">If the selected entity is NOT one of the above, then show values downloaded from the Mobile Entities Setup screen, for the selected entity. </w:t>
            </w:r>
            <w:r w:rsidRPr="00932F8E">
              <w:rPr>
                <w:b/>
              </w:rPr>
              <w:t>Note</w:t>
            </w:r>
            <w:r w:rsidRPr="00932F8E">
              <w:t>: For this scenario, the mobile device will first check for all the entities added on the mobile entities’ setup screen (</w:t>
            </w:r>
            <w:r w:rsidRPr="00932F8E">
              <w:rPr>
                <w:i/>
                <w:color w:val="4472C4"/>
              </w:rPr>
              <w:t>EAM.ADMN.REQ.MobileEntitiesSetup</w:t>
            </w:r>
            <w:r w:rsidRPr="00932F8E">
              <w:t>) and match it with the configured entity lookups for UDF and/or custom fields, to download values accordingly. This way, the download time will be faster</w:t>
            </w:r>
          </w:p>
        </w:tc>
      </w:tr>
      <w:tr w:rsidR="00DF156A" w:rsidRPr="00932F8E" w14:paraId="0AA86448" w14:textId="77777777" w:rsidTr="00CB14D8">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38096B" w14:textId="77777777" w:rsidR="00DF156A" w:rsidRPr="00932F8E" w:rsidRDefault="00DF156A" w:rsidP="00CB14D8">
            <w:pPr>
              <w:pStyle w:val="xmsonormal"/>
              <w:jc w:val="center"/>
            </w:pPr>
            <w:r w:rsidRPr="00932F8E">
              <w:t>NO/Invalid/NULL</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5CE0F0F" w14:textId="77777777" w:rsidR="00DF156A" w:rsidRPr="00932F8E" w:rsidRDefault="00DF156A" w:rsidP="00CB14D8">
            <w:pPr>
              <w:pStyle w:val="xmsonormal"/>
              <w:jc w:val="center"/>
            </w:pPr>
            <w:r w:rsidRPr="00932F8E">
              <w:t>Not applicable</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D248D57" w14:textId="77777777" w:rsidR="00DF156A" w:rsidRPr="00932F8E" w:rsidRDefault="00DF156A" w:rsidP="00CB14D8">
            <w:pPr>
              <w:pStyle w:val="xmsonormal"/>
            </w:pPr>
            <w:r w:rsidRPr="00932F8E">
              <w:t>Only the following entities will be supported :</w:t>
            </w:r>
          </w:p>
          <w:p w14:paraId="4E4F02BE" w14:textId="77777777" w:rsidR="00DF156A" w:rsidRPr="00932F8E" w:rsidRDefault="00DF156A" w:rsidP="00CB14D8">
            <w:pPr>
              <w:pStyle w:val="xmsonormal"/>
            </w:pPr>
          </w:p>
          <w:p w14:paraId="48291F72" w14:textId="77777777" w:rsidR="00DF156A" w:rsidRPr="00932F8E" w:rsidRDefault="00DF156A" w:rsidP="00CB14D8">
            <w:pPr>
              <w:pStyle w:val="SOP2Text"/>
              <w:ind w:left="0"/>
            </w:pPr>
            <w:r w:rsidRPr="00932F8E">
              <w:t>CSTC – Cost Codes</w:t>
            </w:r>
            <w:r w:rsidRPr="00932F8E">
              <w:br/>
              <w:t>COMM – Commodity Codes</w:t>
            </w:r>
            <w:r w:rsidRPr="00932F8E">
              <w:br/>
            </w:r>
            <w:r w:rsidRPr="00932F8E">
              <w:lastRenderedPageBreak/>
              <w:t>PERS - Employees</w:t>
            </w:r>
            <w:r w:rsidRPr="00932F8E">
              <w:br/>
              <w:t>TRAD - Trades</w:t>
            </w:r>
            <w:r w:rsidRPr="00932F8E">
              <w:br/>
              <w:t>CREW – Crews</w:t>
            </w:r>
          </w:p>
          <w:p w14:paraId="6CA82BE2" w14:textId="77777777" w:rsidR="00DF156A" w:rsidRPr="00932F8E" w:rsidRDefault="00DF156A" w:rsidP="00CB14D8">
            <w:pPr>
              <w:pStyle w:val="xmsonormal"/>
              <w:jc w:val="center"/>
            </w:pPr>
          </w:p>
        </w:tc>
      </w:tr>
    </w:tbl>
    <w:p w14:paraId="791BD646" w14:textId="77777777" w:rsidR="00DF156A" w:rsidRPr="00932F8E" w:rsidRDefault="00DF156A" w:rsidP="00DF156A">
      <w:pPr>
        <w:pStyle w:val="SOP2Text"/>
      </w:pPr>
    </w:p>
    <w:p w14:paraId="3BF83D81" w14:textId="77777777" w:rsidR="00DF156A" w:rsidRPr="00932F8E" w:rsidRDefault="00DF156A" w:rsidP="00DF156A">
      <w:pPr>
        <w:pStyle w:val="SOP2Text"/>
        <w:rPr>
          <w:rFonts w:ascii="Calibri" w:hAnsi="Calibri" w:cs="Calibri"/>
          <w:sz w:val="22"/>
          <w:szCs w:val="22"/>
        </w:rPr>
      </w:pPr>
      <w:r w:rsidRPr="00932F8E">
        <w:t xml:space="preserve">If a UDF lookup is configured for an entity other than </w:t>
      </w:r>
      <w:r w:rsidRPr="00932F8E">
        <w:rPr>
          <w:rFonts w:ascii="Calibri" w:hAnsi="Calibri" w:cs="Calibri"/>
          <w:sz w:val="22"/>
          <w:szCs w:val="22"/>
        </w:rPr>
        <w:t xml:space="preserve">CSTC, COMM, PERS, TRAD, CREW, EVNT, OBJ, then the mobile device will check whether that entity has been added to the </w:t>
      </w:r>
      <w:r w:rsidRPr="00932F8E">
        <w:t>mobile entities’ setup screen (</w:t>
      </w:r>
      <w:r w:rsidRPr="00932F8E">
        <w:rPr>
          <w:i/>
          <w:color w:val="4472C4"/>
        </w:rPr>
        <w:t>EAM.ADMN.REQ.MobileEntitiesSetup</w:t>
      </w:r>
      <w:r w:rsidRPr="00932F8E">
        <w:rPr>
          <w:rFonts w:ascii="Calibri" w:hAnsi="Calibri" w:cs="Calibri"/>
          <w:sz w:val="22"/>
          <w:szCs w:val="22"/>
        </w:rPr>
        <w:t xml:space="preserve">). If the entity is not part of this screen, then the system will display an error when the lookup is opened: </w:t>
      </w:r>
    </w:p>
    <w:p w14:paraId="3D5C644A" w14:textId="77777777" w:rsidR="00DF156A" w:rsidRPr="00932F8E" w:rsidRDefault="00DF156A" w:rsidP="00DF156A">
      <w:pPr>
        <w:pStyle w:val="SOP2Text"/>
        <w:rPr>
          <w:rFonts w:ascii="Calibri" w:hAnsi="Calibri" w:cs="Calibri"/>
          <w:sz w:val="22"/>
          <w:szCs w:val="22"/>
        </w:rPr>
      </w:pPr>
    </w:p>
    <w:p w14:paraId="1C805057" w14:textId="77777777" w:rsidR="00DF156A" w:rsidRPr="00932F8E" w:rsidRDefault="00DF156A" w:rsidP="00DF156A">
      <w:pPr>
        <w:pStyle w:val="SOP2Text"/>
        <w:rPr>
          <w:rFonts w:ascii="Calibri" w:hAnsi="Calibri" w:cs="Calibri"/>
          <w:sz w:val="22"/>
          <w:szCs w:val="22"/>
        </w:rPr>
      </w:pPr>
      <w:r w:rsidRPr="00932F8E">
        <w:rPr>
          <w:rFonts w:ascii="Calibri" w:hAnsi="Calibri" w:cs="Calibri"/>
          <w:b/>
          <w:sz w:val="22"/>
          <w:szCs w:val="22"/>
        </w:rPr>
        <w:t>Click Triggered Error</w:t>
      </w:r>
      <w:r w:rsidRPr="00932F8E">
        <w:rPr>
          <w:rFonts w:ascii="Calibri" w:hAnsi="Calibri" w:cs="Calibri"/>
          <w:sz w:val="22"/>
          <w:szCs w:val="22"/>
        </w:rPr>
        <w:t>: “The selected entity lookup value must be added to the Mobile System Entities Screen in base, for values for be downloaded/displayed onto the mobile device.”</w:t>
      </w:r>
    </w:p>
    <w:p w14:paraId="0196CAD6" w14:textId="77777777" w:rsidR="00DF156A" w:rsidRPr="00932F8E" w:rsidRDefault="00DF156A" w:rsidP="00DF156A">
      <w:pPr>
        <w:pStyle w:val="SOP2Text"/>
        <w:rPr>
          <w:rFonts w:ascii="Calibri" w:hAnsi="Calibri" w:cs="Calibri"/>
          <w:sz w:val="22"/>
          <w:szCs w:val="22"/>
        </w:rPr>
      </w:pPr>
    </w:p>
    <w:p w14:paraId="10F0342F" w14:textId="77777777" w:rsidR="00DF156A" w:rsidRPr="00932F8E" w:rsidRDefault="00DF156A" w:rsidP="00DF156A">
      <w:pPr>
        <w:pStyle w:val="SOP2Text"/>
        <w:rPr>
          <w:rFonts w:ascii="Calibri" w:hAnsi="Calibri" w:cs="Calibri"/>
          <w:sz w:val="22"/>
          <w:szCs w:val="22"/>
        </w:rPr>
      </w:pPr>
      <w:r w:rsidRPr="00932F8E">
        <w:rPr>
          <w:rFonts w:ascii="Calibri" w:hAnsi="Calibri" w:cs="Calibri"/>
          <w:sz w:val="22"/>
          <w:szCs w:val="22"/>
        </w:rPr>
        <w:t xml:space="preserve">This above message will be shown for both connected and disconnected mode of the lookup. </w:t>
      </w:r>
    </w:p>
    <w:p w14:paraId="6A0EAAA4" w14:textId="77777777" w:rsidR="00DF156A" w:rsidRPr="00932F8E" w:rsidRDefault="00DF156A" w:rsidP="00DF156A">
      <w:pPr>
        <w:pStyle w:val="SOP2Text"/>
        <w:rPr>
          <w:rFonts w:ascii="Calibri" w:hAnsi="Calibri" w:cs="Calibri"/>
          <w:sz w:val="22"/>
          <w:szCs w:val="22"/>
        </w:rPr>
      </w:pPr>
    </w:p>
    <w:p w14:paraId="4FB54A6E" w14:textId="77777777" w:rsidR="00DF156A" w:rsidRPr="00932F8E" w:rsidRDefault="00DF156A" w:rsidP="00DF156A">
      <w:pPr>
        <w:pStyle w:val="SOP2Text"/>
        <w:rPr>
          <w:rFonts w:ascii="Calibri" w:hAnsi="Calibri" w:cs="Calibri"/>
          <w:sz w:val="22"/>
          <w:szCs w:val="22"/>
          <w:u w:val="single"/>
        </w:rPr>
      </w:pPr>
      <w:r w:rsidRPr="00932F8E">
        <w:rPr>
          <w:rFonts w:ascii="Calibri" w:hAnsi="Calibri" w:cs="Calibri"/>
          <w:sz w:val="22"/>
          <w:szCs w:val="22"/>
          <w:u w:val="single"/>
        </w:rPr>
        <w:t xml:space="preserve">Other points to consider: </w:t>
      </w:r>
    </w:p>
    <w:p w14:paraId="78F52EE1" w14:textId="77777777" w:rsidR="00DF156A" w:rsidRPr="00932F8E" w:rsidRDefault="00DF156A" w:rsidP="00DF156A">
      <w:pPr>
        <w:pStyle w:val="SOP2Text"/>
        <w:rPr>
          <w:rFonts w:ascii="Calibri" w:hAnsi="Calibri" w:cs="Calibri"/>
          <w:sz w:val="22"/>
          <w:szCs w:val="22"/>
        </w:rPr>
      </w:pPr>
    </w:p>
    <w:p w14:paraId="71147488" w14:textId="77777777" w:rsidR="00DF156A" w:rsidRPr="00932F8E" w:rsidRDefault="00DF156A" w:rsidP="00DF156A">
      <w:pPr>
        <w:pStyle w:val="SOP2Text"/>
        <w:numPr>
          <w:ilvl w:val="0"/>
          <w:numId w:val="57"/>
        </w:numPr>
        <w:rPr>
          <w:rFonts w:ascii="Calibri" w:hAnsi="Calibri" w:cs="Calibri"/>
          <w:sz w:val="22"/>
          <w:szCs w:val="22"/>
        </w:rPr>
      </w:pPr>
      <w:r w:rsidRPr="00932F8E">
        <w:rPr>
          <w:rFonts w:ascii="Calibri" w:hAnsi="Calibri" w:cs="Calibri"/>
          <w:sz w:val="22"/>
          <w:szCs w:val="22"/>
        </w:rPr>
        <w:t xml:space="preserve">When a new entity has been added after previous sync, all values for this entity should be synced. </w:t>
      </w:r>
    </w:p>
    <w:p w14:paraId="38C77CEB" w14:textId="77777777" w:rsidR="00DF156A" w:rsidRPr="00932F8E" w:rsidRDefault="00DF156A" w:rsidP="00DF156A">
      <w:pPr>
        <w:pStyle w:val="SOP2Text"/>
        <w:numPr>
          <w:ilvl w:val="0"/>
          <w:numId w:val="57"/>
        </w:numPr>
        <w:rPr>
          <w:rFonts w:ascii="Calibri" w:hAnsi="Calibri" w:cs="Calibri"/>
          <w:sz w:val="22"/>
          <w:szCs w:val="22"/>
        </w:rPr>
      </w:pPr>
      <w:r w:rsidRPr="00932F8E">
        <w:rPr>
          <w:rFonts w:ascii="Calibri" w:hAnsi="Calibri" w:cs="Calibri"/>
          <w:sz w:val="22"/>
          <w:szCs w:val="22"/>
        </w:rPr>
        <w:t xml:space="preserve">When the value for an existing entity has been added, that value should be downloaded </w:t>
      </w:r>
    </w:p>
    <w:p w14:paraId="5810126B" w14:textId="77777777" w:rsidR="00DF156A" w:rsidRPr="00932F8E" w:rsidRDefault="00DF156A" w:rsidP="00DF156A">
      <w:pPr>
        <w:pStyle w:val="SOP2Text"/>
        <w:numPr>
          <w:ilvl w:val="0"/>
          <w:numId w:val="57"/>
        </w:numPr>
        <w:rPr>
          <w:rFonts w:ascii="Calibri" w:hAnsi="Calibri" w:cs="Calibri"/>
          <w:sz w:val="22"/>
          <w:szCs w:val="22"/>
        </w:rPr>
      </w:pPr>
      <w:r w:rsidRPr="00932F8E">
        <w:rPr>
          <w:rFonts w:ascii="Calibri" w:hAnsi="Calibri" w:cs="Calibri"/>
          <w:sz w:val="22"/>
          <w:szCs w:val="22"/>
        </w:rPr>
        <w:t>When an existing entity has been deleted or a record for the entity is deleted, then clean up the value for mobile</w:t>
      </w:r>
    </w:p>
    <w:p w14:paraId="7B9F84E9" w14:textId="77777777" w:rsidR="00DF156A" w:rsidRPr="00932F8E" w:rsidRDefault="00DF156A" w:rsidP="00DF156A">
      <w:pPr>
        <w:pStyle w:val="SOP2Text"/>
        <w:numPr>
          <w:ilvl w:val="0"/>
          <w:numId w:val="57"/>
        </w:numPr>
        <w:rPr>
          <w:rFonts w:ascii="Calibri" w:hAnsi="Calibri" w:cs="Calibri"/>
          <w:sz w:val="22"/>
          <w:szCs w:val="22"/>
        </w:rPr>
      </w:pPr>
      <w:r w:rsidRPr="00932F8E">
        <w:rPr>
          <w:rFonts w:ascii="Calibri" w:hAnsi="Calibri" w:cs="Calibri"/>
          <w:sz w:val="22"/>
          <w:szCs w:val="22"/>
        </w:rPr>
        <w:t xml:space="preserve">Org Security:  Only show records associated to Orgs that are in the user's org list. Additionally, compare the org of the header record to the orgs of the values in the list. If the header Org is common, then all records are displayed. If the header Org is specific, then all common org records are displayed plus all records belonging to the same specific Org as the header. </w:t>
      </w:r>
    </w:p>
    <w:p w14:paraId="31BACA05" w14:textId="77777777" w:rsidR="00DF156A" w:rsidRDefault="00DF156A" w:rsidP="00293887">
      <w:pPr>
        <w:pStyle w:val="SOP1Text"/>
        <w:ind w:left="1152"/>
        <w:rPr>
          <w:ins w:id="48" w:author="Brett Raines SG-19847 r2" w:date="2026-04-13T07:23:00Z"/>
          <w:rFonts w:ascii="Calibri" w:hAnsi="Calibri" w:cs="Calibri"/>
          <w:sz w:val="22"/>
          <w:szCs w:val="22"/>
        </w:rPr>
      </w:pPr>
      <w:r w:rsidRPr="00932F8E">
        <w:rPr>
          <w:rFonts w:ascii="Calibri" w:hAnsi="Calibri" w:cs="Calibri"/>
          <w:sz w:val="22"/>
          <w:szCs w:val="22"/>
        </w:rPr>
        <w:t>Users can create Dataspies inside the Entity LOVs in base, and these Dataspies are specific to the Screen (screen entity) and UDF field. This is not supported now</w:t>
      </w:r>
      <w:r>
        <w:rPr>
          <w:rFonts w:ascii="Calibri" w:hAnsi="Calibri" w:cs="Calibri"/>
          <w:sz w:val="22"/>
          <w:szCs w:val="22"/>
        </w:rPr>
        <w:t>.</w:t>
      </w:r>
    </w:p>
    <w:p w14:paraId="65E4E088" w14:textId="77777777" w:rsidR="006F6F00" w:rsidDel="00643D51" w:rsidRDefault="006F6F00" w:rsidP="00293887">
      <w:pPr>
        <w:pStyle w:val="SOP1Text"/>
        <w:ind w:left="1152"/>
        <w:rPr>
          <w:ins w:id="49" w:author="Brett Raines SG-19847 r2" w:date="2026-04-13T07:23:00Z"/>
          <w:del w:id="50" w:author="JOHNSON Jacqueline M" w:date="2026-04-14T21:20:00Z"/>
          <w:rFonts w:ascii="Calibri" w:hAnsi="Calibri" w:cs="Calibri"/>
          <w:sz w:val="22"/>
          <w:szCs w:val="22"/>
        </w:rPr>
      </w:pPr>
    </w:p>
    <w:p w14:paraId="18869C86" w14:textId="77777777" w:rsidR="00EF0780" w:rsidRPr="008137F8" w:rsidDel="006F6F00" w:rsidRDefault="00B0188B" w:rsidP="00643D51">
      <w:pPr>
        <w:pStyle w:val="SOP1Text"/>
        <w:numPr>
          <w:ilvl w:val="0"/>
          <w:numId w:val="67"/>
        </w:numPr>
        <w:ind w:left="0"/>
        <w:rPr>
          <w:ins w:id="51" w:author="Brett Raines SG-19847 r2" w:date="2026-04-13T09:08:00Z"/>
          <w:del w:id="52" w:author="JOHNSON Jacqueline M" w:date="2026-04-14T21:14:00Z"/>
          <w:rFonts w:ascii="Calibri" w:hAnsi="Calibri" w:cs="Calibri"/>
          <w:sz w:val="22"/>
          <w:szCs w:val="22"/>
        </w:rPr>
        <w:pPrChange w:id="53" w:author="JOHNSON Jacqueline M" w:date="2026-04-14T21:20:00Z">
          <w:pPr>
            <w:pStyle w:val="SOP1Text"/>
            <w:numPr>
              <w:numId w:val="67"/>
            </w:numPr>
            <w:ind w:left="1152" w:hanging="360"/>
          </w:pPr>
        </w:pPrChange>
      </w:pPr>
      <w:ins w:id="54" w:author="Brett Raines SG-19847 r2" w:date="2026-04-13T07:23:00Z">
        <w:del w:id="55" w:author="JOHNSON Jacqueline M" w:date="2026-04-14T21:10:00Z">
          <w:r w:rsidRPr="008137F8" w:rsidDel="006F6F00">
            <w:rPr>
              <w:rFonts w:ascii="Calibri" w:hAnsi="Calibri" w:cs="Calibri"/>
              <w:sz w:val="22"/>
              <w:szCs w:val="22"/>
            </w:rPr>
            <w:delText>M</w:delText>
          </w:r>
        </w:del>
        <w:del w:id="56" w:author="JOHNSON Jacqueline M" w:date="2026-04-14T21:19:00Z">
          <w:r w:rsidRPr="008137F8" w:rsidDel="00643D51">
            <w:rPr>
              <w:rFonts w:ascii="Calibri" w:hAnsi="Calibri" w:cs="Calibri"/>
              <w:sz w:val="22"/>
              <w:szCs w:val="22"/>
            </w:rPr>
            <w:delText xml:space="preserve">enu icons will </w:delText>
          </w:r>
        </w:del>
        <w:del w:id="57" w:author="JOHNSON Jacqueline M" w:date="2026-04-14T21:01:00Z">
          <w:r w:rsidRPr="008137F8" w:rsidDel="008137F8">
            <w:rPr>
              <w:rFonts w:ascii="Calibri" w:hAnsi="Calibri" w:cs="Calibri"/>
              <w:sz w:val="22"/>
              <w:szCs w:val="22"/>
            </w:rPr>
            <w:delText xml:space="preserve">be </w:delText>
          </w:r>
        </w:del>
      </w:ins>
      <w:ins w:id="58" w:author="Brett Raines SG-19847 r2" w:date="2026-04-13T07:24:00Z">
        <w:del w:id="59" w:author="JOHNSON Jacqueline M" w:date="2026-04-14T21:19:00Z">
          <w:r w:rsidRPr="008137F8" w:rsidDel="00643D51">
            <w:rPr>
              <w:rFonts w:ascii="Calibri" w:hAnsi="Calibri" w:cs="Calibri"/>
              <w:sz w:val="22"/>
              <w:szCs w:val="22"/>
            </w:rPr>
            <w:delText>highlight</w:delText>
          </w:r>
        </w:del>
        <w:del w:id="60" w:author="JOHNSON Jacqueline M" w:date="2026-04-14T21:02:00Z">
          <w:r w:rsidRPr="008137F8" w:rsidDel="008137F8">
            <w:rPr>
              <w:rFonts w:ascii="Calibri" w:hAnsi="Calibri" w:cs="Calibri"/>
              <w:sz w:val="22"/>
              <w:szCs w:val="22"/>
            </w:rPr>
            <w:delText>ed</w:delText>
          </w:r>
        </w:del>
        <w:del w:id="61" w:author="JOHNSON Jacqueline M" w:date="2026-04-14T21:19:00Z">
          <w:r w:rsidRPr="008137F8" w:rsidDel="00643D51">
            <w:rPr>
              <w:rFonts w:ascii="Calibri" w:hAnsi="Calibri" w:cs="Calibri"/>
              <w:sz w:val="22"/>
              <w:szCs w:val="22"/>
            </w:rPr>
            <w:delText xml:space="preserve"> </w:delText>
          </w:r>
        </w:del>
      </w:ins>
      <w:ins w:id="62" w:author="Brett Raines SG-19847 r2" w:date="2026-04-13T09:07:00Z">
        <w:del w:id="63" w:author="JOHNSON Jacqueline M" w:date="2026-04-14T21:02:00Z">
          <w:r w:rsidR="00EF0780" w:rsidRPr="008137F8" w:rsidDel="008137F8">
            <w:rPr>
              <w:rFonts w:ascii="Calibri" w:hAnsi="Calibri" w:cs="Calibri"/>
              <w:sz w:val="22"/>
              <w:szCs w:val="22"/>
            </w:rPr>
            <w:delText>and grouped by</w:delText>
          </w:r>
        </w:del>
      </w:ins>
      <w:ins w:id="64" w:author="Brett Raines SG-19847 r2" w:date="2026-04-13T07:24:00Z">
        <w:del w:id="65" w:author="JOHNSON Jacqueline M" w:date="2026-04-14T21:02:00Z">
          <w:r w:rsidRPr="008137F8" w:rsidDel="008137F8">
            <w:rPr>
              <w:rFonts w:ascii="Calibri" w:hAnsi="Calibri" w:cs="Calibri"/>
              <w:sz w:val="22"/>
              <w:szCs w:val="22"/>
            </w:rPr>
            <w:delText xml:space="preserve"> </w:delText>
          </w:r>
        </w:del>
        <w:del w:id="66" w:author="JOHNSON Jacqueline M" w:date="2026-04-14T21:19:00Z">
          <w:r w:rsidRPr="008137F8" w:rsidDel="00643D51">
            <w:rPr>
              <w:rFonts w:ascii="Calibri" w:hAnsi="Calibri" w:cs="Calibri"/>
              <w:sz w:val="22"/>
              <w:szCs w:val="22"/>
            </w:rPr>
            <w:delText>color</w:delText>
          </w:r>
        </w:del>
      </w:ins>
      <w:ins w:id="67" w:author="Brett Raines SG-19847 r2" w:date="2026-04-13T09:07:00Z">
        <w:del w:id="68" w:author="JOHNSON Jacqueline M" w:date="2026-04-14T21:19:00Z">
          <w:r w:rsidR="00EF0780" w:rsidRPr="008137F8" w:rsidDel="00643D51">
            <w:rPr>
              <w:rFonts w:ascii="Calibri" w:hAnsi="Calibri" w:cs="Calibri"/>
              <w:sz w:val="22"/>
              <w:szCs w:val="22"/>
            </w:rPr>
            <w:delText xml:space="preserve">. </w:delText>
          </w:r>
        </w:del>
      </w:ins>
      <w:ins w:id="69" w:author="Brett Raines SG-19847 r2" w:date="2026-04-13T07:58:00Z">
        <w:del w:id="70" w:author="JOHNSON Jacqueline M" w:date="2026-04-14T21:19:00Z">
          <w:r w:rsidR="00EF1701" w:rsidRPr="008137F8" w:rsidDel="00643D51">
            <w:rPr>
              <w:rFonts w:ascii="Calibri" w:hAnsi="Calibri" w:cs="Calibri"/>
              <w:sz w:val="22"/>
              <w:szCs w:val="22"/>
            </w:rPr>
            <w:delText>Sync Dat</w:delText>
          </w:r>
        </w:del>
      </w:ins>
      <w:ins w:id="71" w:author="Brett Raines SG-19847 r2" w:date="2026-04-13T09:07:00Z">
        <w:del w:id="72" w:author="JOHNSON Jacqueline M" w:date="2026-04-14T21:19:00Z">
          <w:r w:rsidR="00EF0780" w:rsidRPr="008137F8" w:rsidDel="00643D51">
            <w:rPr>
              <w:rFonts w:ascii="Calibri" w:hAnsi="Calibri" w:cs="Calibri"/>
              <w:sz w:val="22"/>
              <w:szCs w:val="22"/>
            </w:rPr>
            <w:delText>a</w:delText>
          </w:r>
        </w:del>
      </w:ins>
      <w:ins w:id="73" w:author="Brett Raines SG-19847 r2" w:date="2026-04-13T07:58:00Z">
        <w:del w:id="74" w:author="JOHNSON Jacqueline M" w:date="2026-04-14T21:19:00Z">
          <w:r w:rsidR="00EF1701" w:rsidRPr="008137F8" w:rsidDel="00643D51">
            <w:rPr>
              <w:rFonts w:ascii="Calibri" w:hAnsi="Calibri" w:cs="Calibri"/>
              <w:sz w:val="22"/>
              <w:szCs w:val="22"/>
            </w:rPr>
            <w:delText xml:space="preserve"> and Logout will </w:delText>
          </w:r>
        </w:del>
      </w:ins>
      <w:ins w:id="75" w:author="Brett Raines SG-19847 r2" w:date="2026-04-13T07:59:00Z">
        <w:del w:id="76" w:author="JOHNSON Jacqueline M" w:date="2026-04-14T21:19:00Z">
          <w:r w:rsidR="00EF1701" w:rsidRPr="008137F8" w:rsidDel="00643D51">
            <w:rPr>
              <w:rFonts w:ascii="Calibri" w:hAnsi="Calibri" w:cs="Calibri"/>
              <w:sz w:val="22"/>
              <w:szCs w:val="22"/>
            </w:rPr>
            <w:delText>be pinned to the bottom under the scrollable menu.</w:delText>
          </w:r>
        </w:del>
      </w:ins>
      <w:ins w:id="77" w:author="Brett Raines SG-19847 r2" w:date="2026-04-13T09:07:00Z">
        <w:del w:id="78" w:author="JOHNSON Jacqueline M" w:date="2026-04-14T21:19:00Z">
          <w:r w:rsidR="00EF0780" w:rsidRPr="008137F8" w:rsidDel="00643D51">
            <w:rPr>
              <w:rFonts w:ascii="Calibri" w:hAnsi="Calibri" w:cs="Calibri"/>
              <w:sz w:val="22"/>
              <w:szCs w:val="22"/>
            </w:rPr>
            <w:delText xml:space="preserve"> </w:delText>
          </w:r>
        </w:del>
        <w:del w:id="79" w:author="JOHNSON Jacqueline M" w:date="2026-04-14T21:14:00Z">
          <w:r w:rsidR="00EF0780" w:rsidRPr="008137F8" w:rsidDel="006F6F00">
            <w:rPr>
              <w:rFonts w:ascii="Calibri" w:hAnsi="Calibri" w:cs="Calibri"/>
              <w:sz w:val="22"/>
              <w:szCs w:val="22"/>
            </w:rPr>
            <w:delText xml:space="preserve">The grouping will </w:delText>
          </w:r>
        </w:del>
      </w:ins>
      <w:ins w:id="80" w:author="Brett Raines SG-19847 r2" w:date="2026-04-13T09:08:00Z">
        <w:del w:id="81" w:author="JOHNSON Jacqueline M" w:date="2026-04-14T21:14:00Z">
          <w:r w:rsidR="00EF0780" w:rsidRPr="008137F8" w:rsidDel="006F6F00">
            <w:rPr>
              <w:rFonts w:ascii="Calibri" w:hAnsi="Calibri" w:cs="Calibri"/>
              <w:sz w:val="22"/>
              <w:szCs w:val="22"/>
            </w:rPr>
            <w:delText>be based on the main module as follows:</w:delText>
          </w:r>
          <w:r w:rsidR="00EF0780" w:rsidRPr="008137F8" w:rsidDel="006F6F00">
            <w:rPr>
              <w:rFonts w:ascii="Calibri" w:hAnsi="Calibri" w:cs="Calibri"/>
              <w:sz w:val="22"/>
              <w:szCs w:val="22"/>
            </w:rPr>
            <w:br/>
          </w:r>
        </w:del>
      </w:ins>
    </w:p>
    <w:p w14:paraId="7F2F6F5B" w14:textId="77777777" w:rsidR="00B0188B" w:rsidDel="006F6F00" w:rsidRDefault="00EF0780" w:rsidP="00643D51">
      <w:pPr>
        <w:pStyle w:val="SOP1Text"/>
        <w:numPr>
          <w:ilvl w:val="0"/>
          <w:numId w:val="67"/>
        </w:numPr>
        <w:ind w:left="0"/>
        <w:rPr>
          <w:ins w:id="82" w:author="Brett Raines SG-19847 r2" w:date="2026-04-13T09:08:00Z"/>
          <w:del w:id="83" w:author="JOHNSON Jacqueline M" w:date="2026-04-14T21:13:00Z"/>
          <w:rFonts w:ascii="Calibri" w:hAnsi="Calibri" w:cs="Calibri"/>
          <w:sz w:val="22"/>
          <w:szCs w:val="22"/>
        </w:rPr>
        <w:pPrChange w:id="84" w:author="JOHNSON Jacqueline M" w:date="2026-04-14T21:20:00Z">
          <w:pPr>
            <w:pStyle w:val="SOP1Text"/>
            <w:numPr>
              <w:numId w:val="68"/>
            </w:numPr>
            <w:ind w:left="1512" w:hanging="360"/>
          </w:pPr>
        </w:pPrChange>
      </w:pPr>
      <w:ins w:id="85" w:author="Brett Raines SG-19847 r2" w:date="2026-04-13T09:15:00Z">
        <w:del w:id="86" w:author="JOHNSON Jacqueline M" w:date="2026-04-14T21:14:00Z">
          <w:r w:rsidDel="006F6F00">
            <w:rPr>
              <w:rFonts w:ascii="Calibri" w:hAnsi="Calibri" w:cs="Calibri"/>
              <w:sz w:val="22"/>
              <w:szCs w:val="22"/>
            </w:rPr>
            <w:delText xml:space="preserve"> </w:delText>
          </w:r>
        </w:del>
      </w:ins>
      <w:ins w:id="87" w:author="Brett Raines SG-19847 r2" w:date="2026-04-13T09:08:00Z">
        <w:del w:id="88" w:author="JOHNSON Jacqueline M" w:date="2026-04-14T21:13:00Z">
          <w:r w:rsidDel="006F6F00">
            <w:rPr>
              <w:rFonts w:ascii="Calibri" w:hAnsi="Calibri" w:cs="Calibri"/>
              <w:sz w:val="22"/>
              <w:szCs w:val="22"/>
            </w:rPr>
            <w:delText xml:space="preserve">Color 1 - </w:delText>
          </w:r>
          <w:r w:rsidRPr="00EF0780" w:rsidDel="006F6F00">
            <w:rPr>
              <w:rFonts w:ascii="Calibri" w:hAnsi="Calibri" w:cs="Calibri"/>
              <w:sz w:val="22"/>
              <w:szCs w:val="22"/>
            </w:rPr>
            <w:delText>Work Order, Work Request, W</w:delText>
          </w:r>
        </w:del>
      </w:ins>
      <w:ins w:id="89" w:author="Brett Raines SG-19847 r2" w:date="2026-04-13T09:11:00Z">
        <w:del w:id="90" w:author="JOHNSON Jacqueline M" w:date="2026-04-14T21:13:00Z">
          <w:r w:rsidDel="006F6F00">
            <w:rPr>
              <w:rFonts w:ascii="Calibri" w:hAnsi="Calibri" w:cs="Calibri"/>
              <w:sz w:val="22"/>
              <w:szCs w:val="22"/>
            </w:rPr>
            <w:delText>ork Order -</w:delText>
          </w:r>
        </w:del>
      </w:ins>
      <w:ins w:id="91" w:author="Brett Raines SG-19847 r2" w:date="2026-04-13T09:08:00Z">
        <w:del w:id="92" w:author="JOHNSON Jacqueline M" w:date="2026-04-14T21:13:00Z">
          <w:r w:rsidRPr="00EF0780" w:rsidDel="006F6F00">
            <w:rPr>
              <w:rFonts w:ascii="Calibri" w:hAnsi="Calibri" w:cs="Calibri"/>
              <w:sz w:val="22"/>
              <w:szCs w:val="22"/>
            </w:rPr>
            <w:delText xml:space="preserve"> Checklist, Operator Checklist, Batch Book Labor, Hours Worked</w:delText>
          </w:r>
        </w:del>
      </w:ins>
    </w:p>
    <w:p w14:paraId="59CFFC7B" w14:textId="77777777" w:rsidR="00EF0780" w:rsidDel="006F6F00" w:rsidRDefault="00EF0780" w:rsidP="00643D51">
      <w:pPr>
        <w:pStyle w:val="SOP1Text"/>
        <w:numPr>
          <w:ilvl w:val="0"/>
          <w:numId w:val="68"/>
        </w:numPr>
        <w:ind w:left="0"/>
        <w:rPr>
          <w:ins w:id="93" w:author="Brett Raines SG-19847 r2" w:date="2026-04-13T09:12:00Z"/>
          <w:del w:id="94" w:author="JOHNSON Jacqueline M" w:date="2026-04-14T21:13:00Z"/>
          <w:rFonts w:ascii="Calibri" w:hAnsi="Calibri" w:cs="Calibri"/>
          <w:sz w:val="22"/>
          <w:szCs w:val="22"/>
        </w:rPr>
        <w:pPrChange w:id="95" w:author="JOHNSON Jacqueline M" w:date="2026-04-14T21:20:00Z">
          <w:pPr>
            <w:pStyle w:val="SOP1Text"/>
            <w:numPr>
              <w:numId w:val="68"/>
            </w:numPr>
            <w:ind w:left="1512" w:hanging="360"/>
          </w:pPr>
        </w:pPrChange>
      </w:pPr>
      <w:ins w:id="96" w:author="Brett Raines SG-19847 r2" w:date="2026-04-13T09:15:00Z">
        <w:del w:id="97" w:author="JOHNSON Jacqueline M" w:date="2026-04-14T21:13:00Z">
          <w:r w:rsidDel="006F6F00">
            <w:rPr>
              <w:rFonts w:ascii="Calibri" w:hAnsi="Calibri" w:cs="Calibri"/>
              <w:sz w:val="22"/>
              <w:szCs w:val="22"/>
            </w:rPr>
            <w:delText xml:space="preserve"> </w:delText>
          </w:r>
        </w:del>
      </w:ins>
      <w:ins w:id="98" w:author="Brett Raines SG-19847 r2" w:date="2026-04-13T09:08:00Z">
        <w:del w:id="99" w:author="JOHNSON Jacqueline M" w:date="2026-04-14T21:13:00Z">
          <w:r w:rsidDel="006F6F00">
            <w:rPr>
              <w:rFonts w:ascii="Calibri" w:hAnsi="Calibri" w:cs="Calibri"/>
              <w:sz w:val="22"/>
              <w:szCs w:val="22"/>
            </w:rPr>
            <w:delText>Co</w:delText>
          </w:r>
        </w:del>
      </w:ins>
      <w:ins w:id="100" w:author="Brett Raines SG-19847 r2" w:date="2026-04-13T09:09:00Z">
        <w:del w:id="101" w:author="JOHNSON Jacqueline M" w:date="2026-04-14T21:13:00Z">
          <w:r w:rsidDel="006F6F00">
            <w:rPr>
              <w:rFonts w:ascii="Calibri" w:hAnsi="Calibri" w:cs="Calibri"/>
              <w:sz w:val="22"/>
              <w:szCs w:val="22"/>
            </w:rPr>
            <w:delText xml:space="preserve">lor 2 - </w:delText>
          </w:r>
          <w:r w:rsidRPr="00EF0780" w:rsidDel="006F6F00">
            <w:rPr>
              <w:rFonts w:ascii="Calibri" w:hAnsi="Calibri" w:cs="Calibri"/>
              <w:sz w:val="22"/>
              <w:szCs w:val="22"/>
            </w:rPr>
            <w:delText>Equipment, Asset Inventory</w:delText>
          </w:r>
        </w:del>
      </w:ins>
      <w:ins w:id="102" w:author="Brett Raines SG-19847 r2" w:date="2026-04-13T09:13:00Z">
        <w:del w:id="103" w:author="JOHNSON Jacqueline M" w:date="2026-04-14T21:13:00Z">
          <w:r w:rsidDel="006F6F00">
            <w:rPr>
              <w:rFonts w:ascii="Calibri" w:hAnsi="Calibri" w:cs="Calibri"/>
              <w:sz w:val="22"/>
              <w:szCs w:val="22"/>
            </w:rPr>
            <w:delText>, Replace Physical Meter, Notebook</w:delText>
          </w:r>
        </w:del>
      </w:ins>
    </w:p>
    <w:p w14:paraId="1B15CF6E" w14:textId="77777777" w:rsidR="00EF0780" w:rsidDel="006F6F00" w:rsidRDefault="00EF0780" w:rsidP="00643D51">
      <w:pPr>
        <w:pStyle w:val="SOP1Text"/>
        <w:numPr>
          <w:ilvl w:val="0"/>
          <w:numId w:val="68"/>
        </w:numPr>
        <w:ind w:left="0"/>
        <w:rPr>
          <w:ins w:id="104" w:author="Brett Raines SG-19847 r2" w:date="2026-04-13T09:09:00Z"/>
          <w:del w:id="105" w:author="JOHNSON Jacqueline M" w:date="2026-04-14T21:13:00Z"/>
          <w:rFonts w:ascii="Calibri" w:hAnsi="Calibri" w:cs="Calibri"/>
          <w:sz w:val="22"/>
          <w:szCs w:val="22"/>
        </w:rPr>
        <w:pPrChange w:id="106" w:author="JOHNSON Jacqueline M" w:date="2026-04-14T21:20:00Z">
          <w:pPr>
            <w:pStyle w:val="SOP1Text"/>
            <w:numPr>
              <w:numId w:val="68"/>
            </w:numPr>
            <w:ind w:left="1512" w:hanging="360"/>
          </w:pPr>
        </w:pPrChange>
      </w:pPr>
      <w:ins w:id="107" w:author="Brett Raines SG-19847 r2" w:date="2026-04-13T09:15:00Z">
        <w:del w:id="108" w:author="JOHNSON Jacqueline M" w:date="2026-04-14T21:13:00Z">
          <w:r w:rsidDel="006F6F00">
            <w:rPr>
              <w:rFonts w:ascii="Calibri" w:hAnsi="Calibri" w:cs="Calibri"/>
              <w:sz w:val="22"/>
              <w:szCs w:val="22"/>
            </w:rPr>
            <w:delText xml:space="preserve"> </w:delText>
          </w:r>
        </w:del>
      </w:ins>
      <w:ins w:id="109" w:author="Brett Raines SG-19847 r2" w:date="2026-04-13T09:12:00Z">
        <w:del w:id="110" w:author="JOHNSON Jacqueline M" w:date="2026-04-14T21:13:00Z">
          <w:r w:rsidDel="006F6F00">
            <w:rPr>
              <w:rFonts w:ascii="Calibri" w:hAnsi="Calibri" w:cs="Calibri"/>
              <w:sz w:val="22"/>
              <w:szCs w:val="22"/>
            </w:rPr>
            <w:delText xml:space="preserve">Color 3 - </w:delText>
          </w:r>
        </w:del>
      </w:ins>
      <w:ins w:id="111" w:author="Brett Raines SG-19847 r2" w:date="2026-04-13T09:09:00Z">
        <w:del w:id="112" w:author="JOHNSON Jacqueline M" w:date="2026-04-14T21:13:00Z">
          <w:r w:rsidRPr="00EF0780" w:rsidDel="006F6F00">
            <w:rPr>
              <w:rFonts w:ascii="Calibri" w:hAnsi="Calibri" w:cs="Calibri"/>
              <w:sz w:val="22"/>
              <w:szCs w:val="22"/>
            </w:rPr>
            <w:delText>Physical Inventory</w:delText>
          </w:r>
          <w:r w:rsidDel="006F6F00">
            <w:rPr>
              <w:rFonts w:ascii="Calibri" w:hAnsi="Calibri" w:cs="Calibri"/>
              <w:sz w:val="22"/>
              <w:szCs w:val="22"/>
            </w:rPr>
            <w:delText xml:space="preserve"> – CONNECTED, Physical Inventory</w:delText>
          </w:r>
        </w:del>
      </w:ins>
    </w:p>
    <w:p w14:paraId="2EC37326" w14:textId="77777777" w:rsidR="00EF0780" w:rsidDel="006F6F00" w:rsidRDefault="00EF0780" w:rsidP="00643D51">
      <w:pPr>
        <w:pStyle w:val="SOP1Text"/>
        <w:numPr>
          <w:ilvl w:val="0"/>
          <w:numId w:val="68"/>
        </w:numPr>
        <w:ind w:left="0"/>
        <w:rPr>
          <w:ins w:id="113" w:author="Brett Raines SG-19847 r2" w:date="2026-04-13T09:10:00Z"/>
          <w:del w:id="114" w:author="JOHNSON Jacqueline M" w:date="2026-04-14T21:13:00Z"/>
          <w:rFonts w:ascii="Calibri" w:hAnsi="Calibri" w:cs="Calibri"/>
          <w:sz w:val="22"/>
          <w:szCs w:val="22"/>
        </w:rPr>
        <w:pPrChange w:id="115" w:author="JOHNSON Jacqueline M" w:date="2026-04-14T21:20:00Z">
          <w:pPr>
            <w:pStyle w:val="SOP1Text"/>
            <w:numPr>
              <w:numId w:val="68"/>
            </w:numPr>
            <w:ind w:left="1512" w:hanging="360"/>
          </w:pPr>
        </w:pPrChange>
      </w:pPr>
      <w:ins w:id="116" w:author="Brett Raines SG-19847 r2" w:date="2026-04-13T09:15:00Z">
        <w:del w:id="117" w:author="JOHNSON Jacqueline M" w:date="2026-04-14T21:13:00Z">
          <w:r w:rsidDel="006F6F00">
            <w:rPr>
              <w:rFonts w:ascii="Calibri" w:hAnsi="Calibri" w:cs="Calibri"/>
              <w:sz w:val="22"/>
              <w:szCs w:val="22"/>
            </w:rPr>
            <w:delText xml:space="preserve"> </w:delText>
          </w:r>
        </w:del>
      </w:ins>
      <w:ins w:id="118" w:author="Brett Raines SG-19847 r2" w:date="2026-04-13T09:09:00Z">
        <w:del w:id="119" w:author="JOHNSON Jacqueline M" w:date="2026-04-14T21:13:00Z">
          <w:r w:rsidDel="006F6F00">
            <w:rPr>
              <w:rFonts w:ascii="Calibri" w:hAnsi="Calibri" w:cs="Calibri"/>
              <w:sz w:val="22"/>
              <w:szCs w:val="22"/>
            </w:rPr>
            <w:delText xml:space="preserve">Color </w:delText>
          </w:r>
        </w:del>
      </w:ins>
      <w:ins w:id="120" w:author="Brett Raines SG-19847 r2" w:date="2026-04-13T09:12:00Z">
        <w:del w:id="121" w:author="JOHNSON Jacqueline M" w:date="2026-04-14T21:13:00Z">
          <w:r w:rsidDel="006F6F00">
            <w:rPr>
              <w:rFonts w:ascii="Calibri" w:hAnsi="Calibri" w:cs="Calibri"/>
              <w:sz w:val="22"/>
              <w:szCs w:val="22"/>
            </w:rPr>
            <w:delText>4</w:delText>
          </w:r>
        </w:del>
      </w:ins>
      <w:ins w:id="122" w:author="Brett Raines SG-19847 r2" w:date="2026-04-13T09:09:00Z">
        <w:del w:id="123" w:author="JOHNSON Jacqueline M" w:date="2026-04-14T21:13:00Z">
          <w:r w:rsidDel="006F6F00">
            <w:rPr>
              <w:rFonts w:ascii="Calibri" w:hAnsi="Calibri" w:cs="Calibri"/>
              <w:sz w:val="22"/>
              <w:szCs w:val="22"/>
            </w:rPr>
            <w:delText xml:space="preserve"> - </w:delText>
          </w:r>
        </w:del>
      </w:ins>
      <w:ins w:id="124" w:author="Brett Raines SG-19847 r2" w:date="2026-04-13T09:10:00Z">
        <w:del w:id="125" w:author="JOHNSON Jacqueline M" w:date="2026-04-14T21:13:00Z">
          <w:r w:rsidRPr="00EF0780" w:rsidDel="006F6F00">
            <w:rPr>
              <w:rFonts w:ascii="Calibri" w:hAnsi="Calibri" w:cs="Calibri"/>
              <w:sz w:val="22"/>
              <w:szCs w:val="22"/>
            </w:rPr>
            <w:delText>PO Receipts, Receive Assets</w:delText>
          </w:r>
        </w:del>
      </w:ins>
    </w:p>
    <w:p w14:paraId="1B253786" w14:textId="77777777" w:rsidR="00EF0780" w:rsidDel="006F6F00" w:rsidRDefault="00EF0780" w:rsidP="00643D51">
      <w:pPr>
        <w:pStyle w:val="SOP1Text"/>
        <w:numPr>
          <w:ilvl w:val="0"/>
          <w:numId w:val="68"/>
        </w:numPr>
        <w:ind w:left="0"/>
        <w:rPr>
          <w:ins w:id="126" w:author="Brett Raines SG-19847 r2" w:date="2026-04-13T09:10:00Z"/>
          <w:del w:id="127" w:author="JOHNSON Jacqueline M" w:date="2026-04-14T21:13:00Z"/>
          <w:rFonts w:ascii="Calibri" w:hAnsi="Calibri" w:cs="Calibri"/>
          <w:sz w:val="22"/>
          <w:szCs w:val="22"/>
        </w:rPr>
        <w:pPrChange w:id="128" w:author="JOHNSON Jacqueline M" w:date="2026-04-14T21:20:00Z">
          <w:pPr>
            <w:pStyle w:val="SOP1Text"/>
            <w:numPr>
              <w:numId w:val="68"/>
            </w:numPr>
            <w:ind w:left="1512" w:hanging="360"/>
          </w:pPr>
        </w:pPrChange>
      </w:pPr>
      <w:ins w:id="129" w:author="Brett Raines SG-19847 r2" w:date="2026-04-13T09:15:00Z">
        <w:del w:id="130" w:author="JOHNSON Jacqueline M" w:date="2026-04-14T21:13:00Z">
          <w:r w:rsidDel="006F6F00">
            <w:rPr>
              <w:rFonts w:ascii="Calibri" w:hAnsi="Calibri" w:cs="Calibri"/>
              <w:sz w:val="22"/>
              <w:szCs w:val="22"/>
            </w:rPr>
            <w:delText xml:space="preserve"> </w:delText>
          </w:r>
        </w:del>
      </w:ins>
      <w:ins w:id="131" w:author="Brett Raines SG-19847 r2" w:date="2026-04-13T09:10:00Z">
        <w:del w:id="132" w:author="JOHNSON Jacqueline M" w:date="2026-04-14T21:13:00Z">
          <w:r w:rsidDel="006F6F00">
            <w:rPr>
              <w:rFonts w:ascii="Calibri" w:hAnsi="Calibri" w:cs="Calibri"/>
              <w:sz w:val="22"/>
              <w:szCs w:val="22"/>
            </w:rPr>
            <w:delText xml:space="preserve">Color </w:delText>
          </w:r>
        </w:del>
      </w:ins>
      <w:ins w:id="133" w:author="Brett Raines SG-19847 r2" w:date="2026-04-13T09:12:00Z">
        <w:del w:id="134" w:author="JOHNSON Jacqueline M" w:date="2026-04-14T21:13:00Z">
          <w:r w:rsidDel="006F6F00">
            <w:rPr>
              <w:rFonts w:ascii="Calibri" w:hAnsi="Calibri" w:cs="Calibri"/>
              <w:sz w:val="22"/>
              <w:szCs w:val="22"/>
            </w:rPr>
            <w:delText>5</w:delText>
          </w:r>
        </w:del>
      </w:ins>
      <w:ins w:id="135" w:author="Brett Raines SG-19847 r2" w:date="2026-04-13T09:10:00Z">
        <w:del w:id="136" w:author="JOHNSON Jacqueline M" w:date="2026-04-14T21:13:00Z">
          <w:r w:rsidDel="006F6F00">
            <w:rPr>
              <w:rFonts w:ascii="Calibri" w:hAnsi="Calibri" w:cs="Calibri"/>
              <w:sz w:val="22"/>
              <w:szCs w:val="22"/>
            </w:rPr>
            <w:delText xml:space="preserve"> - </w:delText>
          </w:r>
          <w:r w:rsidRPr="00EF0780" w:rsidDel="006F6F00">
            <w:rPr>
              <w:rFonts w:ascii="Calibri" w:hAnsi="Calibri" w:cs="Calibri"/>
              <w:sz w:val="22"/>
              <w:szCs w:val="22"/>
            </w:rPr>
            <w:delText>Permit to Work, Permit to Work Safety</w:delText>
          </w:r>
        </w:del>
      </w:ins>
    </w:p>
    <w:p w14:paraId="7DCFC46D" w14:textId="77777777" w:rsidR="00EF0780" w:rsidRPr="00EF0780" w:rsidDel="006F6F00" w:rsidRDefault="00EF0780" w:rsidP="00643D51">
      <w:pPr>
        <w:pStyle w:val="SOP1Text"/>
        <w:numPr>
          <w:ilvl w:val="0"/>
          <w:numId w:val="68"/>
        </w:numPr>
        <w:ind w:left="0"/>
        <w:rPr>
          <w:ins w:id="137" w:author="Brett Raines SG-19847 r2" w:date="2026-04-13T07:23:00Z"/>
          <w:del w:id="138" w:author="JOHNSON Jacqueline M" w:date="2026-04-14T21:13:00Z"/>
          <w:rFonts w:ascii="Calibri" w:hAnsi="Calibri" w:cs="Calibri"/>
          <w:sz w:val="22"/>
          <w:szCs w:val="22"/>
        </w:rPr>
        <w:pPrChange w:id="139" w:author="JOHNSON Jacqueline M" w:date="2026-04-14T21:20:00Z">
          <w:pPr>
            <w:pStyle w:val="SOP1Text"/>
            <w:ind w:left="1152"/>
          </w:pPr>
        </w:pPrChange>
      </w:pPr>
      <w:ins w:id="140" w:author="Brett Raines SG-19847 r2" w:date="2026-04-13T09:15:00Z">
        <w:del w:id="141" w:author="JOHNSON Jacqueline M" w:date="2026-04-14T21:13:00Z">
          <w:r w:rsidDel="006F6F00">
            <w:rPr>
              <w:rFonts w:ascii="Calibri" w:hAnsi="Calibri" w:cs="Calibri"/>
              <w:sz w:val="22"/>
              <w:szCs w:val="22"/>
            </w:rPr>
            <w:delText xml:space="preserve"> </w:delText>
          </w:r>
        </w:del>
      </w:ins>
      <w:ins w:id="142" w:author="Brett Raines SG-19847 r2" w:date="2026-04-13T09:10:00Z">
        <w:del w:id="143" w:author="JOHNSON Jacqueline M" w:date="2026-04-14T21:13:00Z">
          <w:r w:rsidDel="006F6F00">
            <w:rPr>
              <w:rFonts w:ascii="Calibri" w:hAnsi="Calibri" w:cs="Calibri"/>
              <w:sz w:val="22"/>
              <w:szCs w:val="22"/>
            </w:rPr>
            <w:delText xml:space="preserve">Color </w:delText>
          </w:r>
        </w:del>
      </w:ins>
      <w:ins w:id="144" w:author="Brett Raines SG-19847 r2" w:date="2026-04-13T09:13:00Z">
        <w:del w:id="145" w:author="JOHNSON Jacqueline M" w:date="2026-04-14T21:13:00Z">
          <w:r w:rsidDel="006F6F00">
            <w:rPr>
              <w:rFonts w:ascii="Calibri" w:hAnsi="Calibri" w:cs="Calibri"/>
              <w:sz w:val="22"/>
              <w:szCs w:val="22"/>
            </w:rPr>
            <w:delText>6</w:delText>
          </w:r>
        </w:del>
      </w:ins>
      <w:ins w:id="146" w:author="Brett Raines SG-19847 r2" w:date="2026-04-13T09:10:00Z">
        <w:del w:id="147" w:author="JOHNSON Jacqueline M" w:date="2026-04-14T21:13:00Z">
          <w:r w:rsidDel="006F6F00">
            <w:rPr>
              <w:rFonts w:ascii="Calibri" w:hAnsi="Calibri" w:cs="Calibri"/>
              <w:sz w:val="22"/>
              <w:szCs w:val="22"/>
            </w:rPr>
            <w:delText xml:space="preserve"> – Map View</w:delText>
          </w:r>
        </w:del>
      </w:ins>
    </w:p>
    <w:p w14:paraId="26AF8502" w14:textId="77777777" w:rsidR="00B0188B" w:rsidRPr="00B0188B" w:rsidRDefault="00B0188B" w:rsidP="00643D51">
      <w:pPr>
        <w:pStyle w:val="SOP1Text"/>
        <w:ind w:left="0"/>
        <w:rPr>
          <w:rPrChange w:id="148" w:author="Brett Raines SG-19847 r2" w:date="2026-04-13T07:23:00Z">
            <w:rPr>
              <w:i/>
              <w:iCs/>
              <w:color w:val="0000FF"/>
            </w:rPr>
          </w:rPrChange>
        </w:rPr>
        <w:pPrChange w:id="149" w:author="JOHNSON Jacqueline M" w:date="2026-04-14T21:20:00Z">
          <w:pPr>
            <w:pStyle w:val="SOP1Text"/>
            <w:ind w:left="1152"/>
          </w:pPr>
        </w:pPrChange>
      </w:pPr>
    </w:p>
    <w:p w14:paraId="368E577F" w14:textId="77777777" w:rsidR="00643D51" w:rsidRDefault="006F6F00">
      <w:pPr>
        <w:pStyle w:val="SOP2Heading"/>
        <w:rPr>
          <w:ins w:id="150" w:author="JOHNSON Jacqueline M" w:date="2026-04-14T21:19:00Z"/>
        </w:rPr>
        <w:pPrChange w:id="151" w:author="JOHNSON Jacqueline M" w:date="2026-04-14T21:18:00Z">
          <w:pPr>
            <w:pStyle w:val="SOP2Text"/>
          </w:pPr>
        </w:pPrChange>
      </w:pPr>
      <w:ins w:id="152" w:author="JOHNSON Jacqueline M" w:date="2026-04-14T21:16:00Z">
        <w:r>
          <w:t>Menu</w:t>
        </w:r>
      </w:ins>
    </w:p>
    <w:p w14:paraId="0DBF7EB4" w14:textId="77777777" w:rsidR="00643D51" w:rsidRDefault="00643D51" w:rsidP="00643D51">
      <w:pPr>
        <w:pStyle w:val="SOP1Text"/>
        <w:numPr>
          <w:ilvl w:val="0"/>
          <w:numId w:val="69"/>
        </w:numPr>
        <w:rPr>
          <w:ins w:id="153" w:author="JOHNSON Jacqueline M" w:date="2026-04-14T21:19:00Z"/>
          <w:rFonts w:ascii="Calibri" w:hAnsi="Calibri" w:cs="Calibri"/>
          <w:sz w:val="22"/>
          <w:szCs w:val="22"/>
        </w:rPr>
        <w:pPrChange w:id="154" w:author="JOHNSON Jacqueline M" w:date="2026-04-14T21:20:00Z">
          <w:pPr>
            <w:pStyle w:val="SOP1Text"/>
            <w:ind w:left="1152"/>
          </w:pPr>
        </w:pPrChange>
      </w:pPr>
      <w:ins w:id="155" w:author="JOHNSON Jacqueline M" w:date="2026-04-14T21:19:00Z">
        <w:r>
          <w:rPr>
            <w:rFonts w:ascii="Calibri" w:hAnsi="Calibri" w:cs="Calibri"/>
            <w:sz w:val="22"/>
            <w:szCs w:val="22"/>
          </w:rPr>
          <w:t>Screens listed in the m</w:t>
        </w:r>
        <w:r w:rsidRPr="008137F8">
          <w:rPr>
            <w:rFonts w:ascii="Calibri" w:hAnsi="Calibri" w:cs="Calibri"/>
            <w:sz w:val="22"/>
            <w:szCs w:val="22"/>
          </w:rPr>
          <w:t xml:space="preserve">enu </w:t>
        </w:r>
      </w:ins>
      <w:ins w:id="156" w:author="JOHNSON Jacqueline M" w:date="2026-04-14T21:39:00Z">
        <w:r w:rsidR="00072562">
          <w:rPr>
            <w:rFonts w:ascii="Calibri" w:hAnsi="Calibri" w:cs="Calibri"/>
            <w:sz w:val="22"/>
            <w:szCs w:val="22"/>
          </w:rPr>
          <w:t>are</w:t>
        </w:r>
      </w:ins>
      <w:ins w:id="157" w:author="JOHNSON Jacqueline M" w:date="2026-04-14T21:19:00Z">
        <w:r>
          <w:rPr>
            <w:rFonts w:ascii="Calibri" w:hAnsi="Calibri" w:cs="Calibri"/>
            <w:sz w:val="22"/>
            <w:szCs w:val="22"/>
          </w:rPr>
          <w:t xml:space="preserve"> displayed with pre-configured </w:t>
        </w:r>
        <w:r w:rsidRPr="008137F8">
          <w:rPr>
            <w:rFonts w:ascii="Calibri" w:hAnsi="Calibri" w:cs="Calibri"/>
            <w:sz w:val="22"/>
            <w:szCs w:val="22"/>
          </w:rPr>
          <w:t>icons</w:t>
        </w:r>
        <w:r>
          <w:rPr>
            <w:rFonts w:ascii="Calibri" w:hAnsi="Calibri" w:cs="Calibri"/>
            <w:sz w:val="22"/>
            <w:szCs w:val="22"/>
          </w:rPr>
          <w:t>. The menu icons</w:t>
        </w:r>
        <w:r w:rsidRPr="008137F8">
          <w:rPr>
            <w:rFonts w:ascii="Calibri" w:hAnsi="Calibri" w:cs="Calibri"/>
            <w:sz w:val="22"/>
            <w:szCs w:val="22"/>
          </w:rPr>
          <w:t xml:space="preserve"> for screens listed below </w:t>
        </w:r>
      </w:ins>
      <w:ins w:id="158" w:author="JOHNSON Jacqueline M" w:date="2026-04-14T21:40:00Z">
        <w:r w:rsidR="00072562">
          <w:rPr>
            <w:rFonts w:ascii="Calibri" w:hAnsi="Calibri" w:cs="Calibri"/>
            <w:sz w:val="22"/>
            <w:szCs w:val="22"/>
          </w:rPr>
          <w:t>are displayed</w:t>
        </w:r>
      </w:ins>
      <w:ins w:id="159" w:author="JOHNSON Jacqueline M" w:date="2026-04-14T21:19:00Z">
        <w:r w:rsidRPr="008137F8">
          <w:rPr>
            <w:rFonts w:ascii="Calibri" w:hAnsi="Calibri" w:cs="Calibri"/>
            <w:sz w:val="22"/>
            <w:szCs w:val="22"/>
          </w:rPr>
          <w:t xml:space="preserve"> </w:t>
        </w:r>
      </w:ins>
      <w:ins w:id="160" w:author="JOHNSON Jacqueline M" w:date="2026-04-14T21:40:00Z">
        <w:r w:rsidR="00072562">
          <w:rPr>
            <w:rFonts w:ascii="Calibri" w:hAnsi="Calibri" w:cs="Calibri"/>
            <w:sz w:val="22"/>
            <w:szCs w:val="22"/>
          </w:rPr>
          <w:t>using</w:t>
        </w:r>
      </w:ins>
      <w:ins w:id="161" w:author="JOHNSON Jacqueline M" w:date="2026-04-14T21:39:00Z">
        <w:r w:rsidR="00072562">
          <w:rPr>
            <w:rFonts w:ascii="Calibri" w:hAnsi="Calibri" w:cs="Calibri"/>
            <w:sz w:val="22"/>
            <w:szCs w:val="22"/>
          </w:rPr>
          <w:t xml:space="preserve"> </w:t>
        </w:r>
      </w:ins>
      <w:ins w:id="162" w:author="JOHNSON Jacqueline M" w:date="2026-04-14T21:19:00Z">
        <w:r w:rsidRPr="008137F8">
          <w:rPr>
            <w:rFonts w:ascii="Calibri" w:hAnsi="Calibri" w:cs="Calibri"/>
            <w:sz w:val="22"/>
            <w:szCs w:val="22"/>
          </w:rPr>
          <w:t>a highlight color</w:t>
        </w:r>
      </w:ins>
      <w:ins w:id="163" w:author="JOHNSON Jacqueline M" w:date="2026-04-14T21:36:00Z">
        <w:r w:rsidR="00FA1407">
          <w:rPr>
            <w:rFonts w:ascii="Calibri" w:hAnsi="Calibri" w:cs="Calibri"/>
            <w:sz w:val="22"/>
            <w:szCs w:val="22"/>
          </w:rPr>
          <w:t>, with t</w:t>
        </w:r>
      </w:ins>
      <w:ins w:id="164" w:author="JOHNSON Jacqueline M" w:date="2026-04-14T21:24:00Z">
        <w:r>
          <w:rPr>
            <w:rFonts w:ascii="Calibri" w:hAnsi="Calibri" w:cs="Calibri"/>
            <w:sz w:val="22"/>
            <w:szCs w:val="22"/>
          </w:rPr>
          <w:t xml:space="preserve">he same </w:t>
        </w:r>
      </w:ins>
      <w:ins w:id="165" w:author="JOHNSON Jacqueline M" w:date="2026-04-14T21:36:00Z">
        <w:r w:rsidR="00FA1407">
          <w:rPr>
            <w:rFonts w:ascii="Calibri" w:hAnsi="Calibri" w:cs="Calibri"/>
            <w:sz w:val="22"/>
            <w:szCs w:val="22"/>
          </w:rPr>
          <w:t>color</w:t>
        </w:r>
      </w:ins>
      <w:ins w:id="166" w:author="JOHNSON Jacqueline M" w:date="2026-04-14T21:24:00Z">
        <w:r>
          <w:rPr>
            <w:rFonts w:ascii="Calibri" w:hAnsi="Calibri" w:cs="Calibri"/>
            <w:sz w:val="22"/>
            <w:szCs w:val="22"/>
          </w:rPr>
          <w:t xml:space="preserve"> </w:t>
        </w:r>
      </w:ins>
      <w:ins w:id="167" w:author="JOHNSON Jacqueline M" w:date="2026-04-14T21:40:00Z">
        <w:r w:rsidR="00072562">
          <w:rPr>
            <w:rFonts w:ascii="Calibri" w:hAnsi="Calibri" w:cs="Calibri"/>
            <w:sz w:val="22"/>
            <w:szCs w:val="22"/>
          </w:rPr>
          <w:t>applied</w:t>
        </w:r>
      </w:ins>
      <w:ins w:id="168" w:author="JOHNSON Jacqueline M" w:date="2026-04-14T21:24:00Z">
        <w:r>
          <w:rPr>
            <w:rFonts w:ascii="Calibri" w:hAnsi="Calibri" w:cs="Calibri"/>
            <w:sz w:val="22"/>
            <w:szCs w:val="22"/>
          </w:rPr>
          <w:t xml:space="preserve"> for</w:t>
        </w:r>
      </w:ins>
      <w:ins w:id="169" w:author="JOHNSON Jacqueline M" w:date="2026-04-14T21:33:00Z">
        <w:r w:rsidR="00FA1407">
          <w:rPr>
            <w:rFonts w:ascii="Calibri" w:hAnsi="Calibri" w:cs="Calibri"/>
            <w:sz w:val="22"/>
            <w:szCs w:val="22"/>
          </w:rPr>
          <w:t xml:space="preserve"> </w:t>
        </w:r>
      </w:ins>
      <w:ins w:id="170" w:author="JOHNSON Jacqueline M" w:date="2026-04-14T21:34:00Z">
        <w:r w:rsidR="00FA1407">
          <w:rPr>
            <w:rFonts w:ascii="Calibri" w:hAnsi="Calibri" w:cs="Calibri"/>
            <w:sz w:val="22"/>
            <w:szCs w:val="22"/>
          </w:rPr>
          <w:t xml:space="preserve">menu icons of </w:t>
        </w:r>
      </w:ins>
      <w:ins w:id="171" w:author="JOHNSON Jacqueline M" w:date="2026-04-14T21:33:00Z">
        <w:r w:rsidR="00FA1407">
          <w:rPr>
            <w:rFonts w:ascii="Calibri" w:hAnsi="Calibri" w:cs="Calibri"/>
            <w:sz w:val="22"/>
            <w:szCs w:val="22"/>
          </w:rPr>
          <w:t>each</w:t>
        </w:r>
      </w:ins>
      <w:ins w:id="172" w:author="JOHNSON Jacqueline M" w:date="2026-04-14T21:34:00Z">
        <w:r w:rsidR="00FA1407">
          <w:rPr>
            <w:rFonts w:ascii="Calibri" w:hAnsi="Calibri" w:cs="Calibri"/>
            <w:sz w:val="22"/>
            <w:szCs w:val="22"/>
          </w:rPr>
          <w:t xml:space="preserve"> of the following</w:t>
        </w:r>
      </w:ins>
      <w:ins w:id="173" w:author="JOHNSON Jacqueline M" w:date="2026-04-14T21:36:00Z">
        <w:r w:rsidR="00FA1407">
          <w:rPr>
            <w:rFonts w:ascii="Calibri" w:hAnsi="Calibri" w:cs="Calibri"/>
            <w:sz w:val="22"/>
            <w:szCs w:val="22"/>
          </w:rPr>
          <w:t xml:space="preserve"> sets of screens</w:t>
        </w:r>
      </w:ins>
      <w:ins w:id="174" w:author="JOHNSON Jacqueline M" w:date="2026-04-14T21:34:00Z">
        <w:r w:rsidR="00FA1407">
          <w:rPr>
            <w:rFonts w:ascii="Calibri" w:hAnsi="Calibri" w:cs="Calibri"/>
            <w:sz w:val="22"/>
            <w:szCs w:val="22"/>
          </w:rPr>
          <w:t>:</w:t>
        </w:r>
      </w:ins>
      <w:ins w:id="175" w:author="JOHNSON Jacqueline M" w:date="2026-04-14T21:33:00Z">
        <w:r w:rsidR="00FA1407">
          <w:rPr>
            <w:rFonts w:ascii="Calibri" w:hAnsi="Calibri" w:cs="Calibri"/>
            <w:sz w:val="22"/>
            <w:szCs w:val="22"/>
          </w:rPr>
          <w:t xml:space="preserve"> </w:t>
        </w:r>
      </w:ins>
      <w:ins w:id="176" w:author="JOHNSON Jacqueline M" w:date="2026-04-14T21:24:00Z">
        <w:r>
          <w:rPr>
            <w:rFonts w:ascii="Calibri" w:hAnsi="Calibri" w:cs="Calibri"/>
            <w:sz w:val="22"/>
            <w:szCs w:val="22"/>
          </w:rPr>
          <w:t xml:space="preserve"> </w:t>
        </w:r>
      </w:ins>
    </w:p>
    <w:p w14:paraId="066C7186" w14:textId="77777777" w:rsidR="00643D51" w:rsidRDefault="00643D51" w:rsidP="00643D51">
      <w:pPr>
        <w:pStyle w:val="SOP1Text"/>
        <w:numPr>
          <w:ilvl w:val="2"/>
          <w:numId w:val="67"/>
        </w:numPr>
        <w:rPr>
          <w:ins w:id="177" w:author="JOHNSON Jacqueline M" w:date="2026-04-14T21:19:00Z"/>
          <w:rFonts w:ascii="Calibri" w:hAnsi="Calibri" w:cs="Calibri"/>
          <w:sz w:val="22"/>
          <w:szCs w:val="22"/>
        </w:rPr>
      </w:pPr>
      <w:ins w:id="178" w:author="JOHNSON Jacqueline M" w:date="2026-04-14T21:19:00Z">
        <w:r w:rsidRPr="00EF0780">
          <w:rPr>
            <w:rFonts w:ascii="Calibri" w:hAnsi="Calibri" w:cs="Calibri"/>
            <w:sz w:val="22"/>
            <w:szCs w:val="22"/>
          </w:rPr>
          <w:t xml:space="preserve">Work Order, Work Request, </w:t>
        </w:r>
      </w:ins>
      <w:ins w:id="179" w:author="JOHNSON Jacqueline M" w:date="2026-04-14T21:29:00Z">
        <w:r w:rsidR="00670232">
          <w:rPr>
            <w:rFonts w:ascii="Calibri" w:hAnsi="Calibri" w:cs="Calibri"/>
            <w:sz w:val="22"/>
            <w:szCs w:val="22"/>
          </w:rPr>
          <w:t>Work Ord</w:t>
        </w:r>
      </w:ins>
      <w:ins w:id="180" w:author="JOHNSON Jacqueline M" w:date="2026-04-14T21:30:00Z">
        <w:r w:rsidR="00670232">
          <w:rPr>
            <w:rFonts w:ascii="Calibri" w:hAnsi="Calibri" w:cs="Calibri"/>
            <w:sz w:val="22"/>
            <w:szCs w:val="22"/>
          </w:rPr>
          <w:t xml:space="preserve">er Schedule, </w:t>
        </w:r>
      </w:ins>
      <w:ins w:id="181" w:author="JOHNSON Jacqueline M" w:date="2026-04-14T21:19:00Z">
        <w:r w:rsidRPr="00EF0780">
          <w:rPr>
            <w:rFonts w:ascii="Calibri" w:hAnsi="Calibri" w:cs="Calibri"/>
            <w:sz w:val="22"/>
            <w:szCs w:val="22"/>
          </w:rPr>
          <w:t>W</w:t>
        </w:r>
        <w:r>
          <w:rPr>
            <w:rFonts w:ascii="Calibri" w:hAnsi="Calibri" w:cs="Calibri"/>
            <w:sz w:val="22"/>
            <w:szCs w:val="22"/>
          </w:rPr>
          <w:t>ork Order -</w:t>
        </w:r>
        <w:r w:rsidRPr="00EF0780">
          <w:rPr>
            <w:rFonts w:ascii="Calibri" w:hAnsi="Calibri" w:cs="Calibri"/>
            <w:sz w:val="22"/>
            <w:szCs w:val="22"/>
          </w:rPr>
          <w:t xml:space="preserve"> Checklist, Operator Checklist, Batch Book Labor, Hours Worked</w:t>
        </w:r>
      </w:ins>
      <w:ins w:id="182" w:author="JOHNSON Jacqueline M" w:date="2026-04-14T21:37:00Z">
        <w:r w:rsidR="00FA1407">
          <w:rPr>
            <w:rFonts w:ascii="Calibri" w:hAnsi="Calibri" w:cs="Calibri"/>
            <w:sz w:val="22"/>
            <w:szCs w:val="22"/>
          </w:rPr>
          <w:t>.</w:t>
        </w:r>
      </w:ins>
    </w:p>
    <w:p w14:paraId="094BC2A7" w14:textId="77777777" w:rsidR="00643D51" w:rsidRDefault="00643D51" w:rsidP="00643D51">
      <w:pPr>
        <w:pStyle w:val="SOP1Text"/>
        <w:numPr>
          <w:ilvl w:val="2"/>
          <w:numId w:val="67"/>
        </w:numPr>
        <w:rPr>
          <w:ins w:id="183" w:author="JOHNSON Jacqueline M" w:date="2026-04-14T21:19:00Z"/>
          <w:rFonts w:ascii="Calibri" w:hAnsi="Calibri" w:cs="Calibri"/>
          <w:sz w:val="22"/>
          <w:szCs w:val="22"/>
        </w:rPr>
      </w:pPr>
      <w:ins w:id="184" w:author="JOHNSON Jacqueline M" w:date="2026-04-14T21:19:00Z">
        <w:r w:rsidRPr="00EF0780">
          <w:rPr>
            <w:rFonts w:ascii="Calibri" w:hAnsi="Calibri" w:cs="Calibri"/>
            <w:sz w:val="22"/>
            <w:szCs w:val="22"/>
          </w:rPr>
          <w:t>Equipment, Asset Inventory</w:t>
        </w:r>
        <w:r>
          <w:rPr>
            <w:rFonts w:ascii="Calibri" w:hAnsi="Calibri" w:cs="Calibri"/>
            <w:sz w:val="22"/>
            <w:szCs w:val="22"/>
          </w:rPr>
          <w:t>, Replace Physical Meter, Notebook</w:t>
        </w:r>
      </w:ins>
      <w:ins w:id="185" w:author="JOHNSON Jacqueline M" w:date="2026-04-14T21:37:00Z">
        <w:r w:rsidR="00FA1407">
          <w:rPr>
            <w:rFonts w:ascii="Calibri" w:hAnsi="Calibri" w:cs="Calibri"/>
            <w:sz w:val="22"/>
            <w:szCs w:val="22"/>
          </w:rPr>
          <w:t>.</w:t>
        </w:r>
      </w:ins>
    </w:p>
    <w:p w14:paraId="3A773126" w14:textId="77777777" w:rsidR="00643D51" w:rsidRDefault="00643D51" w:rsidP="00643D51">
      <w:pPr>
        <w:pStyle w:val="SOP1Text"/>
        <w:numPr>
          <w:ilvl w:val="2"/>
          <w:numId w:val="67"/>
        </w:numPr>
        <w:rPr>
          <w:ins w:id="186" w:author="JOHNSON Jacqueline M" w:date="2026-04-14T21:19:00Z"/>
          <w:rFonts w:ascii="Calibri" w:hAnsi="Calibri" w:cs="Calibri"/>
          <w:sz w:val="22"/>
          <w:szCs w:val="22"/>
        </w:rPr>
      </w:pPr>
      <w:ins w:id="187" w:author="JOHNSON Jacqueline M" w:date="2026-04-14T21:19:00Z">
        <w:r w:rsidRPr="00EF0780">
          <w:rPr>
            <w:rFonts w:ascii="Calibri" w:hAnsi="Calibri" w:cs="Calibri"/>
            <w:sz w:val="22"/>
            <w:szCs w:val="22"/>
          </w:rPr>
          <w:t>Physical Inventory</w:t>
        </w:r>
        <w:r>
          <w:rPr>
            <w:rFonts w:ascii="Calibri" w:hAnsi="Calibri" w:cs="Calibri"/>
            <w:sz w:val="22"/>
            <w:szCs w:val="22"/>
          </w:rPr>
          <w:t xml:space="preserve"> – CONNECTED, Physical Inventory</w:t>
        </w:r>
      </w:ins>
      <w:ins w:id="188" w:author="JOHNSON Jacqueline M" w:date="2026-04-14T21:37:00Z">
        <w:r w:rsidR="00FA1407">
          <w:rPr>
            <w:rFonts w:ascii="Calibri" w:hAnsi="Calibri" w:cs="Calibri"/>
            <w:sz w:val="22"/>
            <w:szCs w:val="22"/>
          </w:rPr>
          <w:t>.</w:t>
        </w:r>
      </w:ins>
    </w:p>
    <w:p w14:paraId="09A5464A" w14:textId="77777777" w:rsidR="00643D51" w:rsidRDefault="00643D51" w:rsidP="00643D51">
      <w:pPr>
        <w:pStyle w:val="SOP1Text"/>
        <w:numPr>
          <w:ilvl w:val="2"/>
          <w:numId w:val="67"/>
        </w:numPr>
        <w:rPr>
          <w:ins w:id="189" w:author="JOHNSON Jacqueline M" w:date="2026-04-14T21:19:00Z"/>
          <w:rFonts w:ascii="Calibri" w:hAnsi="Calibri" w:cs="Calibri"/>
          <w:sz w:val="22"/>
          <w:szCs w:val="22"/>
        </w:rPr>
      </w:pPr>
      <w:ins w:id="190" w:author="JOHNSON Jacqueline M" w:date="2026-04-14T21:19:00Z">
        <w:r w:rsidRPr="00EF0780">
          <w:rPr>
            <w:rFonts w:ascii="Calibri" w:hAnsi="Calibri" w:cs="Calibri"/>
            <w:sz w:val="22"/>
            <w:szCs w:val="22"/>
          </w:rPr>
          <w:t>PO Receipts, Receive Asset</w:t>
        </w:r>
      </w:ins>
      <w:ins w:id="191" w:author="JOHNSON Jacqueline M" w:date="2026-04-14T21:37:00Z">
        <w:r w:rsidR="00FA1407">
          <w:rPr>
            <w:rFonts w:ascii="Calibri" w:hAnsi="Calibri" w:cs="Calibri"/>
            <w:sz w:val="22"/>
            <w:szCs w:val="22"/>
          </w:rPr>
          <w:t>.</w:t>
        </w:r>
      </w:ins>
    </w:p>
    <w:p w14:paraId="2486434D" w14:textId="77777777" w:rsidR="00643D51" w:rsidRDefault="00643D51" w:rsidP="00643D51">
      <w:pPr>
        <w:pStyle w:val="SOP1Text"/>
        <w:numPr>
          <w:ilvl w:val="2"/>
          <w:numId w:val="67"/>
        </w:numPr>
        <w:rPr>
          <w:ins w:id="192" w:author="JOHNSON Jacqueline M" w:date="2026-04-14T21:19:00Z"/>
          <w:rFonts w:ascii="Calibri" w:hAnsi="Calibri" w:cs="Calibri"/>
          <w:sz w:val="22"/>
          <w:szCs w:val="22"/>
        </w:rPr>
      </w:pPr>
      <w:ins w:id="193" w:author="JOHNSON Jacqueline M" w:date="2026-04-14T21:19:00Z">
        <w:r w:rsidRPr="00EF0780">
          <w:rPr>
            <w:rFonts w:ascii="Calibri" w:hAnsi="Calibri" w:cs="Calibri"/>
            <w:sz w:val="22"/>
            <w:szCs w:val="22"/>
          </w:rPr>
          <w:t>Permit to Work, Permit to Work Safety</w:t>
        </w:r>
      </w:ins>
      <w:ins w:id="194" w:author="JOHNSON Jacqueline M" w:date="2026-04-14T21:37:00Z">
        <w:r w:rsidR="00FA1407">
          <w:rPr>
            <w:rFonts w:ascii="Calibri" w:hAnsi="Calibri" w:cs="Calibri"/>
            <w:sz w:val="22"/>
            <w:szCs w:val="22"/>
          </w:rPr>
          <w:t>.</w:t>
        </w:r>
      </w:ins>
    </w:p>
    <w:p w14:paraId="4DD0A036" w14:textId="77777777" w:rsidR="00643D51" w:rsidRPr="00EF0780" w:rsidRDefault="00643D51" w:rsidP="00643D51">
      <w:pPr>
        <w:pStyle w:val="SOP1Text"/>
        <w:numPr>
          <w:ilvl w:val="2"/>
          <w:numId w:val="67"/>
        </w:numPr>
        <w:rPr>
          <w:ins w:id="195" w:author="JOHNSON Jacqueline M" w:date="2026-04-14T21:19:00Z"/>
          <w:rFonts w:ascii="Calibri" w:hAnsi="Calibri" w:cs="Calibri"/>
          <w:sz w:val="22"/>
          <w:szCs w:val="22"/>
        </w:rPr>
      </w:pPr>
      <w:ins w:id="196" w:author="JOHNSON Jacqueline M" w:date="2026-04-14T21:19:00Z">
        <w:r>
          <w:rPr>
            <w:rFonts w:ascii="Calibri" w:hAnsi="Calibri" w:cs="Calibri"/>
            <w:sz w:val="22"/>
            <w:szCs w:val="22"/>
          </w:rPr>
          <w:lastRenderedPageBreak/>
          <w:t>Map View</w:t>
        </w:r>
      </w:ins>
      <w:ins w:id="197" w:author="JOHNSON Jacqueline M" w:date="2026-04-14T21:38:00Z">
        <w:r w:rsidR="00FA1407">
          <w:rPr>
            <w:rFonts w:ascii="Calibri" w:hAnsi="Calibri" w:cs="Calibri"/>
            <w:sz w:val="22"/>
            <w:szCs w:val="22"/>
          </w:rPr>
          <w:br/>
        </w:r>
      </w:ins>
    </w:p>
    <w:p w14:paraId="579F1D25" w14:textId="77777777" w:rsidR="00FA1407" w:rsidRDefault="00643D51" w:rsidP="00FA1407">
      <w:pPr>
        <w:pStyle w:val="SOP2Text"/>
        <w:ind w:firstLine="360"/>
        <w:rPr>
          <w:ins w:id="198" w:author="JOHNSON Jacqueline M" w:date="2026-04-14T21:38:00Z"/>
          <w:rFonts w:ascii="Calibri" w:hAnsi="Calibri" w:cs="Calibri"/>
          <w:sz w:val="22"/>
          <w:szCs w:val="22"/>
        </w:rPr>
        <w:pPrChange w:id="199" w:author="JOHNSON Jacqueline M" w:date="2026-04-14T21:38:00Z">
          <w:pPr>
            <w:pStyle w:val="SOP2Text"/>
          </w:pPr>
        </w:pPrChange>
      </w:pPr>
      <w:ins w:id="200" w:author="JOHNSON Jacqueline M" w:date="2026-04-14T21:19:00Z">
        <w:r>
          <w:rPr>
            <w:rFonts w:ascii="Calibri" w:hAnsi="Calibri" w:cs="Calibri"/>
            <w:sz w:val="22"/>
            <w:szCs w:val="22"/>
          </w:rPr>
          <w:t xml:space="preserve">All other menu icons will not </w:t>
        </w:r>
      </w:ins>
      <w:ins w:id="201" w:author="JOHNSON Jacqueline M" w:date="2026-04-14T21:37:00Z">
        <w:r w:rsidR="00FA1407">
          <w:rPr>
            <w:rFonts w:ascii="Calibri" w:hAnsi="Calibri" w:cs="Calibri"/>
            <w:sz w:val="22"/>
            <w:szCs w:val="22"/>
          </w:rPr>
          <w:t xml:space="preserve">be </w:t>
        </w:r>
      </w:ins>
      <w:ins w:id="202" w:author="JOHNSON Jacqueline M" w:date="2026-04-14T21:19:00Z">
        <w:r>
          <w:rPr>
            <w:rFonts w:ascii="Calibri" w:hAnsi="Calibri" w:cs="Calibri"/>
            <w:sz w:val="22"/>
            <w:szCs w:val="22"/>
          </w:rPr>
          <w:t>display</w:t>
        </w:r>
      </w:ins>
      <w:ins w:id="203" w:author="JOHNSON Jacqueline M" w:date="2026-04-14T21:37:00Z">
        <w:r w:rsidR="00FA1407">
          <w:rPr>
            <w:rFonts w:ascii="Calibri" w:hAnsi="Calibri" w:cs="Calibri"/>
            <w:sz w:val="22"/>
            <w:szCs w:val="22"/>
          </w:rPr>
          <w:t>ed</w:t>
        </w:r>
      </w:ins>
      <w:ins w:id="204" w:author="JOHNSON Jacqueline M" w:date="2026-04-14T21:19:00Z">
        <w:r>
          <w:rPr>
            <w:rFonts w:ascii="Calibri" w:hAnsi="Calibri" w:cs="Calibri"/>
            <w:sz w:val="22"/>
            <w:szCs w:val="22"/>
          </w:rPr>
          <w:t xml:space="preserve"> highlight</w:t>
        </w:r>
      </w:ins>
      <w:ins w:id="205" w:author="JOHNSON Jacqueline M" w:date="2026-04-14T21:37:00Z">
        <w:r w:rsidR="00FA1407">
          <w:rPr>
            <w:rFonts w:ascii="Calibri" w:hAnsi="Calibri" w:cs="Calibri"/>
            <w:sz w:val="22"/>
            <w:szCs w:val="22"/>
          </w:rPr>
          <w:t xml:space="preserve"> color</w:t>
        </w:r>
      </w:ins>
      <w:ins w:id="206" w:author="JOHNSON Jacqueline M" w:date="2026-04-14T21:19:00Z">
        <w:r w:rsidRPr="008137F8">
          <w:rPr>
            <w:rFonts w:ascii="Calibri" w:hAnsi="Calibri" w:cs="Calibri"/>
            <w:sz w:val="22"/>
            <w:szCs w:val="22"/>
          </w:rPr>
          <w:t xml:space="preserve">. </w:t>
        </w:r>
        <w:r w:rsidRPr="008137F8">
          <w:rPr>
            <w:rFonts w:ascii="Calibri" w:hAnsi="Calibri" w:cs="Calibri"/>
            <w:sz w:val="22"/>
            <w:szCs w:val="22"/>
          </w:rPr>
          <w:br/>
        </w:r>
      </w:ins>
    </w:p>
    <w:p w14:paraId="0E2DF301" w14:textId="77777777" w:rsidR="00643D51" w:rsidRDefault="00643D51" w:rsidP="00FA1407">
      <w:pPr>
        <w:pStyle w:val="SOP2Text"/>
        <w:numPr>
          <w:ilvl w:val="0"/>
          <w:numId w:val="69"/>
        </w:numPr>
        <w:rPr>
          <w:ins w:id="207" w:author="JOHNSON Jacqueline M" w:date="2026-04-14T21:19:00Z"/>
        </w:rPr>
        <w:pPrChange w:id="208" w:author="JOHNSON Jacqueline M" w:date="2026-04-14T21:38:00Z">
          <w:pPr>
            <w:pStyle w:val="SOP2Text"/>
          </w:pPr>
        </w:pPrChange>
      </w:pPr>
      <w:ins w:id="209" w:author="JOHNSON Jacqueline M" w:date="2026-04-14T21:19:00Z">
        <w:r w:rsidRPr="008137F8">
          <w:rPr>
            <w:rFonts w:ascii="Calibri" w:hAnsi="Calibri" w:cs="Calibri"/>
            <w:sz w:val="22"/>
            <w:szCs w:val="22"/>
          </w:rPr>
          <w:t>The Sync Data and Logout options will be pinned to the bottom, under the scrollable menu.</w:t>
        </w:r>
      </w:ins>
    </w:p>
    <w:p w14:paraId="13D029AF" w14:textId="77777777" w:rsidR="00643D51" w:rsidRDefault="00643D51" w:rsidP="00643D51">
      <w:pPr>
        <w:pStyle w:val="SOP2Text"/>
        <w:rPr>
          <w:ins w:id="210" w:author="Brett Raines SG-20519 r4" w:date="2026-06-04T08:40:00Z"/>
        </w:rPr>
      </w:pPr>
    </w:p>
    <w:p w14:paraId="33DBDA85" w14:textId="77777777" w:rsidR="007D6255" w:rsidRDefault="007D6255" w:rsidP="007D6255">
      <w:pPr>
        <w:pStyle w:val="SOP2Heading"/>
        <w:rPr>
          <w:ins w:id="211" w:author="Brett Raines SG-20519 r4" w:date="2026-06-04T08:40:00Z"/>
        </w:rPr>
      </w:pPr>
      <w:ins w:id="212" w:author="Brett Raines SG-20519 r4" w:date="2026-06-04T08:40:00Z">
        <w:r>
          <w:t>SUMO Logging for Screen Usage</w:t>
        </w:r>
      </w:ins>
    </w:p>
    <w:p w14:paraId="145ADFC9" w14:textId="77777777" w:rsidR="007D6255" w:rsidRDefault="007D6255" w:rsidP="007D6255">
      <w:pPr>
        <w:ind w:left="810"/>
        <w:rPr>
          <w:ins w:id="213" w:author="Brett Raines SG-20519 r4" w:date="2026-06-04T08:40:00Z"/>
        </w:rPr>
      </w:pPr>
      <w:ins w:id="214" w:author="Brett Raines SG-20519 r4" w:date="2026-06-04T08:40:00Z">
        <w:r w:rsidRPr="00015AC1">
          <w:t>The system will log screen usage data to SUMO in order to capture screen access activity within Attune EAM Mobile Offline. It will capture the following information</w:t>
        </w:r>
        <w:r>
          <w:t>:</w:t>
        </w:r>
      </w:ins>
    </w:p>
    <w:p w14:paraId="7D47CFB9" w14:textId="77777777" w:rsidR="007D6255" w:rsidRDefault="007D6255" w:rsidP="007D6255">
      <w:pPr>
        <w:ind w:left="450" w:hanging="450"/>
        <w:rPr>
          <w:ins w:id="215" w:author="Brett Raines SG-20519 r4" w:date="2026-06-04T08:40:00Z"/>
          <w:rFonts w:ascii="Times New Roman" w:hAnsi="Times New Roman"/>
        </w:rPr>
      </w:pPr>
    </w:p>
    <w:p w14:paraId="46F8E4C4" w14:textId="77777777" w:rsidR="007D6255" w:rsidRDefault="007D6255" w:rsidP="007D6255">
      <w:pPr>
        <w:ind w:firstLine="1080"/>
        <w:rPr>
          <w:ins w:id="216" w:author="Brett Raines SG-20519 r4" w:date="2026-06-04T08:40:00Z"/>
        </w:rPr>
      </w:pPr>
      <w:ins w:id="217" w:author="Brett Raines SG-20519 r4" w:date="2026-06-04T08:40:00Z">
        <w:r>
          <w:t xml:space="preserve">a. Prefix Identifier (for example, MOLOG) </w:t>
        </w:r>
      </w:ins>
    </w:p>
    <w:p w14:paraId="556D1715" w14:textId="77777777" w:rsidR="007D6255" w:rsidRDefault="007D6255" w:rsidP="007D6255">
      <w:pPr>
        <w:ind w:firstLine="1080"/>
        <w:rPr>
          <w:ins w:id="218" w:author="Brett Raines SG-20519 r4" w:date="2026-06-04T08:40:00Z"/>
        </w:rPr>
      </w:pPr>
      <w:ins w:id="219" w:author="Brett Raines SG-20519 r4" w:date="2026-06-04T08:40:00Z">
        <w:r>
          <w:t xml:space="preserve">b. UserID </w:t>
        </w:r>
      </w:ins>
    </w:p>
    <w:p w14:paraId="551B5F56" w14:textId="77777777" w:rsidR="007D6255" w:rsidRDefault="007D6255" w:rsidP="007D6255">
      <w:pPr>
        <w:ind w:firstLine="1080"/>
        <w:rPr>
          <w:ins w:id="220" w:author="Brett Raines SG-20519 r4" w:date="2026-06-04T08:40:00Z"/>
        </w:rPr>
      </w:pPr>
      <w:ins w:id="221" w:author="Brett Raines SG-20519 r4" w:date="2026-06-04T08:40:00Z">
        <w:r>
          <w:t xml:space="preserve">c. Tenant </w:t>
        </w:r>
      </w:ins>
    </w:p>
    <w:p w14:paraId="162556DD" w14:textId="77777777" w:rsidR="007D6255" w:rsidRDefault="007D6255" w:rsidP="007D6255">
      <w:pPr>
        <w:ind w:firstLine="1080"/>
        <w:rPr>
          <w:ins w:id="222" w:author="Brett Raines SG-20519 r4" w:date="2026-06-04T08:40:00Z"/>
        </w:rPr>
      </w:pPr>
      <w:ins w:id="223" w:author="Brett Raines SG-20519 r4" w:date="2026-06-04T08:40:00Z">
        <w:r>
          <w:t xml:space="preserve">d. Screen ID </w:t>
        </w:r>
      </w:ins>
    </w:p>
    <w:p w14:paraId="31820FFD" w14:textId="77777777" w:rsidR="007D6255" w:rsidRDefault="007D6255" w:rsidP="007D6255">
      <w:pPr>
        <w:ind w:firstLine="1080"/>
        <w:rPr>
          <w:ins w:id="224" w:author="Brett Raines SG-20519 r4" w:date="2026-06-04T08:40:00Z"/>
        </w:rPr>
      </w:pPr>
      <w:ins w:id="225" w:author="Brett Raines SG-20519 r4" w:date="2026-06-04T08:40:00Z">
        <w:r>
          <w:t>e. Date/time of screen access</w:t>
        </w:r>
      </w:ins>
    </w:p>
    <w:p w14:paraId="65AC1D1F" w14:textId="77777777" w:rsidR="007D6255" w:rsidRDefault="007D6255" w:rsidP="007D6255">
      <w:pPr>
        <w:ind w:firstLine="810"/>
        <w:rPr>
          <w:ins w:id="226" w:author="Brett Raines SG-20519 r4" w:date="2026-06-04T08:40:00Z"/>
        </w:rPr>
      </w:pPr>
    </w:p>
    <w:p w14:paraId="16E621A7" w14:textId="77777777" w:rsidR="007D6255" w:rsidRDefault="007D6255" w:rsidP="007D6255">
      <w:pPr>
        <w:ind w:left="806" w:firstLine="4"/>
        <w:rPr>
          <w:ins w:id="227" w:author="Brett Raines SG-20519 r4" w:date="2026-06-04T08:40:00Z"/>
        </w:rPr>
      </w:pPr>
      <w:ins w:id="228" w:author="Brett Raines SG-20519 r4" w:date="2026-06-04T08:40:00Z">
        <w:r>
          <w:t xml:space="preserve">Example output: </w:t>
        </w:r>
      </w:ins>
    </w:p>
    <w:p w14:paraId="15A5D305" w14:textId="77777777" w:rsidR="007D6255" w:rsidRDefault="007D6255" w:rsidP="007D6255">
      <w:pPr>
        <w:ind w:left="806" w:firstLine="4"/>
        <w:rPr>
          <w:ins w:id="229" w:author="Brett Raines SG-20519 r4" w:date="2026-06-04T08:40:00Z"/>
          <w:rStyle w:val="HTMLCode"/>
        </w:rPr>
      </w:pPr>
      <w:ins w:id="230" w:author="Brett Raines SG-20519 r4" w:date="2026-06-04T08:40:00Z">
        <w:r>
          <w:rPr>
            <w:rStyle w:val="HTMLCode"/>
          </w:rPr>
          <w:t>|MOLOG| |R5| |EAM_PRD| |WCJOBS| |2026-04-13 11:11:11|</w:t>
        </w:r>
      </w:ins>
    </w:p>
    <w:p w14:paraId="159D2802" w14:textId="77777777" w:rsidR="007D6255" w:rsidRDefault="007D6255" w:rsidP="007D6255">
      <w:pPr>
        <w:ind w:left="806" w:firstLine="4"/>
        <w:rPr>
          <w:ins w:id="231" w:author="Brett Raines SG-20519 r4" w:date="2026-06-04T08:40:00Z"/>
        </w:rPr>
      </w:pPr>
    </w:p>
    <w:p w14:paraId="49148940" w14:textId="77777777" w:rsidR="007D6255" w:rsidRDefault="007D6255" w:rsidP="007D6255">
      <w:pPr>
        <w:ind w:left="806"/>
        <w:rPr>
          <w:ins w:id="232" w:author="Brett Raines SG-20519 r4" w:date="2026-06-04T08:40:00Z"/>
        </w:rPr>
      </w:pPr>
      <w:ins w:id="233" w:author="Brett Raines SG-20519 r4" w:date="2026-06-04T08:40:00Z">
        <w:r>
          <w:rPr>
            <w:rStyle w:val="Strong"/>
          </w:rPr>
          <w:t>Note:</w:t>
        </w:r>
        <w:r>
          <w:t xml:space="preserve"> If logging needs to be temporarily disabled, a hidden Install Parameter MOLOGOFF can be set        to 'YES'. This can be managed by the Cloud team.</w:t>
        </w:r>
      </w:ins>
    </w:p>
    <w:p w14:paraId="33E242C1" w14:textId="77777777" w:rsidR="007D6255" w:rsidRPr="00643D51" w:rsidRDefault="007D6255" w:rsidP="00643D51">
      <w:pPr>
        <w:pStyle w:val="SOP2Text"/>
        <w:rPr>
          <w:ins w:id="234" w:author="JOHNSON Jacqueline M" w:date="2026-04-14T21:07:00Z"/>
        </w:rPr>
        <w:pPrChange w:id="235" w:author="JOHNSON Jacqueline M" w:date="2026-04-14T21:18:00Z">
          <w:pPr>
            <w:pStyle w:val="SOP1Heading"/>
          </w:pPr>
        </w:pPrChange>
      </w:pPr>
    </w:p>
    <w:p w14:paraId="0A27AC2D" w14:textId="77777777" w:rsidR="00907AAA" w:rsidRPr="006B5B1C" w:rsidRDefault="00907AAA" w:rsidP="00907AAA">
      <w:pPr>
        <w:pStyle w:val="SOP1Heading"/>
      </w:pPr>
      <w:r w:rsidRPr="006B5B1C">
        <w:t>Lookup Definitions</w:t>
      </w:r>
    </w:p>
    <w:p w14:paraId="2F04E775" w14:textId="77777777" w:rsidR="00907AAA" w:rsidRPr="006B5B1C" w:rsidRDefault="00907AAA" w:rsidP="00907AAA">
      <w:pPr>
        <w:pStyle w:val="SOP1Text"/>
      </w:pPr>
      <w:r w:rsidRPr="006B5B1C">
        <w:t>None</w:t>
      </w:r>
    </w:p>
    <w:p w14:paraId="6A303451" w14:textId="77777777" w:rsidR="00907AAA" w:rsidRPr="006B5B1C" w:rsidRDefault="00907AAA" w:rsidP="00907AAA">
      <w:pPr>
        <w:pStyle w:val="SOP1Heading"/>
      </w:pPr>
      <w:bookmarkStart w:id="236" w:name="_Toc423410255"/>
      <w:bookmarkStart w:id="237" w:name="_Toc425054514"/>
      <w:bookmarkStart w:id="238" w:name="_Toc455894754"/>
      <w:bookmarkStart w:id="239" w:name="_Toc524927287"/>
      <w:r w:rsidRPr="006B5B1C">
        <w:t>Grid Definitions</w:t>
      </w:r>
      <w:bookmarkEnd w:id="236"/>
      <w:bookmarkEnd w:id="237"/>
      <w:bookmarkEnd w:id="238"/>
      <w:bookmarkEnd w:id="239"/>
      <w:r w:rsidRPr="006B5B1C">
        <w:t xml:space="preserve">: </w:t>
      </w:r>
    </w:p>
    <w:p w14:paraId="5653E5D6" w14:textId="77777777" w:rsidR="00907AAA" w:rsidRPr="006B5B1C" w:rsidRDefault="00907AAA" w:rsidP="00907AAA">
      <w:pPr>
        <w:pStyle w:val="ViewHeader"/>
        <w:ind w:left="0"/>
        <w:rPr>
          <w:b w:val="0"/>
        </w:rPr>
      </w:pPr>
      <w:r w:rsidRPr="006B5B1C">
        <w:rPr>
          <w:b w:val="0"/>
        </w:rPr>
        <w:t xml:space="preserve">        None</w:t>
      </w:r>
    </w:p>
    <w:p w14:paraId="6BA5177C" w14:textId="77777777" w:rsidR="00907AAA" w:rsidRPr="006B5B1C" w:rsidRDefault="00907AAA" w:rsidP="00907AAA">
      <w:pPr>
        <w:pStyle w:val="SOP1Heading"/>
      </w:pPr>
      <w:r w:rsidRPr="006B5B1C">
        <w:t>Additional Information</w:t>
      </w:r>
    </w:p>
    <w:p w14:paraId="3782DA99" w14:textId="77777777" w:rsidR="00907AAA" w:rsidRDefault="00E77B3B" w:rsidP="006F6F00">
      <w:pPr>
        <w:pStyle w:val="SOP2Heading"/>
      </w:pPr>
      <w:r>
        <w:t>Mobile Screen Permissions</w:t>
      </w:r>
    </w:p>
    <w:p w14:paraId="3208DE73" w14:textId="77777777" w:rsidR="00E77B3B" w:rsidRDefault="00E77B3B" w:rsidP="00E77B3B">
      <w:pPr>
        <w:pStyle w:val="SOP2Text"/>
      </w:pPr>
      <w:r>
        <w:t xml:space="preserve">Mobile Screen Permissions are controlled within Base EAM from the User Group screen. The purpose of this screen is to give the Administrator the ability to control which panels within EAM Offline are available, additionally this tab is used to control individual panel permissions (Query, Insert, Update, Delete). </w:t>
      </w:r>
    </w:p>
    <w:p w14:paraId="194AA477" w14:textId="77777777" w:rsidR="00E77B3B" w:rsidRDefault="00E77B3B" w:rsidP="00B759FF">
      <w:pPr>
        <w:pStyle w:val="SOP2Text"/>
      </w:pPr>
      <w:r>
        <w:rPr>
          <w:b/>
          <w:bCs/>
        </w:rPr>
        <w:t>Note</w:t>
      </w:r>
      <w:r>
        <w:t>: The Checklist panel on the Mobile Screen Permissions tab, when Panel Available is unchecked the system will only hide the Checklist Approval panel in Mobile Offline because the Checklist screen is not stored in EAM Offline as a panel.</w:t>
      </w:r>
    </w:p>
    <w:p w14:paraId="5F943608" w14:textId="77777777" w:rsidR="008275CB" w:rsidRDefault="008275CB" w:rsidP="00B759FF">
      <w:pPr>
        <w:pStyle w:val="SOP2Text"/>
      </w:pPr>
    </w:p>
    <w:p w14:paraId="53E9B1B6" w14:textId="77777777" w:rsidR="008275CB" w:rsidRDefault="008275CB" w:rsidP="006F6F00">
      <w:pPr>
        <w:pStyle w:val="SOP2Heading"/>
      </w:pPr>
      <w:r>
        <w:t xml:space="preserve">MOBREALT </w:t>
      </w:r>
      <w:r w:rsidR="00A95ECB">
        <w:t>Data Synchronization</w:t>
      </w:r>
    </w:p>
    <w:p w14:paraId="47538708" w14:textId="77777777" w:rsidR="008275CB" w:rsidRDefault="00A95ECB" w:rsidP="00B759FF">
      <w:pPr>
        <w:pStyle w:val="SOP2Text"/>
      </w:pPr>
      <w:r w:rsidRPr="00A95ECB">
        <w:t xml:space="preserve">MOBREALT will download additional data when certain transactions or conditions are met. For all other transactions, only an </w:t>
      </w:r>
      <w:r w:rsidRPr="00F9336D">
        <w:t>upload</w:t>
      </w:r>
      <w:r w:rsidRPr="00A95ECB">
        <w:t xml:space="preserve"> of data will occur.</w:t>
      </w:r>
      <w:r w:rsidR="008275CB" w:rsidRPr="00A95ECB">
        <w:t xml:space="preserve"> </w:t>
      </w:r>
      <w:r w:rsidRPr="00A95ECB">
        <w:t xml:space="preserve">Some transactions require updated information on the mobile device. In these cases, a </w:t>
      </w:r>
      <w:r w:rsidRPr="00F9336D">
        <w:t>download synchronization</w:t>
      </w:r>
      <w:r w:rsidRPr="00A95ECB">
        <w:t xml:space="preserve"> will automatically follow the upload synchronization.</w:t>
      </w:r>
      <w:r w:rsidR="008275CB" w:rsidRPr="00A95ECB">
        <w:t xml:space="preserve"> </w:t>
      </w:r>
      <w:r w:rsidRPr="00A95ECB">
        <w:t xml:space="preserve">The following actions performed in </w:t>
      </w:r>
      <w:r w:rsidRPr="00F9336D">
        <w:t>Mobile Offline</w:t>
      </w:r>
      <w:r w:rsidRPr="00A95ECB">
        <w:t xml:space="preserve"> will trigger a download of additional data:</w:t>
      </w:r>
    </w:p>
    <w:p w14:paraId="6A7017AB" w14:textId="77777777" w:rsidR="00D53D7D" w:rsidRPr="00D53D7D" w:rsidRDefault="00D53D7D" w:rsidP="00B759FF">
      <w:pPr>
        <w:pStyle w:val="SOP2Text"/>
      </w:pPr>
      <w:r>
        <w:rPr>
          <w:b/>
          <w:bCs/>
        </w:rPr>
        <w:t>Note:</w:t>
      </w:r>
      <w:r>
        <w:t xml:space="preserve"> The below table represents the major items that will </w:t>
      </w:r>
      <w:r w:rsidR="00CD2627">
        <w:t>trigger a download</w:t>
      </w:r>
      <w:r>
        <w:t xml:space="preserve">, there may be other supplemental data </w:t>
      </w:r>
      <w:r w:rsidR="00CD2627">
        <w:t xml:space="preserve">that will trigger a download, </w:t>
      </w:r>
      <w:r>
        <w:t xml:space="preserve">based </w:t>
      </w:r>
      <w:r w:rsidR="00CD2627">
        <w:t>on Sync Configuration</w:t>
      </w:r>
      <w:r>
        <w:t>.</w:t>
      </w:r>
    </w:p>
    <w:p w14:paraId="6948EC30" w14:textId="77777777" w:rsidR="00D53D7D" w:rsidRPr="00A95ECB" w:rsidRDefault="00D53D7D" w:rsidP="00B759FF">
      <w:pPr>
        <w:pStyle w:val="SOP2Text"/>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847"/>
        <w:gridCol w:w="5059"/>
      </w:tblGrid>
      <w:tr w:rsidR="00D53D7D" w:rsidRPr="00D53D7D" w14:paraId="5824B343" w14:textId="77777777" w:rsidTr="00F9336D">
        <w:trPr>
          <w:tblHeader/>
        </w:trPr>
        <w:tc>
          <w:tcPr>
            <w:tcW w:w="0" w:type="auto"/>
            <w:shd w:val="clear" w:color="auto" w:fill="D9D9D9"/>
            <w:vAlign w:val="center"/>
            <w:hideMark/>
          </w:tcPr>
          <w:p w14:paraId="2D99CAF3" w14:textId="77777777" w:rsidR="00D53D7D" w:rsidRPr="00D53D7D" w:rsidRDefault="00D53D7D" w:rsidP="00F9336D">
            <w:pPr>
              <w:pStyle w:val="SOP2Text"/>
              <w:ind w:left="0"/>
              <w:jc w:val="center"/>
              <w:rPr>
                <w:b/>
                <w:bCs/>
              </w:rPr>
            </w:pPr>
            <w:r w:rsidRPr="00D53D7D">
              <w:rPr>
                <w:b/>
                <w:bCs/>
              </w:rPr>
              <w:t>Transaction / Condition</w:t>
            </w:r>
          </w:p>
        </w:tc>
        <w:tc>
          <w:tcPr>
            <w:tcW w:w="0" w:type="auto"/>
            <w:shd w:val="clear" w:color="auto" w:fill="D9D9D9"/>
            <w:vAlign w:val="center"/>
            <w:hideMark/>
          </w:tcPr>
          <w:p w14:paraId="000B9A22" w14:textId="77777777" w:rsidR="00D53D7D" w:rsidRPr="00D53D7D" w:rsidRDefault="00D53D7D" w:rsidP="00F9336D">
            <w:pPr>
              <w:pStyle w:val="SOP2Text"/>
              <w:ind w:left="0"/>
              <w:jc w:val="center"/>
              <w:rPr>
                <w:b/>
                <w:bCs/>
              </w:rPr>
            </w:pPr>
            <w:r w:rsidRPr="00D53D7D">
              <w:rPr>
                <w:b/>
                <w:bCs/>
              </w:rPr>
              <w:t>Data Downloaded After Upload</w:t>
            </w:r>
          </w:p>
        </w:tc>
      </w:tr>
      <w:tr w:rsidR="00D53D7D" w:rsidRPr="00D53D7D" w14:paraId="59F18C9D" w14:textId="77777777" w:rsidTr="00F9336D">
        <w:tc>
          <w:tcPr>
            <w:tcW w:w="0" w:type="auto"/>
            <w:vAlign w:val="center"/>
            <w:hideMark/>
          </w:tcPr>
          <w:p w14:paraId="12FDF1ED" w14:textId="77777777" w:rsidR="00D53D7D" w:rsidRPr="00D53D7D" w:rsidRDefault="00D53D7D" w:rsidP="00F9336D">
            <w:pPr>
              <w:pStyle w:val="SOP2Text"/>
              <w:ind w:left="0"/>
              <w:jc w:val="both"/>
            </w:pPr>
            <w:r w:rsidRPr="00D53D7D">
              <w:t>Add Work Order</w:t>
            </w:r>
          </w:p>
        </w:tc>
        <w:tc>
          <w:tcPr>
            <w:tcW w:w="0" w:type="auto"/>
            <w:vAlign w:val="center"/>
            <w:hideMark/>
          </w:tcPr>
          <w:p w14:paraId="3336D762" w14:textId="77777777" w:rsidR="00D53D7D" w:rsidRPr="00D53D7D" w:rsidRDefault="00D53D7D" w:rsidP="00F9336D">
            <w:pPr>
              <w:pStyle w:val="SOP2Text"/>
              <w:ind w:left="0"/>
            </w:pPr>
            <w:r w:rsidRPr="00D53D7D">
              <w:t>Calibration data for calibration WO</w:t>
            </w:r>
            <w:r w:rsidR="00CD2627">
              <w:br/>
              <w:t>Standard WO – Related: Activity, Comments, Checklists (when applicable)</w:t>
            </w:r>
          </w:p>
        </w:tc>
      </w:tr>
      <w:tr w:rsidR="00D53D7D" w:rsidRPr="00D53D7D" w14:paraId="1CB51954" w14:textId="77777777" w:rsidTr="00F9336D">
        <w:tc>
          <w:tcPr>
            <w:tcW w:w="0" w:type="auto"/>
            <w:vAlign w:val="center"/>
            <w:hideMark/>
          </w:tcPr>
          <w:p w14:paraId="22AC3DDA" w14:textId="77777777" w:rsidR="00D53D7D" w:rsidRPr="00D53D7D" w:rsidRDefault="00D53D7D" w:rsidP="00F9336D">
            <w:pPr>
              <w:pStyle w:val="SOP2Text"/>
              <w:ind w:left="0"/>
            </w:pPr>
            <w:r w:rsidRPr="00D53D7D">
              <w:t xml:space="preserve">Update Work Order (when </w:t>
            </w:r>
            <w:r w:rsidRPr="00D53D7D">
              <w:rPr>
                <w:i/>
                <w:iCs/>
              </w:rPr>
              <w:t>Standard WO</w:t>
            </w:r>
            <w:r w:rsidRPr="00D53D7D">
              <w:t xml:space="preserve"> or </w:t>
            </w:r>
            <w:r w:rsidRPr="00D53D7D">
              <w:rPr>
                <w:i/>
                <w:iCs/>
              </w:rPr>
              <w:t>Equipment</w:t>
            </w:r>
            <w:r w:rsidRPr="00D53D7D">
              <w:t xml:space="preserve"> field is updated)</w:t>
            </w:r>
          </w:p>
        </w:tc>
        <w:tc>
          <w:tcPr>
            <w:tcW w:w="0" w:type="auto"/>
            <w:vAlign w:val="center"/>
            <w:hideMark/>
          </w:tcPr>
          <w:p w14:paraId="44CD8D5E" w14:textId="77777777" w:rsidR="00D53D7D" w:rsidRPr="00D53D7D" w:rsidRDefault="00D53D7D" w:rsidP="00F9336D">
            <w:pPr>
              <w:pStyle w:val="SOP2Text"/>
              <w:ind w:left="0"/>
            </w:pPr>
            <w:r w:rsidRPr="00D53D7D">
              <w:t>Standard WO</w:t>
            </w:r>
            <w:r w:rsidR="00CD2627">
              <w:t xml:space="preserve"> – R</w:t>
            </w:r>
            <w:r w:rsidRPr="00D53D7D">
              <w:t>elated</w:t>
            </w:r>
            <w:r w:rsidR="00CD2627">
              <w:t>:</w:t>
            </w:r>
            <w:r w:rsidRPr="00D53D7D">
              <w:t xml:space="preserve"> Activity, Comment, Checklist</w:t>
            </w:r>
            <w:r w:rsidR="00CD2627">
              <w:br/>
            </w:r>
            <w:r w:rsidRPr="00D53D7D">
              <w:t>Equipment</w:t>
            </w:r>
            <w:r w:rsidR="00CD2627">
              <w:t xml:space="preserve"> – R</w:t>
            </w:r>
            <w:r w:rsidRPr="00D53D7D">
              <w:t>elated</w:t>
            </w:r>
            <w:r w:rsidR="00CD2627">
              <w:t>:</w:t>
            </w:r>
            <w:r w:rsidRPr="00D53D7D">
              <w:t xml:space="preserve"> Checklist</w:t>
            </w:r>
          </w:p>
        </w:tc>
      </w:tr>
      <w:tr w:rsidR="00D53D7D" w:rsidRPr="00D53D7D" w14:paraId="60F63629" w14:textId="77777777" w:rsidTr="00F9336D">
        <w:tc>
          <w:tcPr>
            <w:tcW w:w="0" w:type="auto"/>
            <w:vAlign w:val="center"/>
            <w:hideMark/>
          </w:tcPr>
          <w:p w14:paraId="6A997E9C" w14:textId="77777777" w:rsidR="00D53D7D" w:rsidRPr="00D53D7D" w:rsidRDefault="00D53D7D" w:rsidP="00F9336D">
            <w:pPr>
              <w:pStyle w:val="SOP2Text"/>
              <w:ind w:left="0"/>
            </w:pPr>
            <w:r w:rsidRPr="00D53D7D">
              <w:lastRenderedPageBreak/>
              <w:t>Add Activity</w:t>
            </w:r>
          </w:p>
        </w:tc>
        <w:tc>
          <w:tcPr>
            <w:tcW w:w="0" w:type="auto"/>
            <w:vAlign w:val="center"/>
            <w:hideMark/>
          </w:tcPr>
          <w:p w14:paraId="1D9B115F" w14:textId="77777777" w:rsidR="00D53D7D" w:rsidRPr="00D53D7D" w:rsidRDefault="00D53D7D" w:rsidP="00F9336D">
            <w:pPr>
              <w:pStyle w:val="SOP2Text"/>
              <w:ind w:left="0"/>
            </w:pPr>
            <w:r w:rsidRPr="00D53D7D">
              <w:t>Checklist</w:t>
            </w:r>
          </w:p>
        </w:tc>
      </w:tr>
      <w:tr w:rsidR="00D53D7D" w:rsidRPr="00D53D7D" w14:paraId="1651B8AD" w14:textId="77777777" w:rsidTr="00F9336D">
        <w:tc>
          <w:tcPr>
            <w:tcW w:w="0" w:type="auto"/>
            <w:vAlign w:val="center"/>
            <w:hideMark/>
          </w:tcPr>
          <w:p w14:paraId="6088BC20" w14:textId="77777777" w:rsidR="00D53D7D" w:rsidRPr="00D53D7D" w:rsidRDefault="00D53D7D" w:rsidP="00F9336D">
            <w:pPr>
              <w:pStyle w:val="SOP2Text"/>
              <w:ind w:left="0"/>
            </w:pPr>
            <w:r w:rsidRPr="00D53D7D">
              <w:t xml:space="preserve">Update Activity (when </w:t>
            </w:r>
            <w:r w:rsidRPr="00D53D7D">
              <w:rPr>
                <w:i/>
                <w:iCs/>
              </w:rPr>
              <w:t>Task Plan</w:t>
            </w:r>
            <w:r w:rsidRPr="00D53D7D">
              <w:t xml:space="preserve"> field is updated)</w:t>
            </w:r>
          </w:p>
        </w:tc>
        <w:tc>
          <w:tcPr>
            <w:tcW w:w="0" w:type="auto"/>
            <w:vAlign w:val="center"/>
            <w:hideMark/>
          </w:tcPr>
          <w:p w14:paraId="78A613C7" w14:textId="77777777" w:rsidR="00D53D7D" w:rsidRPr="00D53D7D" w:rsidRDefault="00D53D7D" w:rsidP="00F9336D">
            <w:pPr>
              <w:pStyle w:val="SOP2Text"/>
              <w:ind w:left="0"/>
            </w:pPr>
            <w:r w:rsidRPr="00D53D7D">
              <w:t>Checklist</w:t>
            </w:r>
          </w:p>
        </w:tc>
      </w:tr>
      <w:tr w:rsidR="00D53D7D" w:rsidRPr="00D53D7D" w14:paraId="5216A0D9" w14:textId="77777777" w:rsidTr="00F9336D">
        <w:tc>
          <w:tcPr>
            <w:tcW w:w="0" w:type="auto"/>
            <w:vAlign w:val="center"/>
            <w:hideMark/>
          </w:tcPr>
          <w:p w14:paraId="5826703B" w14:textId="77777777" w:rsidR="00D53D7D" w:rsidRPr="00D53D7D" w:rsidRDefault="00D53D7D" w:rsidP="00F9336D">
            <w:pPr>
              <w:pStyle w:val="SOP2Text"/>
              <w:ind w:left="0"/>
            </w:pPr>
            <w:r w:rsidRPr="00D53D7D">
              <w:t xml:space="preserve">Start/Stop Activity with </w:t>
            </w:r>
            <w:r w:rsidRPr="00D53D7D">
              <w:rPr>
                <w:b/>
                <w:bCs/>
              </w:rPr>
              <w:t>MOBSTST = YES</w:t>
            </w:r>
          </w:p>
        </w:tc>
        <w:tc>
          <w:tcPr>
            <w:tcW w:w="0" w:type="auto"/>
            <w:vAlign w:val="center"/>
            <w:hideMark/>
          </w:tcPr>
          <w:p w14:paraId="55AC67CA" w14:textId="77777777" w:rsidR="00D53D7D" w:rsidRPr="00D53D7D" w:rsidRDefault="00D53D7D" w:rsidP="00F9336D">
            <w:pPr>
              <w:pStyle w:val="SOP2Text"/>
              <w:ind w:left="0"/>
            </w:pPr>
            <w:r w:rsidRPr="00D53D7D">
              <w:t>Book labor record when Activity is stopped</w:t>
            </w:r>
          </w:p>
        </w:tc>
      </w:tr>
      <w:tr w:rsidR="00D53D7D" w:rsidRPr="00D53D7D" w14:paraId="099C13F4" w14:textId="77777777" w:rsidTr="00F9336D">
        <w:tc>
          <w:tcPr>
            <w:tcW w:w="0" w:type="auto"/>
            <w:vAlign w:val="center"/>
            <w:hideMark/>
          </w:tcPr>
          <w:p w14:paraId="49259752" w14:textId="77777777" w:rsidR="00D53D7D" w:rsidRPr="00D53D7D" w:rsidRDefault="00D53D7D" w:rsidP="00F9336D">
            <w:pPr>
              <w:pStyle w:val="SOP2Text"/>
              <w:ind w:left="0"/>
            </w:pPr>
            <w:r w:rsidRPr="00D53D7D">
              <w:t>Add Child Equipment to Work Order</w:t>
            </w:r>
          </w:p>
        </w:tc>
        <w:tc>
          <w:tcPr>
            <w:tcW w:w="0" w:type="auto"/>
            <w:vAlign w:val="center"/>
            <w:hideMark/>
          </w:tcPr>
          <w:p w14:paraId="422B139C" w14:textId="77777777" w:rsidR="00D53D7D" w:rsidRPr="00D53D7D" w:rsidRDefault="00D53D7D" w:rsidP="00F9336D">
            <w:pPr>
              <w:pStyle w:val="SOP2Text"/>
              <w:ind w:left="0"/>
            </w:pPr>
            <w:r w:rsidRPr="00D53D7D">
              <w:t>Checklist related to Child Equipment</w:t>
            </w:r>
          </w:p>
        </w:tc>
      </w:tr>
    </w:tbl>
    <w:p w14:paraId="43B627AB" w14:textId="77777777" w:rsidR="008275CB" w:rsidRDefault="008275CB" w:rsidP="00D53D7D">
      <w:pPr>
        <w:pStyle w:val="SOP2Text"/>
        <w:rPr>
          <w:ins w:id="240" w:author="Brett Raines SG-20519 r3" w:date="2026-06-02T10:45:00Z"/>
        </w:rPr>
      </w:pPr>
    </w:p>
    <w:p w14:paraId="3E1CB585" w14:textId="77777777" w:rsidR="00015AC1" w:rsidDel="007D6255" w:rsidRDefault="00015AC1" w:rsidP="00015AC1">
      <w:pPr>
        <w:pStyle w:val="SOP2Heading"/>
        <w:rPr>
          <w:ins w:id="241" w:author="Brett Raines SG-20519 r3" w:date="2026-06-02T10:46:00Z"/>
          <w:del w:id="242" w:author="Brett Raines SG-20519 r4" w:date="2026-06-04T08:40:00Z"/>
        </w:rPr>
        <w:pPrChange w:id="243" w:author="Brett Raines SG-20519 r3" w:date="2026-06-02T10:46:00Z">
          <w:pPr>
            <w:pStyle w:val="SOP2Text"/>
          </w:pPr>
        </w:pPrChange>
      </w:pPr>
      <w:ins w:id="244" w:author="Brett Raines SG-20519 r3" w:date="2026-06-02T10:45:00Z">
        <w:del w:id="245" w:author="Brett Raines SG-20519 r4" w:date="2026-06-04T08:40:00Z">
          <w:r w:rsidDel="007D6255">
            <w:delText>SUMO Logging for Scr</w:delText>
          </w:r>
        </w:del>
      </w:ins>
      <w:ins w:id="246" w:author="Brett Raines SG-20519 r3" w:date="2026-06-02T10:46:00Z">
        <w:del w:id="247" w:author="Brett Raines SG-20519 r4" w:date="2026-06-04T08:40:00Z">
          <w:r w:rsidDel="007D6255">
            <w:delText>een Usage</w:delText>
          </w:r>
        </w:del>
      </w:ins>
    </w:p>
    <w:p w14:paraId="6E6C8675" w14:textId="77777777" w:rsidR="00015AC1" w:rsidDel="007D6255" w:rsidRDefault="00015AC1" w:rsidP="0042400A">
      <w:pPr>
        <w:ind w:left="810"/>
        <w:rPr>
          <w:ins w:id="248" w:author="Brett Raines SG-20519 r3" w:date="2026-06-02T10:54:00Z"/>
          <w:del w:id="249" w:author="Brett Raines SG-20519 r4" w:date="2026-06-04T08:40:00Z"/>
        </w:rPr>
        <w:pPrChange w:id="250" w:author="Brett Raines SG-20519 r3" w:date="2026-06-02T10:55:00Z">
          <w:pPr>
            <w:ind w:left="450" w:hanging="450"/>
          </w:pPr>
        </w:pPrChange>
      </w:pPr>
      <w:ins w:id="251" w:author="Brett Raines SG-20519 r3" w:date="2026-06-02T10:54:00Z">
        <w:del w:id="252" w:author="Brett Raines SG-20519 r4" w:date="2026-06-04T08:40:00Z">
          <w:r w:rsidRPr="00015AC1" w:rsidDel="007D6255">
            <w:delText>The system will log screen usage data to SUMO in order to capture screen access activity within Attune EAM Mobile Offline. It will capture the following information</w:delText>
          </w:r>
          <w:r w:rsidDel="007D6255">
            <w:delText>:</w:delText>
          </w:r>
        </w:del>
      </w:ins>
    </w:p>
    <w:p w14:paraId="546F19DC" w14:textId="77777777" w:rsidR="00015AC1" w:rsidDel="007D6255" w:rsidRDefault="00015AC1" w:rsidP="00015AC1">
      <w:pPr>
        <w:ind w:left="450" w:hanging="450"/>
        <w:rPr>
          <w:ins w:id="253" w:author="Brett Raines SG-20519 r3" w:date="2026-06-02T10:53:00Z"/>
          <w:del w:id="254" w:author="Brett Raines SG-20519 r4" w:date="2026-06-04T08:40:00Z"/>
          <w:rFonts w:ascii="Times New Roman" w:hAnsi="Times New Roman"/>
        </w:rPr>
        <w:pPrChange w:id="255" w:author="Brett Raines SG-20519 r3" w:date="2026-06-02T10:54:00Z">
          <w:pPr>
            <w:pStyle w:val="SOP1Heading"/>
          </w:pPr>
        </w:pPrChange>
      </w:pPr>
    </w:p>
    <w:p w14:paraId="453FE15E" w14:textId="77777777" w:rsidR="0042400A" w:rsidDel="007D6255" w:rsidRDefault="00015AC1" w:rsidP="0042400A">
      <w:pPr>
        <w:ind w:firstLine="1080"/>
        <w:rPr>
          <w:ins w:id="256" w:author="Brett Raines SG-20519 r3" w:date="2026-06-02T10:54:00Z"/>
          <w:del w:id="257" w:author="Brett Raines SG-20519 r4" w:date="2026-06-04T08:40:00Z"/>
        </w:rPr>
        <w:pPrChange w:id="258" w:author="Brett Raines SG-20519 r3" w:date="2026-06-02T10:55:00Z">
          <w:pPr/>
        </w:pPrChange>
      </w:pPr>
      <w:ins w:id="259" w:author="Brett Raines SG-20519 r3" w:date="2026-06-02T10:53:00Z">
        <w:del w:id="260" w:author="Brett Raines SG-20519 r4" w:date="2026-06-04T08:40:00Z">
          <w:r w:rsidDel="007D6255">
            <w:delText xml:space="preserve">a. Prefix Identifier (for example, MOLOG) </w:delText>
          </w:r>
        </w:del>
      </w:ins>
    </w:p>
    <w:p w14:paraId="3EB5A1D3" w14:textId="77777777" w:rsidR="0042400A" w:rsidDel="007D6255" w:rsidRDefault="00015AC1" w:rsidP="0042400A">
      <w:pPr>
        <w:ind w:firstLine="1080"/>
        <w:rPr>
          <w:ins w:id="261" w:author="Brett Raines SG-20519 r3" w:date="2026-06-02T10:54:00Z"/>
          <w:del w:id="262" w:author="Brett Raines SG-20519 r4" w:date="2026-06-04T08:40:00Z"/>
        </w:rPr>
        <w:pPrChange w:id="263" w:author="Brett Raines SG-20519 r3" w:date="2026-06-02T10:55:00Z">
          <w:pPr/>
        </w:pPrChange>
      </w:pPr>
      <w:ins w:id="264" w:author="Brett Raines SG-20519 r3" w:date="2026-06-02T10:53:00Z">
        <w:del w:id="265" w:author="Brett Raines SG-20519 r4" w:date="2026-06-04T08:40:00Z">
          <w:r w:rsidDel="007D6255">
            <w:delText xml:space="preserve">b. UserID </w:delText>
          </w:r>
        </w:del>
      </w:ins>
    </w:p>
    <w:p w14:paraId="590DEADA" w14:textId="77777777" w:rsidR="0042400A" w:rsidDel="007D6255" w:rsidRDefault="00015AC1" w:rsidP="0042400A">
      <w:pPr>
        <w:ind w:firstLine="1080"/>
        <w:rPr>
          <w:ins w:id="266" w:author="Brett Raines SG-20519 r3" w:date="2026-06-02T10:54:00Z"/>
          <w:del w:id="267" w:author="Brett Raines SG-20519 r4" w:date="2026-06-04T08:40:00Z"/>
        </w:rPr>
        <w:pPrChange w:id="268" w:author="Brett Raines SG-20519 r3" w:date="2026-06-02T10:55:00Z">
          <w:pPr/>
        </w:pPrChange>
      </w:pPr>
      <w:ins w:id="269" w:author="Brett Raines SG-20519 r3" w:date="2026-06-02T10:53:00Z">
        <w:del w:id="270" w:author="Brett Raines SG-20519 r4" w:date="2026-06-04T08:40:00Z">
          <w:r w:rsidDel="007D6255">
            <w:delText xml:space="preserve">c. Tenant </w:delText>
          </w:r>
        </w:del>
      </w:ins>
    </w:p>
    <w:p w14:paraId="05F786D0" w14:textId="77777777" w:rsidR="0042400A" w:rsidDel="007D6255" w:rsidRDefault="00015AC1" w:rsidP="0042400A">
      <w:pPr>
        <w:ind w:firstLine="1080"/>
        <w:rPr>
          <w:ins w:id="271" w:author="Brett Raines SG-20519 r3" w:date="2026-06-02T10:54:00Z"/>
          <w:del w:id="272" w:author="Brett Raines SG-20519 r4" w:date="2026-06-04T08:40:00Z"/>
        </w:rPr>
        <w:pPrChange w:id="273" w:author="Brett Raines SG-20519 r3" w:date="2026-06-02T10:55:00Z">
          <w:pPr/>
        </w:pPrChange>
      </w:pPr>
      <w:ins w:id="274" w:author="Brett Raines SG-20519 r3" w:date="2026-06-02T10:53:00Z">
        <w:del w:id="275" w:author="Brett Raines SG-20519 r4" w:date="2026-06-04T08:40:00Z">
          <w:r w:rsidDel="007D6255">
            <w:delText xml:space="preserve">d. Screen ID </w:delText>
          </w:r>
        </w:del>
      </w:ins>
    </w:p>
    <w:p w14:paraId="03FB9655" w14:textId="77777777" w:rsidR="00015AC1" w:rsidDel="007D6255" w:rsidRDefault="00015AC1" w:rsidP="0042400A">
      <w:pPr>
        <w:ind w:firstLine="1080"/>
        <w:rPr>
          <w:ins w:id="276" w:author="Brett Raines SG-20519 r3" w:date="2026-06-02T10:54:00Z"/>
          <w:del w:id="277" w:author="Brett Raines SG-20519 r4" w:date="2026-06-04T08:40:00Z"/>
        </w:rPr>
        <w:pPrChange w:id="278" w:author="Brett Raines SG-20519 r3" w:date="2026-06-02T10:55:00Z">
          <w:pPr/>
        </w:pPrChange>
      </w:pPr>
      <w:ins w:id="279" w:author="Brett Raines SG-20519 r3" w:date="2026-06-02T10:53:00Z">
        <w:del w:id="280" w:author="Brett Raines SG-20519 r4" w:date="2026-06-04T08:40:00Z">
          <w:r w:rsidDel="007D6255">
            <w:delText>e. Date/time of screen access</w:delText>
          </w:r>
        </w:del>
      </w:ins>
    </w:p>
    <w:p w14:paraId="65C2FA44" w14:textId="77777777" w:rsidR="0042400A" w:rsidDel="007D6255" w:rsidRDefault="0042400A" w:rsidP="0042400A">
      <w:pPr>
        <w:ind w:firstLine="810"/>
        <w:rPr>
          <w:ins w:id="281" w:author="Brett Raines SG-20519 r3" w:date="2026-06-02T10:56:00Z"/>
          <w:del w:id="282" w:author="Brett Raines SG-20519 r4" w:date="2026-06-04T08:40:00Z"/>
        </w:rPr>
      </w:pPr>
    </w:p>
    <w:p w14:paraId="0407F62C" w14:textId="77777777" w:rsidR="0042400A" w:rsidDel="007D6255" w:rsidRDefault="00015AC1" w:rsidP="0042400A">
      <w:pPr>
        <w:ind w:left="806" w:firstLine="4"/>
        <w:rPr>
          <w:ins w:id="283" w:author="Brett Raines SG-20519 r3" w:date="2026-06-02T10:58:00Z"/>
          <w:del w:id="284" w:author="Brett Raines SG-20519 r4" w:date="2026-06-04T08:40:00Z"/>
        </w:rPr>
      </w:pPr>
      <w:ins w:id="285" w:author="Brett Raines SG-20519 r3" w:date="2026-06-02T10:53:00Z">
        <w:del w:id="286" w:author="Brett Raines SG-20519 r4" w:date="2026-06-04T08:40:00Z">
          <w:r w:rsidDel="007D6255">
            <w:delText>Example outp</w:delText>
          </w:r>
        </w:del>
      </w:ins>
      <w:ins w:id="287" w:author="Brett Raines SG-20519 r3" w:date="2026-06-02T10:56:00Z">
        <w:del w:id="288" w:author="Brett Raines SG-20519 r4" w:date="2026-06-04T08:40:00Z">
          <w:r w:rsidR="0042400A" w:rsidDel="007D6255">
            <w:delText>u</w:delText>
          </w:r>
        </w:del>
      </w:ins>
      <w:ins w:id="289" w:author="Brett Raines SG-20519 r3" w:date="2026-06-02T10:53:00Z">
        <w:del w:id="290" w:author="Brett Raines SG-20519 r4" w:date="2026-06-04T08:40:00Z">
          <w:r w:rsidDel="007D6255">
            <w:delText xml:space="preserve">t: </w:delText>
          </w:r>
        </w:del>
      </w:ins>
    </w:p>
    <w:p w14:paraId="407BA5F0" w14:textId="77777777" w:rsidR="00015AC1" w:rsidDel="007D6255" w:rsidRDefault="0042400A" w:rsidP="0042400A">
      <w:pPr>
        <w:ind w:left="806" w:firstLine="4"/>
        <w:rPr>
          <w:ins w:id="291" w:author="Brett Raines SG-20519 r3" w:date="2026-06-02T10:58:00Z"/>
          <w:del w:id="292" w:author="Brett Raines SG-20519 r4" w:date="2026-06-04T08:40:00Z"/>
          <w:rStyle w:val="HTMLCode"/>
        </w:rPr>
      </w:pPr>
      <w:ins w:id="293" w:author="Brett Raines SG-20519 r3" w:date="2026-06-02T10:58:00Z">
        <w:del w:id="294" w:author="Brett Raines SG-20519 r4" w:date="2026-06-04T08:40:00Z">
          <w:r w:rsidDel="007D6255">
            <w:rPr>
              <w:rStyle w:val="HTMLCode"/>
            </w:rPr>
            <w:delText>|</w:delText>
          </w:r>
        </w:del>
      </w:ins>
      <w:ins w:id="295" w:author="Brett Raines SG-20519 r3" w:date="2026-06-02T10:53:00Z">
        <w:del w:id="296" w:author="Brett Raines SG-20519 r4" w:date="2026-06-04T08:40:00Z">
          <w:r w:rsidR="00015AC1" w:rsidDel="007D6255">
            <w:rPr>
              <w:rStyle w:val="HTMLCode"/>
            </w:rPr>
            <w:delText>MOLOG| |R5| |EAM_PRD| |WCJOBS| |2026-04-13 11:11:11|</w:delText>
          </w:r>
        </w:del>
      </w:ins>
    </w:p>
    <w:p w14:paraId="6299CB9E" w14:textId="77777777" w:rsidR="0042400A" w:rsidDel="007D6255" w:rsidRDefault="0042400A" w:rsidP="0042400A">
      <w:pPr>
        <w:ind w:left="806" w:firstLine="4"/>
        <w:rPr>
          <w:ins w:id="297" w:author="Brett Raines SG-20519 r3" w:date="2026-06-02T10:53:00Z"/>
          <w:del w:id="298" w:author="Brett Raines SG-20519 r4" w:date="2026-06-04T08:40:00Z"/>
        </w:rPr>
        <w:pPrChange w:id="299" w:author="Brett Raines SG-20519 r3" w:date="2026-06-02T10:57:00Z">
          <w:pPr>
            <w:pStyle w:val="SOP1Heading"/>
          </w:pPr>
        </w:pPrChange>
      </w:pPr>
    </w:p>
    <w:p w14:paraId="412547A9" w14:textId="77777777" w:rsidR="00015AC1" w:rsidDel="007D6255" w:rsidRDefault="00015AC1" w:rsidP="0042400A">
      <w:pPr>
        <w:ind w:left="806"/>
        <w:rPr>
          <w:ins w:id="300" w:author="Brett Raines SG-20519 r3" w:date="2026-06-02T10:53:00Z"/>
          <w:del w:id="301" w:author="Brett Raines SG-20519 r4" w:date="2026-06-04T08:40:00Z"/>
        </w:rPr>
        <w:pPrChange w:id="302" w:author="Brett Raines SG-20519 r3" w:date="2026-06-02T10:57:00Z">
          <w:pPr>
            <w:pStyle w:val="SOP1Heading"/>
          </w:pPr>
        </w:pPrChange>
      </w:pPr>
      <w:ins w:id="303" w:author="Brett Raines SG-20519 r3" w:date="2026-06-02T10:53:00Z">
        <w:del w:id="304" w:author="Brett Raines SG-20519 r4" w:date="2026-06-04T08:40:00Z">
          <w:r w:rsidDel="007D6255">
            <w:rPr>
              <w:rStyle w:val="Strong"/>
            </w:rPr>
            <w:delText>Note:</w:delText>
          </w:r>
          <w:r w:rsidDel="007D6255">
            <w:delText xml:space="preserve"> If logging needs to be temporarily disabled, a hidden Install Parameter MOLOGOFF can be set </w:delText>
          </w:r>
        </w:del>
      </w:ins>
      <w:ins w:id="305" w:author="Brett Raines SG-20519 r3" w:date="2026-06-02T10:58:00Z">
        <w:del w:id="306" w:author="Brett Raines SG-20519 r4" w:date="2026-06-04T08:40:00Z">
          <w:r w:rsidR="0042400A" w:rsidDel="007D6255">
            <w:delText xml:space="preserve">       </w:delText>
          </w:r>
        </w:del>
      </w:ins>
      <w:ins w:id="307" w:author="Brett Raines SG-20519 r3" w:date="2026-06-02T10:53:00Z">
        <w:del w:id="308" w:author="Brett Raines SG-20519 r4" w:date="2026-06-04T08:40:00Z">
          <w:r w:rsidDel="007D6255">
            <w:delText>to 'YES'. This can be managed by the Cloud team.</w:delText>
          </w:r>
        </w:del>
      </w:ins>
    </w:p>
    <w:p w14:paraId="4E3B0160" w14:textId="77777777" w:rsidR="00015AC1" w:rsidRPr="00015AC1" w:rsidRDefault="00015AC1" w:rsidP="00015AC1">
      <w:pPr>
        <w:pStyle w:val="SOP2Text"/>
      </w:pPr>
    </w:p>
    <w:sectPr w:rsidR="00015AC1" w:rsidRPr="00015AC1" w:rsidSect="00785C11">
      <w:headerReference w:type="default" r:id="rId12"/>
      <w:footerReference w:type="default" r:id="rId13"/>
      <w:headerReference w:type="first" r:id="rId14"/>
      <w:footerReference w:type="first" r:id="rId15"/>
      <w:pgSz w:w="12240" w:h="15840" w:code="1"/>
      <w:pgMar w:top="1152" w:right="1152" w:bottom="432" w:left="1152"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C2D2" w14:textId="77777777" w:rsidR="00776A07" w:rsidRDefault="00776A07">
      <w:r>
        <w:separator/>
      </w:r>
    </w:p>
  </w:endnote>
  <w:endnote w:type="continuationSeparator" w:id="0">
    <w:p w14:paraId="22356A87" w14:textId="77777777" w:rsidR="00776A07" w:rsidRDefault="0077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00000000" w:usb1="80000000" w:usb2="00000008" w:usb3="00000000" w:csb0="000001FF" w:csb1="00000000"/>
  </w:font>
  <w:font w:name="Arial (W1)">
    <w:altName w:val="Arial"/>
    <w:charset w:val="00"/>
    <w:family w:val="swiss"/>
    <w:pitch w:val="variable"/>
    <w:sig w:usb0="20002A87" w:usb1="80000000" w:usb2="00000008" w:usb3="00000000" w:csb0="000001F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F936" w14:textId="77777777" w:rsidR="006B5B1C" w:rsidRPr="00F0132B" w:rsidRDefault="006B5B1C" w:rsidP="006B5B1C">
    <w:pPr>
      <w:tabs>
        <w:tab w:val="left" w:pos="8295"/>
        <w:tab w:val="left" w:pos="8610"/>
      </w:tabs>
      <w:spacing w:after="60"/>
      <w:rPr>
        <w:noProof/>
      </w:rPr>
    </w:pPr>
  </w:p>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6753"/>
      <w:gridCol w:w="1729"/>
    </w:tblGrid>
    <w:tr w:rsidR="006B5B1C" w14:paraId="278480E9" w14:textId="77777777" w:rsidTr="00B532A7">
      <w:trPr>
        <w:trHeight w:val="270"/>
      </w:trPr>
      <w:tc>
        <w:tcPr>
          <w:tcW w:w="1615" w:type="dxa"/>
          <w:tcBorders>
            <w:top w:val="nil"/>
            <w:left w:val="nil"/>
            <w:bottom w:val="nil"/>
            <w:right w:val="nil"/>
          </w:tcBorders>
          <w:vAlign w:val="bottom"/>
        </w:tcPr>
        <w:p w14:paraId="65AC852D" w14:textId="77777777" w:rsidR="006B5B1C" w:rsidRDefault="006B5B1C" w:rsidP="006B5B1C">
          <w:pPr>
            <w:spacing w:before="120" w:after="60"/>
            <w:rPr>
              <w:noProof/>
            </w:rPr>
          </w:pPr>
          <w:r>
            <w:rPr>
              <w:noProof/>
            </w:rPr>
            <w:t>Confidential</w:t>
          </w:r>
        </w:p>
      </w:tc>
      <w:tc>
        <w:tcPr>
          <w:tcW w:w="6753" w:type="dxa"/>
          <w:tcBorders>
            <w:top w:val="nil"/>
            <w:left w:val="nil"/>
            <w:bottom w:val="nil"/>
            <w:right w:val="nil"/>
          </w:tcBorders>
        </w:tcPr>
        <w:p w14:paraId="267DF33B" w14:textId="77777777" w:rsidR="006B5B1C" w:rsidRPr="00402D5E" w:rsidRDefault="006B5B1C" w:rsidP="006B5B1C">
          <w:pPr>
            <w:spacing w:before="120" w:after="60"/>
            <w:jc w:val="center"/>
            <w:rPr>
              <w:rFonts w:cs="Arial"/>
            </w:rPr>
          </w:pPr>
          <w:r>
            <w:rPr>
              <w:rFonts w:cs="Arial"/>
            </w:rPr>
            <w:t xml:space="preserve">©2022. </w:t>
          </w:r>
          <w:r w:rsidRPr="00402D5E">
            <w:rPr>
              <w:rFonts w:cs="Arial"/>
            </w:rPr>
            <w:t>All</w:t>
          </w:r>
          <w:r>
            <w:rPr>
              <w:rFonts w:cs="Arial"/>
            </w:rPr>
            <w:t xml:space="preserve"> Rights Reserved. </w:t>
          </w:r>
          <w:r w:rsidRPr="00402D5E">
            <w:rPr>
              <w:rFonts w:cs="Arial"/>
            </w:rPr>
            <w:t>Hexagon®</w:t>
          </w:r>
        </w:p>
      </w:tc>
      <w:tc>
        <w:tcPr>
          <w:tcW w:w="1729" w:type="dxa"/>
          <w:tcBorders>
            <w:top w:val="nil"/>
            <w:left w:val="nil"/>
            <w:bottom w:val="nil"/>
            <w:right w:val="nil"/>
          </w:tcBorders>
          <w:vAlign w:val="bottom"/>
        </w:tcPr>
        <w:p w14:paraId="48E8D6C8" w14:textId="77777777" w:rsidR="006B5B1C" w:rsidRDefault="006B5B1C" w:rsidP="006B5B1C">
          <w:pPr>
            <w:spacing w:before="120" w:after="60"/>
            <w:jc w:val="right"/>
          </w:pPr>
          <w:r>
            <w:t xml:space="preserve">Page </w:t>
          </w:r>
          <w:r>
            <w:fldChar w:fldCharType="begin"/>
          </w:r>
          <w:r>
            <w:instrText xml:space="preserve"> PAGE </w:instrText>
          </w:r>
          <w:r>
            <w:fldChar w:fldCharType="separate"/>
          </w:r>
          <w:r>
            <w:t>1</w:t>
          </w:r>
          <w:r>
            <w:fldChar w:fldCharType="end"/>
          </w:r>
          <w:r>
            <w:t xml:space="preserve"> of </w:t>
          </w:r>
          <w:fldSimple w:instr=" NUMPAGES ">
            <w:r>
              <w:t>10</w:t>
            </w:r>
          </w:fldSimple>
        </w:p>
      </w:tc>
    </w:tr>
  </w:tbl>
  <w:p w14:paraId="215244B6" w14:textId="5C7EDD81" w:rsidR="005359C3" w:rsidRDefault="0023272F" w:rsidP="005359C3">
    <w:pPr>
      <w:pStyle w:val="Footer"/>
    </w:pPr>
    <w:r>
      <w:rPr>
        <w:noProof/>
      </w:rPr>
      <mc:AlternateContent>
        <mc:Choice Requires="wps">
          <w:drawing>
            <wp:anchor distT="0" distB="0" distL="114300" distR="114300" simplePos="0" relativeHeight="251658752" behindDoc="0" locked="0" layoutInCell="1" allowOverlap="1" wp14:anchorId="1ACBC750" wp14:editId="7D31044C">
              <wp:simplePos x="0" y="0"/>
              <wp:positionH relativeFrom="column">
                <wp:posOffset>13335</wp:posOffset>
              </wp:positionH>
              <wp:positionV relativeFrom="paragraph">
                <wp:posOffset>-264160</wp:posOffset>
              </wp:positionV>
              <wp:extent cx="6318250" cy="45720"/>
              <wp:effectExtent l="0" t="0" r="0" b="0"/>
              <wp:wrapNone/>
              <wp:docPr id="3763722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8250" cy="45720"/>
                      </a:xfrm>
                      <a:prstGeom prst="rect">
                        <a:avLst/>
                      </a:prstGeom>
                      <a:gradFill rotWithShape="1">
                        <a:gsLst>
                          <a:gs pos="58000">
                            <a:srgbClr val="006699"/>
                          </a:gs>
                          <a:gs pos="100000">
                            <a:srgbClr val="D4E8CE"/>
                          </a:gs>
                        </a:gsLst>
                        <a:lin ang="20400000" scaled="0"/>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3F45987" id="Rectangle 3" o:spid="_x0000_s1026" style="position:absolute;margin-left:1.05pt;margin-top:-20.8pt;width:497.5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" fillcolor="#069" stroked="f" strokeweight="1pt">
              <v:fill color2="#d4e8ce" rotate="t" angle="110" colors="0 #069;38011f #069" focus="100%" type="gradient">
                <o:fill v:ext="view" type="gradientUnscaled"/>
              </v:fill>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5884" w14:textId="77777777" w:rsidR="006B5B1C" w:rsidRPr="00F0132B" w:rsidRDefault="006B5B1C" w:rsidP="006B5B1C">
    <w:pPr>
      <w:tabs>
        <w:tab w:val="left" w:pos="8295"/>
        <w:tab w:val="left" w:pos="8610"/>
      </w:tabs>
      <w:spacing w:after="60"/>
      <w:rPr>
        <w:noProof/>
      </w:rPr>
    </w:pPr>
  </w:p>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6753"/>
      <w:gridCol w:w="1729"/>
    </w:tblGrid>
    <w:tr w:rsidR="006B5B1C" w14:paraId="412156BE" w14:textId="77777777" w:rsidTr="00B532A7">
      <w:trPr>
        <w:trHeight w:val="270"/>
      </w:trPr>
      <w:tc>
        <w:tcPr>
          <w:tcW w:w="1615" w:type="dxa"/>
          <w:tcBorders>
            <w:top w:val="nil"/>
            <w:left w:val="nil"/>
            <w:bottom w:val="nil"/>
            <w:right w:val="nil"/>
          </w:tcBorders>
          <w:vAlign w:val="bottom"/>
        </w:tcPr>
        <w:p w14:paraId="00D2AC9A" w14:textId="77777777" w:rsidR="006B5B1C" w:rsidRDefault="006B5B1C" w:rsidP="006B5B1C">
          <w:pPr>
            <w:spacing w:before="120" w:after="60"/>
            <w:rPr>
              <w:noProof/>
            </w:rPr>
          </w:pPr>
          <w:r>
            <w:rPr>
              <w:noProof/>
            </w:rPr>
            <w:t>Confidential</w:t>
          </w:r>
        </w:p>
      </w:tc>
      <w:tc>
        <w:tcPr>
          <w:tcW w:w="6753" w:type="dxa"/>
          <w:tcBorders>
            <w:top w:val="nil"/>
            <w:left w:val="nil"/>
            <w:bottom w:val="nil"/>
            <w:right w:val="nil"/>
          </w:tcBorders>
        </w:tcPr>
        <w:p w14:paraId="2D34521C" w14:textId="77777777" w:rsidR="006B5B1C" w:rsidRPr="00402D5E" w:rsidRDefault="006B5B1C" w:rsidP="006B5B1C">
          <w:pPr>
            <w:spacing w:before="120" w:after="60"/>
            <w:jc w:val="center"/>
            <w:rPr>
              <w:rFonts w:cs="Arial"/>
            </w:rPr>
          </w:pPr>
          <w:r>
            <w:rPr>
              <w:rFonts w:cs="Arial"/>
            </w:rPr>
            <w:t xml:space="preserve">©2022. </w:t>
          </w:r>
          <w:r w:rsidRPr="00402D5E">
            <w:rPr>
              <w:rFonts w:cs="Arial"/>
            </w:rPr>
            <w:t>All</w:t>
          </w:r>
          <w:r>
            <w:rPr>
              <w:rFonts w:cs="Arial"/>
            </w:rPr>
            <w:t xml:space="preserve"> Rights Reserved. </w:t>
          </w:r>
          <w:r w:rsidRPr="00402D5E">
            <w:rPr>
              <w:rFonts w:cs="Arial"/>
            </w:rPr>
            <w:t>Hexagon®</w:t>
          </w:r>
        </w:p>
      </w:tc>
      <w:tc>
        <w:tcPr>
          <w:tcW w:w="1729" w:type="dxa"/>
          <w:tcBorders>
            <w:top w:val="nil"/>
            <w:left w:val="nil"/>
            <w:bottom w:val="nil"/>
            <w:right w:val="nil"/>
          </w:tcBorders>
          <w:vAlign w:val="bottom"/>
        </w:tcPr>
        <w:p w14:paraId="4B3EBE8F" w14:textId="77777777" w:rsidR="006B5B1C" w:rsidRDefault="006B5B1C" w:rsidP="006B5B1C">
          <w:pPr>
            <w:spacing w:before="120" w:after="60"/>
            <w:jc w:val="right"/>
          </w:pPr>
          <w:r>
            <w:t xml:space="preserve">Page </w:t>
          </w:r>
          <w:r>
            <w:fldChar w:fldCharType="begin"/>
          </w:r>
          <w:r>
            <w:instrText xml:space="preserve"> PAGE </w:instrText>
          </w:r>
          <w:r>
            <w:fldChar w:fldCharType="separate"/>
          </w:r>
          <w:r>
            <w:t>1</w:t>
          </w:r>
          <w:r>
            <w:fldChar w:fldCharType="end"/>
          </w:r>
          <w:r>
            <w:t xml:space="preserve"> of </w:t>
          </w:r>
          <w:fldSimple w:instr=" NUMPAGES ">
            <w:r>
              <w:t>10</w:t>
            </w:r>
          </w:fldSimple>
        </w:p>
      </w:tc>
    </w:tr>
  </w:tbl>
  <w:p w14:paraId="370990A3" w14:textId="37879044" w:rsidR="005359C3" w:rsidRPr="00F0132B" w:rsidRDefault="0023272F" w:rsidP="006B5B1C">
    <w:pPr>
      <w:pStyle w:val="Footer"/>
    </w:pPr>
    <w:r>
      <w:rPr>
        <w:noProof/>
      </w:rPr>
      <mc:AlternateContent>
        <mc:Choice Requires="wps">
          <w:drawing>
            <wp:anchor distT="0" distB="0" distL="114300" distR="114300" simplePos="0" relativeHeight="251657728" behindDoc="0" locked="0" layoutInCell="1" allowOverlap="1" wp14:anchorId="119C94E3" wp14:editId="59915570">
              <wp:simplePos x="0" y="0"/>
              <wp:positionH relativeFrom="column">
                <wp:posOffset>13335</wp:posOffset>
              </wp:positionH>
              <wp:positionV relativeFrom="paragraph">
                <wp:posOffset>-264160</wp:posOffset>
              </wp:positionV>
              <wp:extent cx="6318250" cy="45720"/>
              <wp:effectExtent l="0" t="0" r="0" b="0"/>
              <wp:wrapNone/>
              <wp:docPr id="31390747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8250" cy="45720"/>
                      </a:xfrm>
                      <a:prstGeom prst="rect">
                        <a:avLst/>
                      </a:prstGeom>
                      <a:gradFill rotWithShape="1">
                        <a:gsLst>
                          <a:gs pos="58000">
                            <a:srgbClr val="006699"/>
                          </a:gs>
                          <a:gs pos="100000">
                            <a:srgbClr val="D4E8CE"/>
                          </a:gs>
                        </a:gsLst>
                        <a:lin ang="20400000" scaled="0"/>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E827DAE" id="Rectangle 1" o:spid="_x0000_s1026" style="position:absolute;margin-left:1.05pt;margin-top:-20.8pt;width:497.5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" fillcolor="#069" stroked="f" strokeweight="1pt">
              <v:fill color2="#d4e8ce" rotate="t" angle="110" colors="0 #069;38011f #069" focus="100%" type="gradient">
                <o:fill v:ext="view" type="gradientUnscaled"/>
              </v:fill>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53072" w14:textId="77777777" w:rsidR="00776A07" w:rsidRDefault="00776A07">
      <w:r>
        <w:separator/>
      </w:r>
    </w:p>
  </w:footnote>
  <w:footnote w:type="continuationSeparator" w:id="0">
    <w:p w14:paraId="303DD32D" w14:textId="77777777" w:rsidR="00776A07" w:rsidRDefault="00776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12" w:space="0" w:color="006699"/>
      </w:tblBorders>
      <w:tblLook w:val="04A0" w:firstRow="1" w:lastRow="0" w:firstColumn="1" w:lastColumn="0" w:noHBand="0" w:noVBand="1"/>
    </w:tblPr>
    <w:tblGrid>
      <w:gridCol w:w="8280"/>
      <w:gridCol w:w="1800"/>
    </w:tblGrid>
    <w:tr w:rsidR="002A11DE" w14:paraId="163FF5E6" w14:textId="77777777" w:rsidTr="003B709E">
      <w:tc>
        <w:tcPr>
          <w:tcW w:w="8280" w:type="dxa"/>
          <w:tcMar>
            <w:left w:w="0" w:type="dxa"/>
            <w:right w:w="0" w:type="dxa"/>
          </w:tcMar>
        </w:tcPr>
        <w:p w14:paraId="05970F77" w14:textId="77777777" w:rsidR="002A11DE" w:rsidRPr="003B709E" w:rsidRDefault="002A11DE" w:rsidP="003B709E">
          <w:pPr>
            <w:tabs>
              <w:tab w:val="right" w:pos="8600"/>
            </w:tabs>
            <w:rPr>
              <w:b/>
              <w:bCs/>
              <w:szCs w:val="20"/>
            </w:rPr>
          </w:pPr>
          <w:r w:rsidRPr="003B709E">
            <w:rPr>
              <w:b/>
              <w:bCs/>
              <w:szCs w:val="20"/>
            </w:rPr>
            <w:t>Standard Model (Mobile)</w:t>
          </w:r>
        </w:p>
      </w:tc>
      <w:tc>
        <w:tcPr>
          <w:tcW w:w="1800" w:type="dxa"/>
          <w:tcMar>
            <w:left w:w="0" w:type="dxa"/>
            <w:right w:w="0" w:type="dxa"/>
          </w:tcMar>
        </w:tcPr>
        <w:p w14:paraId="0F38EF45" w14:textId="77777777" w:rsidR="002A11DE" w:rsidRPr="003B709E" w:rsidRDefault="002A11DE" w:rsidP="003B709E">
          <w:pPr>
            <w:tabs>
              <w:tab w:val="right" w:pos="8600"/>
            </w:tabs>
            <w:jc w:val="right"/>
            <w:rPr>
              <w:b/>
              <w:bCs/>
              <w:szCs w:val="20"/>
            </w:rPr>
          </w:pPr>
          <w:r w:rsidRPr="003B709E">
            <w:rPr>
              <w:b/>
              <w:bCs/>
              <w:szCs w:val="20"/>
            </w:rPr>
            <w:t>HxGN EAM</w:t>
          </w:r>
        </w:p>
      </w:tc>
    </w:tr>
  </w:tbl>
  <w:p w14:paraId="2EC92523" w14:textId="77777777" w:rsidR="005359C3" w:rsidRDefault="005359C3" w:rsidP="005359C3">
    <w:pPr>
      <w:tabs>
        <w:tab w:val="right" w:pos="86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BE9" w14:textId="77777777" w:rsidR="006B5B1C" w:rsidRDefault="006B5B1C" w:rsidP="006B5B1C"/>
  <w:tbl>
    <w:tblPr>
      <w:tblW w:w="0" w:type="auto"/>
      <w:tblLook w:val="04A0" w:firstRow="1" w:lastRow="0" w:firstColumn="1" w:lastColumn="0" w:noHBand="0" w:noVBand="1"/>
    </w:tblPr>
    <w:tblGrid>
      <w:gridCol w:w="2970"/>
      <w:gridCol w:w="6930"/>
    </w:tblGrid>
    <w:tr w:rsidR="006B5B1C" w14:paraId="024B3486" w14:textId="77777777" w:rsidTr="00B532A7">
      <w:trPr>
        <w:trHeight w:hRule="exact" w:val="719"/>
      </w:trPr>
      <w:tc>
        <w:tcPr>
          <w:tcW w:w="2970" w:type="dxa"/>
          <w:tcMar>
            <w:top w:w="0" w:type="dxa"/>
            <w:left w:w="0" w:type="dxa"/>
            <w:bottom w:w="0" w:type="dxa"/>
            <w:right w:w="0" w:type="dxa"/>
          </w:tcMar>
          <w:hideMark/>
        </w:tcPr>
        <w:p w14:paraId="0E6262A2" w14:textId="77777777" w:rsidR="006B5B1C" w:rsidRPr="00586F6D" w:rsidRDefault="006B5B1C" w:rsidP="006B5B1C">
          <w:pPr>
            <w:rPr>
              <w:rFonts w:eastAsia="Arial" w:cs="Arial"/>
              <w:sz w:val="2"/>
              <w:szCs w:val="2"/>
            </w:rPr>
          </w:pPr>
        </w:p>
      </w:tc>
      <w:tc>
        <w:tcPr>
          <w:tcW w:w="6930" w:type="dxa"/>
          <w:tcMar>
            <w:top w:w="0" w:type="dxa"/>
            <w:left w:w="0" w:type="dxa"/>
            <w:bottom w:w="0" w:type="dxa"/>
            <w:right w:w="0" w:type="dxa"/>
          </w:tcMar>
          <w:vAlign w:val="center"/>
          <w:hideMark/>
        </w:tcPr>
        <w:p w14:paraId="6F6EA209" w14:textId="77777777" w:rsidR="006B5B1C" w:rsidRPr="00B73774" w:rsidRDefault="006B5B1C" w:rsidP="006B5B1C">
          <w:pPr>
            <w:rPr>
              <w:rFonts w:ascii="Open Sans" w:eastAsia="Arial" w:hAnsi="Open Sans" w:cs="Open Sans"/>
              <w:b/>
              <w:sz w:val="28"/>
              <w:szCs w:val="12"/>
            </w:rPr>
          </w:pPr>
          <w:r w:rsidRPr="00B73774">
            <w:rPr>
              <w:rFonts w:ascii="Open Sans" w:eastAsia="Arial" w:hAnsi="Open Sans" w:cs="Open Sans"/>
              <w:b/>
              <w:sz w:val="36"/>
              <w:szCs w:val="16"/>
            </w:rPr>
            <w:t>HxGN EAM</w:t>
          </w:r>
        </w:p>
      </w:tc>
    </w:tr>
    <w:tr w:rsidR="006B5B1C" w14:paraId="5709A8B2" w14:textId="77777777" w:rsidTr="00B532A7">
      <w:trPr>
        <w:trHeight w:hRule="exact" w:val="899"/>
      </w:trPr>
      <w:tc>
        <w:tcPr>
          <w:tcW w:w="9900" w:type="dxa"/>
          <w:gridSpan w:val="2"/>
          <w:tcMar>
            <w:top w:w="0" w:type="dxa"/>
            <w:left w:w="0" w:type="dxa"/>
            <w:bottom w:w="0" w:type="dxa"/>
            <w:right w:w="0" w:type="dxa"/>
          </w:tcMar>
        </w:tcPr>
        <w:p w14:paraId="1A2AB8E5" w14:textId="77777777" w:rsidR="006B5B1C" w:rsidRDefault="006B5B1C" w:rsidP="006B5B1C">
          <w:pPr>
            <w:spacing w:before="120"/>
            <w:rPr>
              <w:rFonts w:eastAsia="Arial" w:cs="Arial"/>
              <w:b/>
              <w:color w:val="006699"/>
              <w:sz w:val="28"/>
              <w:szCs w:val="12"/>
            </w:rPr>
          </w:pPr>
          <w:r>
            <w:rPr>
              <w:rFonts w:eastAsia="Arial" w:cs="Arial"/>
              <w:b/>
              <w:color w:val="006699"/>
              <w:sz w:val="28"/>
              <w:szCs w:val="12"/>
            </w:rPr>
            <w:t>EAM.MOBILE.REQ.</w:t>
          </w:r>
        </w:p>
        <w:p w14:paraId="7403F638" w14:textId="77777777" w:rsidR="006B5B1C" w:rsidRPr="00606160" w:rsidRDefault="006B5B1C" w:rsidP="006B5B1C">
          <w:pPr>
            <w:spacing w:before="120"/>
            <w:rPr>
              <w:rFonts w:eastAsia="Arial" w:cs="Arial"/>
              <w:b/>
              <w:color w:val="006699"/>
              <w:sz w:val="28"/>
              <w:szCs w:val="12"/>
            </w:rPr>
          </w:pPr>
          <w:r>
            <w:rPr>
              <w:rFonts w:eastAsia="Arial" w:cs="Arial"/>
              <w:b/>
              <w:sz w:val="28"/>
              <w:szCs w:val="12"/>
            </w:rPr>
            <w:t>StandardModel (Mobile)</w:t>
          </w:r>
        </w:p>
      </w:tc>
    </w:tr>
  </w:tbl>
  <w:p w14:paraId="2899934D" w14:textId="0B180AD3" w:rsidR="006B5B1C" w:rsidRPr="00EA74F7" w:rsidRDefault="0023272F" w:rsidP="006B5B1C">
    <w:pPr>
      <w:pStyle w:val="Header"/>
      <w:rPr>
        <w:rFonts w:cs="Arial"/>
      </w:rPr>
    </w:pPr>
    <w:r>
      <w:rPr>
        <w:noProof/>
      </w:rPr>
      <w:drawing>
        <wp:anchor distT="0" distB="0" distL="114300" distR="114300" simplePos="0" relativeHeight="251656704" behindDoc="0" locked="0" layoutInCell="1" allowOverlap="1" wp14:anchorId="16A9F805" wp14:editId="3F1105CB">
          <wp:simplePos x="0" y="0"/>
          <wp:positionH relativeFrom="column">
            <wp:posOffset>0</wp:posOffset>
          </wp:positionH>
          <wp:positionV relativeFrom="paragraph">
            <wp:posOffset>-1041400</wp:posOffset>
          </wp:positionV>
          <wp:extent cx="1600200" cy="493395"/>
          <wp:effectExtent l="0" t="0" r="0" b="0"/>
          <wp:wrapNone/>
          <wp:docPr id="1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493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4B443" w14:textId="77777777" w:rsidR="006B5B1C" w:rsidRDefault="006B5B1C" w:rsidP="006B5B1C">
    <w:pPr>
      <w:tabs>
        <w:tab w:val="left" w:pos="3042"/>
      </w:tabs>
    </w:pPr>
  </w:p>
  <w:p w14:paraId="7D742628" w14:textId="77777777" w:rsidR="006B5B1C" w:rsidRDefault="006B5B1C" w:rsidP="006B5B1C"/>
  <w:p w14:paraId="6BE8D918" w14:textId="77777777" w:rsidR="005359C3" w:rsidRDefault="005359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4FAFB6C"/>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6A0203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F1447D2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662BF4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A1860D4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373E9E46"/>
    <w:lvl w:ilvl="0">
      <w:start w:val="1"/>
      <w:numFmt w:val="decimal"/>
      <w:pStyle w:val="StyleHeading1CustomColorRGB1811827"/>
      <w:lvlText w:val="%1.0"/>
      <w:lvlJc w:val="left"/>
      <w:pPr>
        <w:tabs>
          <w:tab w:val="num" w:pos="432"/>
        </w:tabs>
        <w:ind w:left="432" w:hanging="432"/>
      </w:pPr>
      <w:rPr>
        <w:rFonts w:hint="default"/>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656"/>
        </w:tabs>
        <w:ind w:left="504" w:firstLine="432"/>
      </w:pPr>
      <w:rPr>
        <w:rFonts w:hint="default"/>
        <w:b/>
        <w:i w:val="0"/>
      </w:rPr>
    </w:lvl>
    <w:lvl w:ilvl="3">
      <w:start w:val="1"/>
      <w:numFmt w:val="decimal"/>
      <w:lvlText w:val="%1.%2.%3.%4"/>
      <w:lvlJc w:val="left"/>
      <w:pPr>
        <w:tabs>
          <w:tab w:val="num" w:pos="864"/>
        </w:tabs>
        <w:ind w:left="864" w:hanging="864"/>
      </w:pPr>
      <w:rPr>
        <w:rFonts w:hint="default"/>
        <w:b w:val="0"/>
        <w:i/>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07077D4"/>
    <w:multiLevelType w:val="hybridMultilevel"/>
    <w:tmpl w:val="C2F60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0822E21"/>
    <w:multiLevelType w:val="multilevel"/>
    <w:tmpl w:val="EF8EA66E"/>
    <w:styleLink w:val="SOP3TaskBullet"/>
    <w:lvl w:ilvl="0">
      <w:start w:val="1"/>
      <w:numFmt w:val="bullet"/>
      <w:lvlText w:val=""/>
      <w:lvlJc w:val="left"/>
      <w:pPr>
        <w:tabs>
          <w:tab w:val="num" w:pos="2416"/>
        </w:tabs>
        <w:ind w:left="2408" w:hanging="248"/>
      </w:pPr>
      <w:rPr>
        <w:rFonts w:ascii="Symbol" w:hAnsi="Symbol"/>
      </w:rPr>
    </w:lvl>
    <w:lvl w:ilvl="1">
      <w:start w:val="1"/>
      <w:numFmt w:val="bullet"/>
      <w:lvlText w:val="o"/>
      <w:lvlJc w:val="left"/>
      <w:pPr>
        <w:tabs>
          <w:tab w:val="num" w:pos="1040"/>
        </w:tabs>
        <w:ind w:left="1040" w:hanging="360"/>
      </w:pPr>
      <w:rPr>
        <w:rFonts w:ascii="Courier New" w:hAnsi="Courier New" w:cs="Courier New" w:hint="default"/>
      </w:rPr>
    </w:lvl>
    <w:lvl w:ilvl="2">
      <w:start w:val="1"/>
      <w:numFmt w:val="bullet"/>
      <w:lvlText w:val=""/>
      <w:lvlJc w:val="left"/>
      <w:pPr>
        <w:tabs>
          <w:tab w:val="num" w:pos="1760"/>
        </w:tabs>
        <w:ind w:left="1760" w:hanging="360"/>
      </w:pPr>
      <w:rPr>
        <w:rFonts w:ascii="Wingdings" w:hAnsi="Wingdings" w:hint="default"/>
      </w:rPr>
    </w:lvl>
    <w:lvl w:ilvl="3">
      <w:start w:val="1"/>
      <w:numFmt w:val="bullet"/>
      <w:lvlText w:val=""/>
      <w:lvlJc w:val="left"/>
      <w:pPr>
        <w:tabs>
          <w:tab w:val="num" w:pos="2480"/>
        </w:tabs>
        <w:ind w:left="2480" w:hanging="360"/>
      </w:pPr>
      <w:rPr>
        <w:rFonts w:ascii="Symbol" w:hAnsi="Symbol" w:hint="default"/>
      </w:rPr>
    </w:lvl>
    <w:lvl w:ilvl="4">
      <w:start w:val="1"/>
      <w:numFmt w:val="bullet"/>
      <w:lvlText w:val="o"/>
      <w:lvlJc w:val="left"/>
      <w:pPr>
        <w:tabs>
          <w:tab w:val="num" w:pos="3200"/>
        </w:tabs>
        <w:ind w:left="3200" w:hanging="360"/>
      </w:pPr>
      <w:rPr>
        <w:rFonts w:ascii="Courier New" w:hAnsi="Courier New" w:cs="Courier New" w:hint="default"/>
      </w:rPr>
    </w:lvl>
    <w:lvl w:ilvl="5">
      <w:start w:val="1"/>
      <w:numFmt w:val="bullet"/>
      <w:lvlText w:val=""/>
      <w:lvlJc w:val="left"/>
      <w:pPr>
        <w:tabs>
          <w:tab w:val="num" w:pos="3920"/>
        </w:tabs>
        <w:ind w:left="3920" w:hanging="360"/>
      </w:pPr>
      <w:rPr>
        <w:rFonts w:ascii="Wingdings" w:hAnsi="Wingdings" w:hint="default"/>
      </w:rPr>
    </w:lvl>
    <w:lvl w:ilvl="6">
      <w:start w:val="1"/>
      <w:numFmt w:val="bullet"/>
      <w:lvlText w:val=""/>
      <w:lvlJc w:val="left"/>
      <w:pPr>
        <w:tabs>
          <w:tab w:val="num" w:pos="4640"/>
        </w:tabs>
        <w:ind w:left="4640" w:hanging="360"/>
      </w:pPr>
      <w:rPr>
        <w:rFonts w:ascii="Symbol" w:hAnsi="Symbol" w:hint="default"/>
      </w:rPr>
    </w:lvl>
    <w:lvl w:ilvl="7">
      <w:start w:val="1"/>
      <w:numFmt w:val="bullet"/>
      <w:lvlText w:val="o"/>
      <w:lvlJc w:val="left"/>
      <w:pPr>
        <w:tabs>
          <w:tab w:val="num" w:pos="5360"/>
        </w:tabs>
        <w:ind w:left="5360" w:hanging="360"/>
      </w:pPr>
      <w:rPr>
        <w:rFonts w:ascii="Courier New" w:hAnsi="Courier New" w:cs="Courier New" w:hint="default"/>
      </w:rPr>
    </w:lvl>
    <w:lvl w:ilvl="8">
      <w:start w:val="1"/>
      <w:numFmt w:val="bullet"/>
      <w:lvlText w:val=""/>
      <w:lvlJc w:val="left"/>
      <w:pPr>
        <w:tabs>
          <w:tab w:val="num" w:pos="6080"/>
        </w:tabs>
        <w:ind w:left="6080" w:hanging="360"/>
      </w:pPr>
      <w:rPr>
        <w:rFonts w:ascii="Wingdings" w:hAnsi="Wingdings" w:hint="default"/>
      </w:rPr>
    </w:lvl>
  </w:abstractNum>
  <w:abstractNum w:abstractNumId="8" w15:restartNumberingAfterBreak="0">
    <w:nsid w:val="020B1DCB"/>
    <w:multiLevelType w:val="hybridMultilevel"/>
    <w:tmpl w:val="4E22D186"/>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9" w15:restartNumberingAfterBreak="0">
    <w:nsid w:val="028E21EF"/>
    <w:multiLevelType w:val="hybridMultilevel"/>
    <w:tmpl w:val="EF8EA66E"/>
    <w:lvl w:ilvl="0" w:tplc="D14853C2">
      <w:start w:val="1"/>
      <w:numFmt w:val="bullet"/>
      <w:lvlText w:val=""/>
      <w:lvlJc w:val="left"/>
      <w:pPr>
        <w:tabs>
          <w:tab w:val="num" w:pos="2416"/>
        </w:tabs>
        <w:ind w:left="2408" w:hanging="248"/>
      </w:pPr>
      <w:rPr>
        <w:rFonts w:ascii="Symbol" w:hAnsi="Symbol" w:hint="default"/>
      </w:rPr>
    </w:lvl>
    <w:lvl w:ilvl="1" w:tplc="C6925952">
      <w:start w:val="1"/>
      <w:numFmt w:val="bullet"/>
      <w:lvlText w:val="o"/>
      <w:lvlJc w:val="left"/>
      <w:pPr>
        <w:tabs>
          <w:tab w:val="num" w:pos="1040"/>
        </w:tabs>
        <w:ind w:left="1040" w:hanging="360"/>
      </w:pPr>
      <w:rPr>
        <w:rFonts w:ascii="Courier New" w:hAnsi="Courier New" w:cs="Courier New" w:hint="default"/>
      </w:rPr>
    </w:lvl>
    <w:lvl w:ilvl="2" w:tplc="18E2047E">
      <w:start w:val="1"/>
      <w:numFmt w:val="bullet"/>
      <w:lvlText w:val=""/>
      <w:lvlJc w:val="left"/>
      <w:pPr>
        <w:tabs>
          <w:tab w:val="num" w:pos="1760"/>
        </w:tabs>
        <w:ind w:left="1760" w:hanging="360"/>
      </w:pPr>
      <w:rPr>
        <w:rFonts w:ascii="Wingdings" w:hAnsi="Wingdings" w:hint="default"/>
      </w:rPr>
    </w:lvl>
    <w:lvl w:ilvl="3" w:tplc="CFB6123A">
      <w:start w:val="1"/>
      <w:numFmt w:val="bullet"/>
      <w:lvlText w:val=""/>
      <w:lvlJc w:val="left"/>
      <w:pPr>
        <w:tabs>
          <w:tab w:val="num" w:pos="2480"/>
        </w:tabs>
        <w:ind w:left="2480" w:hanging="360"/>
      </w:pPr>
      <w:rPr>
        <w:rFonts w:ascii="Symbol" w:hAnsi="Symbol" w:hint="default"/>
      </w:rPr>
    </w:lvl>
    <w:lvl w:ilvl="4" w:tplc="8000E2A0">
      <w:start w:val="1"/>
      <w:numFmt w:val="bullet"/>
      <w:lvlText w:val="o"/>
      <w:lvlJc w:val="left"/>
      <w:pPr>
        <w:tabs>
          <w:tab w:val="num" w:pos="3200"/>
        </w:tabs>
        <w:ind w:left="3200" w:hanging="360"/>
      </w:pPr>
      <w:rPr>
        <w:rFonts w:ascii="Courier New" w:hAnsi="Courier New" w:cs="Courier New" w:hint="default"/>
      </w:rPr>
    </w:lvl>
    <w:lvl w:ilvl="5" w:tplc="CA800C06">
      <w:start w:val="1"/>
      <w:numFmt w:val="bullet"/>
      <w:lvlText w:val=""/>
      <w:lvlJc w:val="left"/>
      <w:pPr>
        <w:tabs>
          <w:tab w:val="num" w:pos="3920"/>
        </w:tabs>
        <w:ind w:left="3920" w:hanging="360"/>
      </w:pPr>
      <w:rPr>
        <w:rFonts w:ascii="Wingdings" w:hAnsi="Wingdings" w:hint="default"/>
      </w:rPr>
    </w:lvl>
    <w:lvl w:ilvl="6" w:tplc="ACC6D026" w:tentative="1">
      <w:start w:val="1"/>
      <w:numFmt w:val="bullet"/>
      <w:lvlText w:val=""/>
      <w:lvlJc w:val="left"/>
      <w:pPr>
        <w:tabs>
          <w:tab w:val="num" w:pos="4640"/>
        </w:tabs>
        <w:ind w:left="4640" w:hanging="360"/>
      </w:pPr>
      <w:rPr>
        <w:rFonts w:ascii="Symbol" w:hAnsi="Symbol" w:hint="default"/>
      </w:rPr>
    </w:lvl>
    <w:lvl w:ilvl="7" w:tplc="C1685020" w:tentative="1">
      <w:start w:val="1"/>
      <w:numFmt w:val="bullet"/>
      <w:lvlText w:val="o"/>
      <w:lvlJc w:val="left"/>
      <w:pPr>
        <w:tabs>
          <w:tab w:val="num" w:pos="5360"/>
        </w:tabs>
        <w:ind w:left="5360" w:hanging="360"/>
      </w:pPr>
      <w:rPr>
        <w:rFonts w:ascii="Courier New" w:hAnsi="Courier New" w:cs="Courier New" w:hint="default"/>
      </w:rPr>
    </w:lvl>
    <w:lvl w:ilvl="8" w:tplc="4B5EDAE0" w:tentative="1">
      <w:start w:val="1"/>
      <w:numFmt w:val="bullet"/>
      <w:lvlText w:val=""/>
      <w:lvlJc w:val="left"/>
      <w:pPr>
        <w:tabs>
          <w:tab w:val="num" w:pos="6080"/>
        </w:tabs>
        <w:ind w:left="6080" w:hanging="360"/>
      </w:pPr>
      <w:rPr>
        <w:rFonts w:ascii="Wingdings" w:hAnsi="Wingdings" w:hint="default"/>
      </w:rPr>
    </w:lvl>
  </w:abstractNum>
  <w:abstractNum w:abstractNumId="10" w15:restartNumberingAfterBreak="0">
    <w:nsid w:val="050E2221"/>
    <w:multiLevelType w:val="hybridMultilevel"/>
    <w:tmpl w:val="F57AE9F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1" w15:restartNumberingAfterBreak="0">
    <w:nsid w:val="09413680"/>
    <w:multiLevelType w:val="hybridMultilevel"/>
    <w:tmpl w:val="0D3285B8"/>
    <w:lvl w:ilvl="0" w:tplc="7CBA5892">
      <w:start w:val="1"/>
      <w:numFmt w:val="decimal"/>
      <w:pStyle w:val="SOP1Numbered"/>
      <w:lvlText w:val="%1."/>
      <w:lvlJc w:val="left"/>
      <w:pPr>
        <w:ind w:left="1152" w:hanging="360"/>
      </w:pPr>
      <w:rPr>
        <w:rFonts w:ascii="Arial" w:hAnsi="Arial" w:hint="default"/>
      </w:rPr>
    </w:lvl>
    <w:lvl w:ilvl="1" w:tplc="3A868856">
      <w:start w:val="1"/>
      <w:numFmt w:val="lowerLetter"/>
      <w:lvlText w:val="%2."/>
      <w:lvlJc w:val="left"/>
      <w:pPr>
        <w:ind w:left="1872" w:hanging="360"/>
      </w:pPr>
    </w:lvl>
    <w:lvl w:ilvl="2" w:tplc="E588236E">
      <w:start w:val="1"/>
      <w:numFmt w:val="lowerRoman"/>
      <w:lvlText w:val="%3."/>
      <w:lvlJc w:val="right"/>
      <w:pPr>
        <w:ind w:left="2592" w:hanging="180"/>
      </w:pPr>
    </w:lvl>
    <w:lvl w:ilvl="3" w:tplc="7E6EC4B2" w:tentative="1">
      <w:start w:val="1"/>
      <w:numFmt w:val="decimal"/>
      <w:lvlText w:val="%4."/>
      <w:lvlJc w:val="left"/>
      <w:pPr>
        <w:ind w:left="3312" w:hanging="360"/>
      </w:pPr>
    </w:lvl>
    <w:lvl w:ilvl="4" w:tplc="5380DEB8" w:tentative="1">
      <w:start w:val="1"/>
      <w:numFmt w:val="lowerLetter"/>
      <w:lvlText w:val="%5."/>
      <w:lvlJc w:val="left"/>
      <w:pPr>
        <w:ind w:left="4032" w:hanging="360"/>
      </w:pPr>
    </w:lvl>
    <w:lvl w:ilvl="5" w:tplc="C3BE09C6" w:tentative="1">
      <w:start w:val="1"/>
      <w:numFmt w:val="lowerRoman"/>
      <w:lvlText w:val="%6."/>
      <w:lvlJc w:val="right"/>
      <w:pPr>
        <w:ind w:left="4752" w:hanging="180"/>
      </w:pPr>
    </w:lvl>
    <w:lvl w:ilvl="6" w:tplc="5C9C5BCC" w:tentative="1">
      <w:start w:val="1"/>
      <w:numFmt w:val="decimal"/>
      <w:lvlText w:val="%7."/>
      <w:lvlJc w:val="left"/>
      <w:pPr>
        <w:ind w:left="5472" w:hanging="360"/>
      </w:pPr>
    </w:lvl>
    <w:lvl w:ilvl="7" w:tplc="19229654" w:tentative="1">
      <w:start w:val="1"/>
      <w:numFmt w:val="lowerLetter"/>
      <w:lvlText w:val="%8."/>
      <w:lvlJc w:val="left"/>
      <w:pPr>
        <w:ind w:left="6192" w:hanging="360"/>
      </w:pPr>
    </w:lvl>
    <w:lvl w:ilvl="8" w:tplc="B59E1970" w:tentative="1">
      <w:start w:val="1"/>
      <w:numFmt w:val="lowerRoman"/>
      <w:lvlText w:val="%9."/>
      <w:lvlJc w:val="right"/>
      <w:pPr>
        <w:ind w:left="6912" w:hanging="180"/>
      </w:pPr>
    </w:lvl>
  </w:abstractNum>
  <w:abstractNum w:abstractNumId="12" w15:restartNumberingAfterBreak="0">
    <w:nsid w:val="0DF17A68"/>
    <w:multiLevelType w:val="hybridMultilevel"/>
    <w:tmpl w:val="644E88E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3" w15:restartNumberingAfterBreak="0">
    <w:nsid w:val="0F597E0D"/>
    <w:multiLevelType w:val="hybridMultilevel"/>
    <w:tmpl w:val="0FD24B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84758F"/>
    <w:multiLevelType w:val="hybridMultilevel"/>
    <w:tmpl w:val="9CAAC160"/>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5" w15:restartNumberingAfterBreak="0">
    <w:nsid w:val="110E6718"/>
    <w:multiLevelType w:val="hybridMultilevel"/>
    <w:tmpl w:val="DE4EE67C"/>
    <w:lvl w:ilvl="0" w:tplc="36A0F4CA">
      <w:start w:val="1"/>
      <w:numFmt w:val="bullet"/>
      <w:pStyle w:val="SOP4Bullet"/>
      <w:lvlText w:val=""/>
      <w:lvlJc w:val="left"/>
      <w:pPr>
        <w:ind w:left="1224" w:hanging="360"/>
      </w:pPr>
      <w:rPr>
        <w:rFonts w:ascii="Symbol" w:hAnsi="Symbol" w:hint="default"/>
      </w:rPr>
    </w:lvl>
    <w:lvl w:ilvl="1" w:tplc="6CAC67A8">
      <w:start w:val="1"/>
      <w:numFmt w:val="bullet"/>
      <w:pStyle w:val="SOP2BulletIndent"/>
      <w:lvlText w:val="o"/>
      <w:lvlJc w:val="left"/>
      <w:pPr>
        <w:tabs>
          <w:tab w:val="num" w:pos="1944"/>
        </w:tabs>
        <w:ind w:left="1944" w:hanging="360"/>
      </w:pPr>
      <w:rPr>
        <w:rFonts w:ascii="Courier New" w:hAnsi="Courier New" w:cs="Courier New" w:hint="default"/>
      </w:rPr>
    </w:lvl>
    <w:lvl w:ilvl="2" w:tplc="FBCA1ACA">
      <w:start w:val="1"/>
      <w:numFmt w:val="bullet"/>
      <w:lvlText w:val=""/>
      <w:lvlJc w:val="left"/>
      <w:pPr>
        <w:tabs>
          <w:tab w:val="num" w:pos="2664"/>
        </w:tabs>
        <w:ind w:left="2664" w:hanging="360"/>
      </w:pPr>
      <w:rPr>
        <w:rFonts w:ascii="Wingdings" w:hAnsi="Wingdings" w:hint="default"/>
      </w:rPr>
    </w:lvl>
    <w:lvl w:ilvl="3" w:tplc="39CEED7E">
      <w:start w:val="1"/>
      <w:numFmt w:val="bullet"/>
      <w:lvlText w:val=""/>
      <w:lvlJc w:val="left"/>
      <w:pPr>
        <w:tabs>
          <w:tab w:val="num" w:pos="3384"/>
        </w:tabs>
        <w:ind w:left="3384" w:hanging="360"/>
      </w:pPr>
      <w:rPr>
        <w:rFonts w:ascii="Symbol" w:hAnsi="Symbol" w:hint="default"/>
      </w:rPr>
    </w:lvl>
    <w:lvl w:ilvl="4" w:tplc="BC1635C6" w:tentative="1">
      <w:start w:val="1"/>
      <w:numFmt w:val="bullet"/>
      <w:lvlText w:val="o"/>
      <w:lvlJc w:val="left"/>
      <w:pPr>
        <w:tabs>
          <w:tab w:val="num" w:pos="4104"/>
        </w:tabs>
        <w:ind w:left="4104" w:hanging="360"/>
      </w:pPr>
      <w:rPr>
        <w:rFonts w:ascii="Courier New" w:hAnsi="Courier New" w:cs="Courier New" w:hint="default"/>
      </w:rPr>
    </w:lvl>
    <w:lvl w:ilvl="5" w:tplc="5E1E2F5E" w:tentative="1">
      <w:start w:val="1"/>
      <w:numFmt w:val="bullet"/>
      <w:lvlText w:val=""/>
      <w:lvlJc w:val="left"/>
      <w:pPr>
        <w:tabs>
          <w:tab w:val="num" w:pos="4824"/>
        </w:tabs>
        <w:ind w:left="4824" w:hanging="360"/>
      </w:pPr>
      <w:rPr>
        <w:rFonts w:ascii="Wingdings" w:hAnsi="Wingdings" w:hint="default"/>
      </w:rPr>
    </w:lvl>
    <w:lvl w:ilvl="6" w:tplc="B680C5DA" w:tentative="1">
      <w:start w:val="1"/>
      <w:numFmt w:val="bullet"/>
      <w:lvlText w:val=""/>
      <w:lvlJc w:val="left"/>
      <w:pPr>
        <w:tabs>
          <w:tab w:val="num" w:pos="5544"/>
        </w:tabs>
        <w:ind w:left="5544" w:hanging="360"/>
      </w:pPr>
      <w:rPr>
        <w:rFonts w:ascii="Symbol" w:hAnsi="Symbol" w:hint="default"/>
      </w:rPr>
    </w:lvl>
    <w:lvl w:ilvl="7" w:tplc="C38EC166" w:tentative="1">
      <w:start w:val="1"/>
      <w:numFmt w:val="bullet"/>
      <w:lvlText w:val="o"/>
      <w:lvlJc w:val="left"/>
      <w:pPr>
        <w:tabs>
          <w:tab w:val="num" w:pos="6264"/>
        </w:tabs>
        <w:ind w:left="6264" w:hanging="360"/>
      </w:pPr>
      <w:rPr>
        <w:rFonts w:ascii="Courier New" w:hAnsi="Courier New" w:cs="Courier New" w:hint="default"/>
      </w:rPr>
    </w:lvl>
    <w:lvl w:ilvl="8" w:tplc="1FBA6658" w:tentative="1">
      <w:start w:val="1"/>
      <w:numFmt w:val="bullet"/>
      <w:lvlText w:val=""/>
      <w:lvlJc w:val="left"/>
      <w:pPr>
        <w:tabs>
          <w:tab w:val="num" w:pos="6984"/>
        </w:tabs>
        <w:ind w:left="6984" w:hanging="360"/>
      </w:pPr>
      <w:rPr>
        <w:rFonts w:ascii="Wingdings" w:hAnsi="Wingdings" w:hint="default"/>
      </w:rPr>
    </w:lvl>
  </w:abstractNum>
  <w:abstractNum w:abstractNumId="16" w15:restartNumberingAfterBreak="0">
    <w:nsid w:val="11133A17"/>
    <w:multiLevelType w:val="hybridMultilevel"/>
    <w:tmpl w:val="2494C7C2"/>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111C12BB"/>
    <w:multiLevelType w:val="hybridMultilevel"/>
    <w:tmpl w:val="C0E8FDE8"/>
    <w:lvl w:ilvl="0" w:tplc="646A8DCC">
      <w:start w:val="1"/>
      <w:numFmt w:val="bullet"/>
      <w:lvlText w:val=""/>
      <w:lvlJc w:val="left"/>
      <w:pPr>
        <w:ind w:left="1152" w:hanging="360"/>
      </w:pPr>
      <w:rPr>
        <w:rFonts w:ascii="Symbol" w:hAnsi="Symbol"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17764445"/>
    <w:multiLevelType w:val="hybridMultilevel"/>
    <w:tmpl w:val="88B0443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17D63082"/>
    <w:multiLevelType w:val="hybridMultilevel"/>
    <w:tmpl w:val="3282083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19B43BBB"/>
    <w:multiLevelType w:val="hybridMultilevel"/>
    <w:tmpl w:val="E05489A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1" w15:restartNumberingAfterBreak="0">
    <w:nsid w:val="1A8A5435"/>
    <w:multiLevelType w:val="hybridMultilevel"/>
    <w:tmpl w:val="C282A0FA"/>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1C8D0689"/>
    <w:multiLevelType w:val="hybridMultilevel"/>
    <w:tmpl w:val="EC9CB3DC"/>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1E4A335F"/>
    <w:multiLevelType w:val="hybridMultilevel"/>
    <w:tmpl w:val="F146D0E0"/>
    <w:lvl w:ilvl="0" w:tplc="89E0DF8E">
      <w:start w:val="1"/>
      <w:numFmt w:val="bullet"/>
      <w:lvlText w:val=""/>
      <w:lvlJc w:val="left"/>
      <w:pPr>
        <w:tabs>
          <w:tab w:val="num" w:pos="1080"/>
        </w:tabs>
        <w:ind w:left="1080" w:hanging="360"/>
      </w:pPr>
      <w:rPr>
        <w:rFonts w:ascii="Wingdings" w:hAnsi="Wingdings" w:hint="default"/>
      </w:rPr>
    </w:lvl>
    <w:lvl w:ilvl="1" w:tplc="035AEB7E" w:tentative="1">
      <w:start w:val="1"/>
      <w:numFmt w:val="bullet"/>
      <w:lvlText w:val="o"/>
      <w:lvlJc w:val="left"/>
      <w:pPr>
        <w:tabs>
          <w:tab w:val="num" w:pos="1800"/>
        </w:tabs>
        <w:ind w:left="1800" w:hanging="360"/>
      </w:pPr>
      <w:rPr>
        <w:rFonts w:ascii="Courier New" w:hAnsi="Courier New" w:cs="Courier New" w:hint="default"/>
      </w:rPr>
    </w:lvl>
    <w:lvl w:ilvl="2" w:tplc="D3982F1E" w:tentative="1">
      <w:start w:val="1"/>
      <w:numFmt w:val="bullet"/>
      <w:lvlText w:val=""/>
      <w:lvlJc w:val="left"/>
      <w:pPr>
        <w:tabs>
          <w:tab w:val="num" w:pos="2520"/>
        </w:tabs>
        <w:ind w:left="2520" w:hanging="360"/>
      </w:pPr>
      <w:rPr>
        <w:rFonts w:ascii="Wingdings" w:hAnsi="Wingdings" w:hint="default"/>
      </w:rPr>
    </w:lvl>
    <w:lvl w:ilvl="3" w:tplc="F582168A" w:tentative="1">
      <w:start w:val="1"/>
      <w:numFmt w:val="bullet"/>
      <w:lvlText w:val=""/>
      <w:lvlJc w:val="left"/>
      <w:pPr>
        <w:tabs>
          <w:tab w:val="num" w:pos="3240"/>
        </w:tabs>
        <w:ind w:left="3240" w:hanging="360"/>
      </w:pPr>
      <w:rPr>
        <w:rFonts w:ascii="Symbol" w:hAnsi="Symbol" w:hint="default"/>
      </w:rPr>
    </w:lvl>
    <w:lvl w:ilvl="4" w:tplc="2070BB50" w:tentative="1">
      <w:start w:val="1"/>
      <w:numFmt w:val="bullet"/>
      <w:lvlText w:val="o"/>
      <w:lvlJc w:val="left"/>
      <w:pPr>
        <w:tabs>
          <w:tab w:val="num" w:pos="3960"/>
        </w:tabs>
        <w:ind w:left="3960" w:hanging="360"/>
      </w:pPr>
      <w:rPr>
        <w:rFonts w:ascii="Courier New" w:hAnsi="Courier New" w:cs="Courier New" w:hint="default"/>
      </w:rPr>
    </w:lvl>
    <w:lvl w:ilvl="5" w:tplc="9CA26BFE" w:tentative="1">
      <w:start w:val="1"/>
      <w:numFmt w:val="bullet"/>
      <w:lvlText w:val=""/>
      <w:lvlJc w:val="left"/>
      <w:pPr>
        <w:tabs>
          <w:tab w:val="num" w:pos="4680"/>
        </w:tabs>
        <w:ind w:left="4680" w:hanging="360"/>
      </w:pPr>
      <w:rPr>
        <w:rFonts w:ascii="Wingdings" w:hAnsi="Wingdings" w:hint="default"/>
      </w:rPr>
    </w:lvl>
    <w:lvl w:ilvl="6" w:tplc="7DC2103A" w:tentative="1">
      <w:start w:val="1"/>
      <w:numFmt w:val="bullet"/>
      <w:lvlText w:val=""/>
      <w:lvlJc w:val="left"/>
      <w:pPr>
        <w:tabs>
          <w:tab w:val="num" w:pos="5400"/>
        </w:tabs>
        <w:ind w:left="5400" w:hanging="360"/>
      </w:pPr>
      <w:rPr>
        <w:rFonts w:ascii="Symbol" w:hAnsi="Symbol" w:hint="default"/>
      </w:rPr>
    </w:lvl>
    <w:lvl w:ilvl="7" w:tplc="F46EE9DA" w:tentative="1">
      <w:start w:val="1"/>
      <w:numFmt w:val="bullet"/>
      <w:lvlText w:val="o"/>
      <w:lvlJc w:val="left"/>
      <w:pPr>
        <w:tabs>
          <w:tab w:val="num" w:pos="6120"/>
        </w:tabs>
        <w:ind w:left="6120" w:hanging="360"/>
      </w:pPr>
      <w:rPr>
        <w:rFonts w:ascii="Courier New" w:hAnsi="Courier New" w:cs="Courier New" w:hint="default"/>
      </w:rPr>
    </w:lvl>
    <w:lvl w:ilvl="8" w:tplc="D3B2DDA2"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1ED2099F"/>
    <w:multiLevelType w:val="hybridMultilevel"/>
    <w:tmpl w:val="D534B16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2CCD640E"/>
    <w:multiLevelType w:val="hybridMultilevel"/>
    <w:tmpl w:val="4F0E1BA4"/>
    <w:lvl w:ilvl="0" w:tplc="AE1AAEBE">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6" w15:restartNumberingAfterBreak="0">
    <w:nsid w:val="2E187794"/>
    <w:multiLevelType w:val="hybridMultilevel"/>
    <w:tmpl w:val="8B70AE1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7" w15:restartNumberingAfterBreak="0">
    <w:nsid w:val="2FDF2AB9"/>
    <w:multiLevelType w:val="hybridMultilevel"/>
    <w:tmpl w:val="60EA7276"/>
    <w:lvl w:ilvl="0" w:tplc="3CA623C0">
      <w:start w:val="1"/>
      <w:numFmt w:val="decimal"/>
      <w:lvlText w:val="%1."/>
      <w:lvlJc w:val="left"/>
      <w:pPr>
        <w:tabs>
          <w:tab w:val="num" w:pos="720"/>
        </w:tabs>
        <w:ind w:left="720" w:hanging="504"/>
      </w:pPr>
      <w:rPr>
        <w:rFonts w:ascii="Arial" w:hAnsi="Arial" w:hint="default"/>
        <w:b w:val="0"/>
        <w:i w:val="0"/>
        <w:sz w:val="20"/>
        <w:szCs w:val="20"/>
      </w:rPr>
    </w:lvl>
    <w:lvl w:ilvl="1" w:tplc="4030E72E">
      <w:start w:val="1"/>
      <w:numFmt w:val="lowerLetter"/>
      <w:lvlText w:val="%2."/>
      <w:lvlJc w:val="left"/>
      <w:pPr>
        <w:tabs>
          <w:tab w:val="num" w:pos="1440"/>
        </w:tabs>
        <w:ind w:left="1440" w:hanging="360"/>
      </w:pPr>
      <w:rPr>
        <w:rFonts w:hint="default"/>
        <w:b w:val="0"/>
        <w:i w:val="0"/>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31D0E7B"/>
    <w:multiLevelType w:val="hybridMultilevel"/>
    <w:tmpl w:val="88628594"/>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9" w15:restartNumberingAfterBreak="0">
    <w:nsid w:val="360F2C71"/>
    <w:multiLevelType w:val="hybridMultilevel"/>
    <w:tmpl w:val="4866F9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BD6432A"/>
    <w:multiLevelType w:val="hybridMultilevel"/>
    <w:tmpl w:val="36E44BAE"/>
    <w:lvl w:ilvl="0" w:tplc="AC14124E">
      <w:start w:val="1"/>
      <w:numFmt w:val="bullet"/>
      <w:pStyle w:val="SOP3Bullet"/>
      <w:lvlText w:val=""/>
      <w:lvlJc w:val="left"/>
      <w:pPr>
        <w:ind w:left="2250" w:hanging="360"/>
      </w:pPr>
      <w:rPr>
        <w:rFonts w:ascii="Symbol" w:hAnsi="Symbol" w:hint="default"/>
      </w:rPr>
    </w:lvl>
    <w:lvl w:ilvl="1" w:tplc="8640B2C2">
      <w:start w:val="1"/>
      <w:numFmt w:val="bullet"/>
      <w:pStyle w:val="SOP3BulletIndent"/>
      <w:lvlText w:val="o"/>
      <w:lvlJc w:val="left"/>
      <w:pPr>
        <w:ind w:left="2970" w:hanging="360"/>
      </w:pPr>
      <w:rPr>
        <w:rFonts w:ascii="Courier New" w:hAnsi="Courier New" w:cs="Courier New" w:hint="default"/>
      </w:rPr>
    </w:lvl>
    <w:lvl w:ilvl="2" w:tplc="2D129148" w:tentative="1">
      <w:start w:val="1"/>
      <w:numFmt w:val="bullet"/>
      <w:lvlText w:val=""/>
      <w:lvlJc w:val="left"/>
      <w:pPr>
        <w:ind w:left="3690" w:hanging="360"/>
      </w:pPr>
      <w:rPr>
        <w:rFonts w:ascii="Wingdings" w:hAnsi="Wingdings" w:hint="default"/>
      </w:rPr>
    </w:lvl>
    <w:lvl w:ilvl="3" w:tplc="1A243C86" w:tentative="1">
      <w:start w:val="1"/>
      <w:numFmt w:val="bullet"/>
      <w:lvlText w:val=""/>
      <w:lvlJc w:val="left"/>
      <w:pPr>
        <w:ind w:left="4410" w:hanging="360"/>
      </w:pPr>
      <w:rPr>
        <w:rFonts w:ascii="Symbol" w:hAnsi="Symbol" w:hint="default"/>
      </w:rPr>
    </w:lvl>
    <w:lvl w:ilvl="4" w:tplc="74D6B5E6" w:tentative="1">
      <w:start w:val="1"/>
      <w:numFmt w:val="bullet"/>
      <w:lvlText w:val="o"/>
      <w:lvlJc w:val="left"/>
      <w:pPr>
        <w:ind w:left="5130" w:hanging="360"/>
      </w:pPr>
      <w:rPr>
        <w:rFonts w:ascii="Courier New" w:hAnsi="Courier New" w:cs="Courier New" w:hint="default"/>
      </w:rPr>
    </w:lvl>
    <w:lvl w:ilvl="5" w:tplc="D37A8FB0" w:tentative="1">
      <w:start w:val="1"/>
      <w:numFmt w:val="bullet"/>
      <w:lvlText w:val=""/>
      <w:lvlJc w:val="left"/>
      <w:pPr>
        <w:ind w:left="5850" w:hanging="360"/>
      </w:pPr>
      <w:rPr>
        <w:rFonts w:ascii="Wingdings" w:hAnsi="Wingdings" w:hint="default"/>
      </w:rPr>
    </w:lvl>
    <w:lvl w:ilvl="6" w:tplc="B9323924" w:tentative="1">
      <w:start w:val="1"/>
      <w:numFmt w:val="bullet"/>
      <w:lvlText w:val=""/>
      <w:lvlJc w:val="left"/>
      <w:pPr>
        <w:ind w:left="6570" w:hanging="360"/>
      </w:pPr>
      <w:rPr>
        <w:rFonts w:ascii="Symbol" w:hAnsi="Symbol" w:hint="default"/>
      </w:rPr>
    </w:lvl>
    <w:lvl w:ilvl="7" w:tplc="95AC5516" w:tentative="1">
      <w:start w:val="1"/>
      <w:numFmt w:val="bullet"/>
      <w:lvlText w:val="o"/>
      <w:lvlJc w:val="left"/>
      <w:pPr>
        <w:ind w:left="7290" w:hanging="360"/>
      </w:pPr>
      <w:rPr>
        <w:rFonts w:ascii="Courier New" w:hAnsi="Courier New" w:cs="Courier New" w:hint="default"/>
      </w:rPr>
    </w:lvl>
    <w:lvl w:ilvl="8" w:tplc="8A4ACFAA" w:tentative="1">
      <w:start w:val="1"/>
      <w:numFmt w:val="bullet"/>
      <w:lvlText w:val=""/>
      <w:lvlJc w:val="left"/>
      <w:pPr>
        <w:ind w:left="8010" w:hanging="360"/>
      </w:pPr>
      <w:rPr>
        <w:rFonts w:ascii="Wingdings" w:hAnsi="Wingdings" w:hint="default"/>
      </w:rPr>
    </w:lvl>
  </w:abstractNum>
  <w:abstractNum w:abstractNumId="31" w15:restartNumberingAfterBreak="0">
    <w:nsid w:val="3C70633E"/>
    <w:multiLevelType w:val="hybridMultilevel"/>
    <w:tmpl w:val="0B90011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3FE9017B"/>
    <w:multiLevelType w:val="hybridMultilevel"/>
    <w:tmpl w:val="08FC180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3" w15:restartNumberingAfterBreak="0">
    <w:nsid w:val="40B22CE3"/>
    <w:multiLevelType w:val="multilevel"/>
    <w:tmpl w:val="0E36865E"/>
    <w:lvl w:ilvl="0">
      <w:start w:val="1"/>
      <w:numFmt w:val="decimal"/>
      <w:pStyle w:val="SOP1Heading"/>
      <w:lvlText w:val="%1.0"/>
      <w:lvlJc w:val="left"/>
      <w:pPr>
        <w:tabs>
          <w:tab w:val="num" w:pos="882"/>
        </w:tabs>
        <w:ind w:left="882" w:hanging="432"/>
      </w:pPr>
      <w:rPr>
        <w:rFonts w:hint="default"/>
      </w:rPr>
    </w:lvl>
    <w:lvl w:ilvl="1">
      <w:start w:val="1"/>
      <w:numFmt w:val="decimal"/>
      <w:pStyle w:val="SOP2Heading"/>
      <w:lvlText w:val="%1.%2"/>
      <w:lvlJc w:val="left"/>
      <w:pPr>
        <w:tabs>
          <w:tab w:val="num" w:pos="864"/>
        </w:tabs>
        <w:ind w:left="432" w:firstLine="0"/>
      </w:pPr>
      <w:rPr>
        <w:rFonts w:ascii="Arial" w:hAnsi="Arial" w:cs="Arial" w:hint="default"/>
        <w:b/>
        <w:bCs w:val="0"/>
        <w:i w:val="0"/>
        <w:iCs w:val="0"/>
        <w:caps w:val="0"/>
        <w:smallCaps w:val="0"/>
        <w:strike w:val="0"/>
        <w:dstrike w:val="0"/>
        <w:noProof w:val="0"/>
        <w:snapToGrid w:val="0"/>
        <w:vanish w:val="0"/>
        <w:color w:val="B5121B"/>
        <w:spacing w:val="0"/>
        <w:w w:val="0"/>
        <w:kern w:val="0"/>
        <w:position w:val="0"/>
        <w:szCs w:val="0"/>
        <w:u w:val="none"/>
        <w:vertAlign w:val="baseline"/>
        <w14:shadow w14:blurRad="50800" w14:dist="38100" w14:dir="2700000" w14:sx="100000" w14:sy="100000" w14:kx="0" w14:ky="0" w14:algn="tl">
          <w14:srgbClr w14:val="000000">
            <w14:alpha w14:val="60000"/>
          </w14:srgbClr>
        </w14:shadow>
      </w:rPr>
    </w:lvl>
    <w:lvl w:ilvl="2">
      <w:start w:val="1"/>
      <w:numFmt w:val="decimal"/>
      <w:pStyle w:val="SOP3Heading"/>
      <w:lvlText w:val="%1.%2.%3"/>
      <w:lvlJc w:val="left"/>
      <w:pPr>
        <w:tabs>
          <w:tab w:val="num" w:pos="1728"/>
        </w:tabs>
        <w:ind w:left="1296" w:hanging="432"/>
      </w:pPr>
      <w:rPr>
        <w:rFonts w:hint="default"/>
      </w:rPr>
    </w:lvl>
    <w:lvl w:ilvl="3">
      <w:start w:val="1"/>
      <w:numFmt w:val="decimal"/>
      <w:pStyle w:val="SOP4Heading"/>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41DC4F59"/>
    <w:multiLevelType w:val="hybridMultilevel"/>
    <w:tmpl w:val="8F6CAB1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5" w15:restartNumberingAfterBreak="0">
    <w:nsid w:val="42F86538"/>
    <w:multiLevelType w:val="multilevel"/>
    <w:tmpl w:val="A4CEF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5563B"/>
    <w:multiLevelType w:val="hybridMultilevel"/>
    <w:tmpl w:val="BD4EF50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7" w15:restartNumberingAfterBreak="0">
    <w:nsid w:val="4C88376C"/>
    <w:multiLevelType w:val="hybridMultilevel"/>
    <w:tmpl w:val="E05020A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5349611A"/>
    <w:multiLevelType w:val="multilevel"/>
    <w:tmpl w:val="EF8EA66E"/>
    <w:numStyleLink w:val="SOP3TaskBullet"/>
  </w:abstractNum>
  <w:abstractNum w:abstractNumId="39" w15:restartNumberingAfterBreak="0">
    <w:nsid w:val="53E0010A"/>
    <w:multiLevelType w:val="hybridMultilevel"/>
    <w:tmpl w:val="F6C2F330"/>
    <w:lvl w:ilvl="0" w:tplc="04090005">
      <w:start w:val="1"/>
      <w:numFmt w:val="bullet"/>
      <w:lvlText w:val=""/>
      <w:lvlJc w:val="left"/>
      <w:pPr>
        <w:ind w:left="1512" w:hanging="360"/>
      </w:pPr>
      <w:rPr>
        <w:rFonts w:ascii="Wingdings" w:hAnsi="Wingding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0" w15:restartNumberingAfterBreak="0">
    <w:nsid w:val="55502F60"/>
    <w:multiLevelType w:val="multilevel"/>
    <w:tmpl w:val="3ADC998A"/>
    <w:lvl w:ilvl="0">
      <w:start w:val="1"/>
      <w:numFmt w:val="decimal"/>
      <w:lvlText w:val="%1.0"/>
      <w:lvlJc w:val="left"/>
      <w:pPr>
        <w:tabs>
          <w:tab w:val="num" w:pos="576"/>
        </w:tabs>
        <w:ind w:left="576" w:hanging="576"/>
      </w:pPr>
      <w:rPr>
        <w:rFonts w:hint="default"/>
      </w:rPr>
    </w:lvl>
    <w:lvl w:ilvl="1">
      <w:start w:val="1"/>
      <w:numFmt w:val="decimal"/>
      <w:lvlText w:val="%1.%2"/>
      <w:lvlJc w:val="left"/>
      <w:pPr>
        <w:tabs>
          <w:tab w:val="num" w:pos="864"/>
        </w:tabs>
        <w:ind w:left="432"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50800" w14:dist="38100" w14:dir="2700000" w14:sx="100000" w14:sy="100000" w14:kx="0" w14:ky="0" w14:algn="tl">
          <w14:srgbClr w14:val="000000">
            <w14:alpha w14:val="60000"/>
          </w14:srgbClr>
        </w14:shadow>
      </w:rPr>
    </w:lvl>
    <w:lvl w:ilvl="2">
      <w:start w:val="1"/>
      <w:numFmt w:val="decimal"/>
      <w:lvlText w:val="%1.%2.%3"/>
      <w:lvlJc w:val="left"/>
      <w:pPr>
        <w:tabs>
          <w:tab w:val="num" w:pos="1728"/>
        </w:tabs>
        <w:ind w:left="1296" w:hanging="432"/>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15:restartNumberingAfterBreak="0">
    <w:nsid w:val="5A786B82"/>
    <w:multiLevelType w:val="hybridMultilevel"/>
    <w:tmpl w:val="3CE4537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2" w15:restartNumberingAfterBreak="0">
    <w:nsid w:val="5AAF35A3"/>
    <w:multiLevelType w:val="hybridMultilevel"/>
    <w:tmpl w:val="FAAE852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3" w15:restartNumberingAfterBreak="0">
    <w:nsid w:val="5C920473"/>
    <w:multiLevelType w:val="multilevel"/>
    <w:tmpl w:val="EF8EA66E"/>
    <w:numStyleLink w:val="SOP3TaskBullet"/>
  </w:abstractNum>
  <w:abstractNum w:abstractNumId="44" w15:restartNumberingAfterBreak="0">
    <w:nsid w:val="5DC63999"/>
    <w:multiLevelType w:val="hybridMultilevel"/>
    <w:tmpl w:val="E5AEC98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5" w15:restartNumberingAfterBreak="0">
    <w:nsid w:val="5FC1419A"/>
    <w:multiLevelType w:val="multilevel"/>
    <w:tmpl w:val="EF8EA66E"/>
    <w:numStyleLink w:val="SOP3TaskBullet"/>
  </w:abstractNum>
  <w:abstractNum w:abstractNumId="46" w15:restartNumberingAfterBreak="0">
    <w:nsid w:val="614B4CBD"/>
    <w:multiLevelType w:val="multilevel"/>
    <w:tmpl w:val="EF8EA66E"/>
    <w:numStyleLink w:val="SOP3TaskBullet"/>
  </w:abstractNum>
  <w:abstractNum w:abstractNumId="47" w15:restartNumberingAfterBreak="0">
    <w:nsid w:val="65DA1616"/>
    <w:multiLevelType w:val="hybridMultilevel"/>
    <w:tmpl w:val="F68040EE"/>
    <w:lvl w:ilvl="0" w:tplc="C03421DC">
      <w:start w:val="1"/>
      <w:numFmt w:val="bullet"/>
      <w:pStyle w:val="SOP4BulletIndent"/>
      <w:lvlText w:val="o"/>
      <w:lvlJc w:val="left"/>
      <w:pPr>
        <w:ind w:left="3150" w:hanging="360"/>
      </w:pPr>
      <w:rPr>
        <w:rFonts w:ascii="Courier New" w:hAnsi="Courier New" w:cs="Courier New" w:hint="default"/>
      </w:rPr>
    </w:lvl>
    <w:lvl w:ilvl="1" w:tplc="7BD074BC" w:tentative="1">
      <w:start w:val="1"/>
      <w:numFmt w:val="bullet"/>
      <w:lvlText w:val="o"/>
      <w:lvlJc w:val="left"/>
      <w:pPr>
        <w:ind w:left="3870" w:hanging="360"/>
      </w:pPr>
      <w:rPr>
        <w:rFonts w:ascii="Courier New" w:hAnsi="Courier New" w:cs="Courier New" w:hint="default"/>
      </w:rPr>
    </w:lvl>
    <w:lvl w:ilvl="2" w:tplc="DA546452" w:tentative="1">
      <w:start w:val="1"/>
      <w:numFmt w:val="bullet"/>
      <w:lvlText w:val=""/>
      <w:lvlJc w:val="left"/>
      <w:pPr>
        <w:ind w:left="4590" w:hanging="360"/>
      </w:pPr>
      <w:rPr>
        <w:rFonts w:ascii="Wingdings" w:hAnsi="Wingdings" w:hint="default"/>
      </w:rPr>
    </w:lvl>
    <w:lvl w:ilvl="3" w:tplc="1D548210" w:tentative="1">
      <w:start w:val="1"/>
      <w:numFmt w:val="bullet"/>
      <w:lvlText w:val=""/>
      <w:lvlJc w:val="left"/>
      <w:pPr>
        <w:ind w:left="5310" w:hanging="360"/>
      </w:pPr>
      <w:rPr>
        <w:rFonts w:ascii="Symbol" w:hAnsi="Symbol" w:hint="default"/>
      </w:rPr>
    </w:lvl>
    <w:lvl w:ilvl="4" w:tplc="0FFECC16" w:tentative="1">
      <w:start w:val="1"/>
      <w:numFmt w:val="bullet"/>
      <w:lvlText w:val="o"/>
      <w:lvlJc w:val="left"/>
      <w:pPr>
        <w:ind w:left="6030" w:hanging="360"/>
      </w:pPr>
      <w:rPr>
        <w:rFonts w:ascii="Courier New" w:hAnsi="Courier New" w:cs="Courier New" w:hint="default"/>
      </w:rPr>
    </w:lvl>
    <w:lvl w:ilvl="5" w:tplc="08F02E44" w:tentative="1">
      <w:start w:val="1"/>
      <w:numFmt w:val="bullet"/>
      <w:lvlText w:val=""/>
      <w:lvlJc w:val="left"/>
      <w:pPr>
        <w:ind w:left="6750" w:hanging="360"/>
      </w:pPr>
      <w:rPr>
        <w:rFonts w:ascii="Wingdings" w:hAnsi="Wingdings" w:hint="default"/>
      </w:rPr>
    </w:lvl>
    <w:lvl w:ilvl="6" w:tplc="36D03134" w:tentative="1">
      <w:start w:val="1"/>
      <w:numFmt w:val="bullet"/>
      <w:lvlText w:val=""/>
      <w:lvlJc w:val="left"/>
      <w:pPr>
        <w:ind w:left="7470" w:hanging="360"/>
      </w:pPr>
      <w:rPr>
        <w:rFonts w:ascii="Symbol" w:hAnsi="Symbol" w:hint="default"/>
      </w:rPr>
    </w:lvl>
    <w:lvl w:ilvl="7" w:tplc="ED709D96" w:tentative="1">
      <w:start w:val="1"/>
      <w:numFmt w:val="bullet"/>
      <w:lvlText w:val="o"/>
      <w:lvlJc w:val="left"/>
      <w:pPr>
        <w:ind w:left="8190" w:hanging="360"/>
      </w:pPr>
      <w:rPr>
        <w:rFonts w:ascii="Courier New" w:hAnsi="Courier New" w:cs="Courier New" w:hint="default"/>
      </w:rPr>
    </w:lvl>
    <w:lvl w:ilvl="8" w:tplc="04268EF4" w:tentative="1">
      <w:start w:val="1"/>
      <w:numFmt w:val="bullet"/>
      <w:lvlText w:val=""/>
      <w:lvlJc w:val="left"/>
      <w:pPr>
        <w:ind w:left="8910" w:hanging="360"/>
      </w:pPr>
      <w:rPr>
        <w:rFonts w:ascii="Wingdings" w:hAnsi="Wingdings" w:hint="default"/>
      </w:rPr>
    </w:lvl>
  </w:abstractNum>
  <w:abstractNum w:abstractNumId="48" w15:restartNumberingAfterBreak="0">
    <w:nsid w:val="66087CDC"/>
    <w:multiLevelType w:val="multilevel"/>
    <w:tmpl w:val="EF8EA66E"/>
    <w:numStyleLink w:val="SOP3TaskBullet"/>
  </w:abstractNum>
  <w:abstractNum w:abstractNumId="49" w15:restartNumberingAfterBreak="0">
    <w:nsid w:val="696A5F56"/>
    <w:multiLevelType w:val="hybridMultilevel"/>
    <w:tmpl w:val="74100058"/>
    <w:lvl w:ilvl="0" w:tplc="FACE6FCE">
      <w:start w:val="1"/>
      <w:numFmt w:val="decimal"/>
      <w:pStyle w:val="SOP2Numbered"/>
      <w:lvlText w:val="%1."/>
      <w:lvlJc w:val="left"/>
      <w:pPr>
        <w:ind w:left="1260" w:hanging="360"/>
      </w:pPr>
      <w:rPr>
        <w:rFonts w:ascii="Arial" w:hAnsi="Arial" w:hint="default"/>
      </w:rPr>
    </w:lvl>
    <w:lvl w:ilvl="1" w:tplc="9B28E370" w:tentative="1">
      <w:start w:val="1"/>
      <w:numFmt w:val="lowerLetter"/>
      <w:lvlText w:val="%2."/>
      <w:lvlJc w:val="left"/>
      <w:pPr>
        <w:ind w:left="2304" w:hanging="360"/>
      </w:pPr>
    </w:lvl>
    <w:lvl w:ilvl="2" w:tplc="025CC87C" w:tentative="1">
      <w:start w:val="1"/>
      <w:numFmt w:val="lowerRoman"/>
      <w:lvlText w:val="%3."/>
      <w:lvlJc w:val="right"/>
      <w:pPr>
        <w:ind w:left="3024" w:hanging="180"/>
      </w:pPr>
    </w:lvl>
    <w:lvl w:ilvl="3" w:tplc="CEA66146" w:tentative="1">
      <w:start w:val="1"/>
      <w:numFmt w:val="decimal"/>
      <w:lvlText w:val="%4."/>
      <w:lvlJc w:val="left"/>
      <w:pPr>
        <w:ind w:left="3744" w:hanging="360"/>
      </w:pPr>
    </w:lvl>
    <w:lvl w:ilvl="4" w:tplc="40D0C964" w:tentative="1">
      <w:start w:val="1"/>
      <w:numFmt w:val="lowerLetter"/>
      <w:lvlText w:val="%5."/>
      <w:lvlJc w:val="left"/>
      <w:pPr>
        <w:ind w:left="4464" w:hanging="360"/>
      </w:pPr>
    </w:lvl>
    <w:lvl w:ilvl="5" w:tplc="A22866EA" w:tentative="1">
      <w:start w:val="1"/>
      <w:numFmt w:val="lowerRoman"/>
      <w:lvlText w:val="%6."/>
      <w:lvlJc w:val="right"/>
      <w:pPr>
        <w:ind w:left="5184" w:hanging="180"/>
      </w:pPr>
    </w:lvl>
    <w:lvl w:ilvl="6" w:tplc="7FAC8208" w:tentative="1">
      <w:start w:val="1"/>
      <w:numFmt w:val="decimal"/>
      <w:lvlText w:val="%7."/>
      <w:lvlJc w:val="left"/>
      <w:pPr>
        <w:ind w:left="5904" w:hanging="360"/>
      </w:pPr>
    </w:lvl>
    <w:lvl w:ilvl="7" w:tplc="D6D8B6A8" w:tentative="1">
      <w:start w:val="1"/>
      <w:numFmt w:val="lowerLetter"/>
      <w:lvlText w:val="%8."/>
      <w:lvlJc w:val="left"/>
      <w:pPr>
        <w:ind w:left="6624" w:hanging="360"/>
      </w:pPr>
    </w:lvl>
    <w:lvl w:ilvl="8" w:tplc="FE5A8E00" w:tentative="1">
      <w:start w:val="1"/>
      <w:numFmt w:val="lowerRoman"/>
      <w:lvlText w:val="%9."/>
      <w:lvlJc w:val="right"/>
      <w:pPr>
        <w:ind w:left="7344" w:hanging="180"/>
      </w:pPr>
    </w:lvl>
  </w:abstractNum>
  <w:abstractNum w:abstractNumId="50" w15:restartNumberingAfterBreak="0">
    <w:nsid w:val="6B6309AB"/>
    <w:multiLevelType w:val="hybridMultilevel"/>
    <w:tmpl w:val="14D23A5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1" w15:restartNumberingAfterBreak="0">
    <w:nsid w:val="6BB262BE"/>
    <w:multiLevelType w:val="multilevel"/>
    <w:tmpl w:val="B232CC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6C0002E9"/>
    <w:multiLevelType w:val="hybridMultilevel"/>
    <w:tmpl w:val="90A6952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3" w15:restartNumberingAfterBreak="0">
    <w:nsid w:val="6C054B8A"/>
    <w:multiLevelType w:val="hybridMultilevel"/>
    <w:tmpl w:val="C32850DC"/>
    <w:lvl w:ilvl="0" w:tplc="83FA799A">
      <w:start w:val="1"/>
      <w:numFmt w:val="bullet"/>
      <w:pStyle w:val="SOP1Bullet"/>
      <w:lvlText w:val=""/>
      <w:lvlJc w:val="left"/>
      <w:pPr>
        <w:ind w:left="792" w:hanging="360"/>
      </w:pPr>
      <w:rPr>
        <w:rFonts w:ascii="Symbol" w:hAnsi="Symbol" w:hint="default"/>
      </w:rPr>
    </w:lvl>
    <w:lvl w:ilvl="1" w:tplc="6EFAF6FA">
      <w:start w:val="1"/>
      <w:numFmt w:val="bullet"/>
      <w:pStyle w:val="SOP1BulletIndent"/>
      <w:lvlText w:val="o"/>
      <w:lvlJc w:val="left"/>
      <w:pPr>
        <w:ind w:left="1512" w:hanging="360"/>
      </w:pPr>
      <w:rPr>
        <w:rFonts w:ascii="Courier New" w:hAnsi="Courier New" w:cs="Courier New" w:hint="default"/>
      </w:rPr>
    </w:lvl>
    <w:lvl w:ilvl="2" w:tplc="9074482A" w:tentative="1">
      <w:start w:val="1"/>
      <w:numFmt w:val="bullet"/>
      <w:lvlText w:val=""/>
      <w:lvlJc w:val="left"/>
      <w:pPr>
        <w:ind w:left="2232" w:hanging="360"/>
      </w:pPr>
      <w:rPr>
        <w:rFonts w:ascii="Wingdings" w:hAnsi="Wingdings" w:hint="default"/>
      </w:rPr>
    </w:lvl>
    <w:lvl w:ilvl="3" w:tplc="CF349332" w:tentative="1">
      <w:start w:val="1"/>
      <w:numFmt w:val="bullet"/>
      <w:lvlText w:val=""/>
      <w:lvlJc w:val="left"/>
      <w:pPr>
        <w:ind w:left="2952" w:hanging="360"/>
      </w:pPr>
      <w:rPr>
        <w:rFonts w:ascii="Symbol" w:hAnsi="Symbol" w:hint="default"/>
      </w:rPr>
    </w:lvl>
    <w:lvl w:ilvl="4" w:tplc="4B346A9C" w:tentative="1">
      <w:start w:val="1"/>
      <w:numFmt w:val="bullet"/>
      <w:lvlText w:val="o"/>
      <w:lvlJc w:val="left"/>
      <w:pPr>
        <w:ind w:left="3672" w:hanging="360"/>
      </w:pPr>
      <w:rPr>
        <w:rFonts w:ascii="Courier New" w:hAnsi="Courier New" w:cs="Courier New" w:hint="default"/>
      </w:rPr>
    </w:lvl>
    <w:lvl w:ilvl="5" w:tplc="44A4CFE0" w:tentative="1">
      <w:start w:val="1"/>
      <w:numFmt w:val="bullet"/>
      <w:lvlText w:val=""/>
      <w:lvlJc w:val="left"/>
      <w:pPr>
        <w:ind w:left="4392" w:hanging="360"/>
      </w:pPr>
      <w:rPr>
        <w:rFonts w:ascii="Wingdings" w:hAnsi="Wingdings" w:hint="default"/>
      </w:rPr>
    </w:lvl>
    <w:lvl w:ilvl="6" w:tplc="7AFA4D96" w:tentative="1">
      <w:start w:val="1"/>
      <w:numFmt w:val="bullet"/>
      <w:lvlText w:val=""/>
      <w:lvlJc w:val="left"/>
      <w:pPr>
        <w:ind w:left="5112" w:hanging="360"/>
      </w:pPr>
      <w:rPr>
        <w:rFonts w:ascii="Symbol" w:hAnsi="Symbol" w:hint="default"/>
      </w:rPr>
    </w:lvl>
    <w:lvl w:ilvl="7" w:tplc="E6C0F854" w:tentative="1">
      <w:start w:val="1"/>
      <w:numFmt w:val="bullet"/>
      <w:lvlText w:val="o"/>
      <w:lvlJc w:val="left"/>
      <w:pPr>
        <w:ind w:left="5832" w:hanging="360"/>
      </w:pPr>
      <w:rPr>
        <w:rFonts w:ascii="Courier New" w:hAnsi="Courier New" w:cs="Courier New" w:hint="default"/>
      </w:rPr>
    </w:lvl>
    <w:lvl w:ilvl="8" w:tplc="773CBCC4" w:tentative="1">
      <w:start w:val="1"/>
      <w:numFmt w:val="bullet"/>
      <w:lvlText w:val=""/>
      <w:lvlJc w:val="left"/>
      <w:pPr>
        <w:ind w:left="6552" w:hanging="360"/>
      </w:pPr>
      <w:rPr>
        <w:rFonts w:ascii="Wingdings" w:hAnsi="Wingdings" w:hint="default"/>
      </w:rPr>
    </w:lvl>
  </w:abstractNum>
  <w:abstractNum w:abstractNumId="54" w15:restartNumberingAfterBreak="0">
    <w:nsid w:val="6D9C39B7"/>
    <w:multiLevelType w:val="hybridMultilevel"/>
    <w:tmpl w:val="B0040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3125A13"/>
    <w:multiLevelType w:val="hybridMultilevel"/>
    <w:tmpl w:val="2F5667AE"/>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56" w15:restartNumberingAfterBreak="0">
    <w:nsid w:val="74495F28"/>
    <w:multiLevelType w:val="hybridMultilevel"/>
    <w:tmpl w:val="FCF2590E"/>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57" w15:restartNumberingAfterBreak="0">
    <w:nsid w:val="75AD48A6"/>
    <w:multiLevelType w:val="multilevel"/>
    <w:tmpl w:val="EF8EA66E"/>
    <w:numStyleLink w:val="SOP3TaskBullet"/>
  </w:abstractNum>
  <w:abstractNum w:abstractNumId="58" w15:restartNumberingAfterBreak="0">
    <w:nsid w:val="7F623279"/>
    <w:multiLevelType w:val="hybridMultilevel"/>
    <w:tmpl w:val="EE7E0E2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16cid:durableId="622270835">
    <w:abstractNumId w:val="33"/>
  </w:num>
  <w:num w:numId="2" w16cid:durableId="139928879">
    <w:abstractNumId w:val="23"/>
  </w:num>
  <w:num w:numId="3" w16cid:durableId="1011906772">
    <w:abstractNumId w:val="15"/>
  </w:num>
  <w:num w:numId="4" w16cid:durableId="803471391">
    <w:abstractNumId w:val="9"/>
  </w:num>
  <w:num w:numId="5" w16cid:durableId="1496267320">
    <w:abstractNumId w:val="7"/>
  </w:num>
  <w:num w:numId="6" w16cid:durableId="605234874">
    <w:abstractNumId w:val="43"/>
  </w:num>
  <w:num w:numId="7" w16cid:durableId="1471677455">
    <w:abstractNumId w:val="45"/>
  </w:num>
  <w:num w:numId="8" w16cid:durableId="1705714098">
    <w:abstractNumId w:val="57"/>
  </w:num>
  <w:num w:numId="9" w16cid:durableId="1604265019">
    <w:abstractNumId w:val="38"/>
  </w:num>
  <w:num w:numId="10" w16cid:durableId="632447102">
    <w:abstractNumId w:val="48"/>
  </w:num>
  <w:num w:numId="11" w16cid:durableId="50613948">
    <w:abstractNumId w:val="46"/>
  </w:num>
  <w:num w:numId="12" w16cid:durableId="1159229925">
    <w:abstractNumId w:val="40"/>
  </w:num>
  <w:num w:numId="13" w16cid:durableId="5591772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991676">
    <w:abstractNumId w:val="53"/>
  </w:num>
  <w:num w:numId="15" w16cid:durableId="9875887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6878417">
    <w:abstractNumId w:val="30"/>
  </w:num>
  <w:num w:numId="17" w16cid:durableId="1419907684">
    <w:abstractNumId w:val="47"/>
  </w:num>
  <w:num w:numId="18" w16cid:durableId="1227453298">
    <w:abstractNumId w:val="4"/>
  </w:num>
  <w:num w:numId="19" w16cid:durableId="731655837">
    <w:abstractNumId w:val="3"/>
  </w:num>
  <w:num w:numId="20" w16cid:durableId="1820220509">
    <w:abstractNumId w:val="2"/>
  </w:num>
  <w:num w:numId="21" w16cid:durableId="515116094">
    <w:abstractNumId w:val="1"/>
  </w:num>
  <w:num w:numId="22" w16cid:durableId="1456484749">
    <w:abstractNumId w:val="0"/>
  </w:num>
  <w:num w:numId="23" w16cid:durableId="1027218792">
    <w:abstractNumId w:val="5"/>
  </w:num>
  <w:num w:numId="24" w16cid:durableId="1493181847">
    <w:abstractNumId w:val="11"/>
  </w:num>
  <w:num w:numId="25" w16cid:durableId="138880268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6880686">
    <w:abstractNumId w:val="49"/>
  </w:num>
  <w:num w:numId="27" w16cid:durableId="127406567">
    <w:abstractNumId w:val="49"/>
    <w:lvlOverride w:ilvl="0">
      <w:startOverride w:val="1"/>
    </w:lvlOverride>
  </w:num>
  <w:num w:numId="28" w16cid:durableId="2054769331">
    <w:abstractNumId w:val="49"/>
    <w:lvlOverride w:ilvl="0">
      <w:startOverride w:val="1"/>
    </w:lvlOverride>
  </w:num>
  <w:num w:numId="29" w16cid:durableId="2020934394">
    <w:abstractNumId w:val="33"/>
  </w:num>
  <w:num w:numId="30" w16cid:durableId="1456871111">
    <w:abstractNumId w:val="56"/>
  </w:num>
  <w:num w:numId="31" w16cid:durableId="145822940">
    <w:abstractNumId w:val="18"/>
  </w:num>
  <w:num w:numId="32" w16cid:durableId="2145926001">
    <w:abstractNumId w:val="31"/>
  </w:num>
  <w:num w:numId="33" w16cid:durableId="826021678">
    <w:abstractNumId w:val="10"/>
  </w:num>
  <w:num w:numId="34" w16cid:durableId="1902788417">
    <w:abstractNumId w:val="54"/>
  </w:num>
  <w:num w:numId="35" w16cid:durableId="1448349857">
    <w:abstractNumId w:val="19"/>
  </w:num>
  <w:num w:numId="36" w16cid:durableId="503322473">
    <w:abstractNumId w:val="27"/>
  </w:num>
  <w:num w:numId="37" w16cid:durableId="1037121347">
    <w:abstractNumId w:val="11"/>
  </w:num>
  <w:num w:numId="38" w16cid:durableId="1044869728">
    <w:abstractNumId w:val="44"/>
  </w:num>
  <w:num w:numId="39" w16cid:durableId="383876561">
    <w:abstractNumId w:val="36"/>
  </w:num>
  <w:num w:numId="40" w16cid:durableId="18049268">
    <w:abstractNumId w:val="33"/>
  </w:num>
  <w:num w:numId="41" w16cid:durableId="921108519">
    <w:abstractNumId w:val="33"/>
  </w:num>
  <w:num w:numId="42" w16cid:durableId="399713511">
    <w:abstractNumId w:val="22"/>
  </w:num>
  <w:num w:numId="43" w16cid:durableId="1504927887">
    <w:abstractNumId w:val="6"/>
    <w:lvlOverride w:ilvl="0"/>
    <w:lvlOverride w:ilvl="1"/>
    <w:lvlOverride w:ilvl="2"/>
    <w:lvlOverride w:ilvl="3"/>
    <w:lvlOverride w:ilvl="4"/>
    <w:lvlOverride w:ilvl="5"/>
    <w:lvlOverride w:ilvl="6"/>
    <w:lvlOverride w:ilvl="7"/>
    <w:lvlOverride w:ilvl="8"/>
  </w:num>
  <w:num w:numId="44" w16cid:durableId="289212331">
    <w:abstractNumId w:val="29"/>
    <w:lvlOverride w:ilvl="0"/>
    <w:lvlOverride w:ilvl="1"/>
    <w:lvlOverride w:ilvl="2"/>
    <w:lvlOverride w:ilvl="3"/>
    <w:lvlOverride w:ilvl="4"/>
    <w:lvlOverride w:ilvl="5"/>
    <w:lvlOverride w:ilvl="6"/>
    <w:lvlOverride w:ilvl="7"/>
    <w:lvlOverride w:ilvl="8"/>
  </w:num>
  <w:num w:numId="45" w16cid:durableId="1514956736">
    <w:abstractNumId w:val="6"/>
  </w:num>
  <w:num w:numId="46" w16cid:durableId="2031951062">
    <w:abstractNumId w:val="42"/>
  </w:num>
  <w:num w:numId="47" w16cid:durableId="2031103825">
    <w:abstractNumId w:val="14"/>
  </w:num>
  <w:num w:numId="48" w16cid:durableId="75789277">
    <w:abstractNumId w:val="58"/>
  </w:num>
  <w:num w:numId="49" w16cid:durableId="623192044">
    <w:abstractNumId w:val="16"/>
  </w:num>
  <w:num w:numId="50" w16cid:durableId="1288970664">
    <w:abstractNumId w:val="32"/>
  </w:num>
  <w:num w:numId="51" w16cid:durableId="1328752757">
    <w:abstractNumId w:val="12"/>
  </w:num>
  <w:num w:numId="52" w16cid:durableId="1365137420">
    <w:abstractNumId w:val="17"/>
  </w:num>
  <w:num w:numId="53" w16cid:durableId="258023060">
    <w:abstractNumId w:val="8"/>
  </w:num>
  <w:num w:numId="54" w16cid:durableId="1227767072">
    <w:abstractNumId w:val="26"/>
  </w:num>
  <w:num w:numId="55" w16cid:durableId="719667581">
    <w:abstractNumId w:val="50"/>
  </w:num>
  <w:num w:numId="56" w16cid:durableId="521017990">
    <w:abstractNumId w:val="13"/>
  </w:num>
  <w:num w:numId="57" w16cid:durableId="1072973504">
    <w:abstractNumId w:val="25"/>
  </w:num>
  <w:num w:numId="58" w16cid:durableId="1765998748">
    <w:abstractNumId w:val="52"/>
  </w:num>
  <w:num w:numId="59" w16cid:durableId="350566037">
    <w:abstractNumId w:val="55"/>
  </w:num>
  <w:num w:numId="60" w16cid:durableId="953943037">
    <w:abstractNumId w:val="37"/>
  </w:num>
  <w:num w:numId="61" w16cid:durableId="852035586">
    <w:abstractNumId w:val="41"/>
  </w:num>
  <w:num w:numId="62" w16cid:durableId="1824469256">
    <w:abstractNumId w:val="24"/>
  </w:num>
  <w:num w:numId="63" w16cid:durableId="771051428">
    <w:abstractNumId w:val="28"/>
  </w:num>
  <w:num w:numId="64" w16cid:durableId="2104835825">
    <w:abstractNumId w:val="35"/>
  </w:num>
  <w:num w:numId="65" w16cid:durableId="1761487768">
    <w:abstractNumId w:val="34"/>
  </w:num>
  <w:num w:numId="66" w16cid:durableId="716319917">
    <w:abstractNumId w:val="33"/>
  </w:num>
  <w:num w:numId="67" w16cid:durableId="779451558">
    <w:abstractNumId w:val="21"/>
  </w:num>
  <w:num w:numId="68" w16cid:durableId="969626581">
    <w:abstractNumId w:val="39"/>
  </w:num>
  <w:num w:numId="69" w16cid:durableId="1553813232">
    <w:abstractNumId w:val="20"/>
  </w:num>
  <w:num w:numId="70" w16cid:durableId="420370970">
    <w:abstractNumId w:val="5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32"/>
  <w:drawingGridHorizontalSpacing w:val="10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CxNDU1NLc0MjA3MzVX0lEKTi0uzszPAykwNKgFAAwiidAtAAAA"/>
    <w:docVar w:name="AP All users Both" w:val="Marpes, Grayson (QMS Manager), Nielsen, Kirk (QMS Engineer), Shinn, Lee (Senior Manager, Development)"/>
    <w:docVar w:name="AP All users Department" w:val="Development"/>
    <w:docVar w:name="AP All users Full Name" w:val="Grayson Marpes, Kirk Nielsen, Lee Shinn"/>
    <w:docVar w:name="AP All users Job Title" w:val="QMS Engineer, QMS Manager, Senior Manager, Development"/>
    <w:docVar w:name="AP All users LNFN" w:val="Marpes, Grayson, Nielsen, Kirk, Shinn, Lee"/>
    <w:docVar w:name="AP Both" w:val="Marpes, Grayson (QMS Manager), Nielsen, Kirk (QMS Engineer), Shinn, Lee (Senior Manager, Development)"/>
    <w:docVar w:name="AP Department" w:val="Development"/>
    <w:docVar w:name="AP Full Name" w:val="Grayson Marpes, Kirk Nielsen, Lee Shinn"/>
    <w:docVar w:name="AP Groupname" w:val="Not Assigned"/>
    <w:docVar w:name="AP GroupNames and All users Both" w:val="Not Assigned; Marpes, Grayson (QMS Manager); Nielsen, Kirk (QMS Engineer); Shinn, Lee (Senior Manager, Development)"/>
    <w:docVar w:name="AP GroupNames and All users Department" w:val="Development"/>
    <w:docVar w:name="AP GroupNames and All users Full Name" w:val="Not Assigned; Grayson Marpes; Kirk Nielsen; Lee Shinn"/>
    <w:docVar w:name="AP GroupNames and All users Job Title" w:val="QMS Engineer, QMS Manager, Senior Manager, Development"/>
    <w:docVar w:name="AP GroupNames and All users LNFN" w:val="Not Assigned; Marpes, Grayson; Nielsen, Kirk; Shinn, Lee"/>
    <w:docVar w:name="AP Job Title" w:val="QMS Engineer, QMS Manager, Senior Manager, Development"/>
    <w:docVar w:name="AP LNFN" w:val="Marpes, Grayson, Nielsen, Kirk, Shinn, Lee"/>
    <w:docVar w:name="AV All users Both" w:val="Not Assigned"/>
    <w:docVar w:name="AV All users Department" w:val="Not Assigned"/>
    <w:docVar w:name="AV All users Full Name" w:val="Not Assigned"/>
    <w:docVar w:name="AV All users Job Title" w:val="Not Assigned"/>
    <w:docVar w:name="AV All users LNFN" w:val="Not Assigned"/>
    <w:docVar w:name="AV Both" w:val="Not Assigned"/>
    <w:docVar w:name="AV Department" w:val="Not Assigned"/>
    <w:docVar w:name="AV Full Name" w:val="Not Assigned"/>
    <w:docVar w:name="AV Groupname" w:val="Not Assigned"/>
    <w:docVar w:name="AV GroupNames and All users Both" w:val="Not Assigned; Not Assigned"/>
    <w:docVar w:name="AV GroupNames and All users Department" w:val="Not Assigned"/>
    <w:docVar w:name="AV GroupNames and All users Full Name" w:val="Not Assigned; Not Assigned"/>
    <w:docVar w:name="AV GroupNames and All users Job Title" w:val="Not Assigned"/>
    <w:docVar w:name="AV GroupNames and All users LNFN" w:val="Not Assigned; Not Assigned"/>
    <w:docVar w:name="AV Job Title" w:val="Not Assigned"/>
    <w:docVar w:name="AV LNFN" w:val="Not Assigned"/>
    <w:docVar w:name="Business Title" w:val="Infor"/>
    <w:docVar w:name="CA AccountAddress" w:val="N/A"/>
    <w:docVar w:name="CA AccountCity" w:val="N/A"/>
    <w:docVar w:name="CA AccountCountry" w:val="N/A"/>
    <w:docVar w:name="CA AccountName" w:val="N/A"/>
    <w:docVar w:name="CA AccountPostalCode" w:val="N/A"/>
    <w:docVar w:name="CA AccountState" w:val="N/A"/>
    <w:docVar w:name="CA All users Both" w:val="Not Assigned"/>
    <w:docVar w:name="CA All users Department" w:val="Not Assigned"/>
    <w:docVar w:name="CA All users Full Name" w:val="Not Assigned"/>
    <w:docVar w:name="CA All users Job Title" w:val="Not Assigned"/>
    <w:docVar w:name="CA All users LNFN" w:val="Not Assigned"/>
    <w:docVar w:name="CA Both" w:val="Not Assigned"/>
    <w:docVar w:name="CA Department" w:val="Not Assigned"/>
    <w:docVar w:name="CA Full Name" w:val="Not Assigned"/>
    <w:docVar w:name="CA Groupname" w:val="Not Assigned"/>
    <w:docVar w:name="CA GroupNames and All users Both" w:val="Not Assigned; Not Assigned"/>
    <w:docVar w:name="CA GroupNames and All users Department" w:val="Not Assigned"/>
    <w:docVar w:name="CA GroupNames and All users Full Name" w:val="Not Assigned; Not Assigned"/>
    <w:docVar w:name="CA GroupNames and All users Job Title" w:val="Not Assigned"/>
    <w:docVar w:name="CA GroupNames and All users LNFN" w:val="Not Assigned; Not Assigned"/>
    <w:docVar w:name="CA Job Title" w:val="Not Assigned"/>
    <w:docVar w:name="CA LNFN" w:val="Not Assigned"/>
    <w:docVar w:name="Category Titles" w:val="SOP Type"/>
    <w:docVar w:name="Current Major Version Changes" w:val="New Version"/>
    <w:docVar w:name="Date Approved" w:val="Not Approved Yet"/>
    <w:docVar w:name="Date Archived" w:val="Not Archived Yet"/>
    <w:docVar w:name="Date Created" w:val="28-08-2012"/>
    <w:docVar w:name="Date Expires" w:val="No Review Date"/>
    <w:docVar w:name="Date Last Reviewed" w:val="N/A"/>
    <w:docVar w:name="Date Submitted" w:val="Not Submitted Yet"/>
    <w:docVar w:name="DC Both" w:val="Marpes, Grayson (QMS Manager)"/>
    <w:docVar w:name="DC Department" w:val="Development"/>
    <w:docVar w:name="DC Full Name" w:val="Grayson Marpes"/>
    <w:docVar w:name="DC Job Title" w:val="QMS Manager"/>
    <w:docVar w:name="DC LNFN" w:val="Marpes, Grayson"/>
    <w:docVar w:name="Department(s)" w:val="EAM"/>
    <w:docVar w:name="Document Title" w:val="DEV-REQ-TEMP-EAM Requirement Template"/>
    <w:docVar w:name="Effective Date" w:val="Not Approved Yet"/>
    <w:docVar w:name="Full Year" w:val="2012"/>
    <w:docVar w:name="Keywords" w:val="N/A"/>
    <w:docVar w:name="Last Periodic Review Date" w:val="Not Approved Yet"/>
    <w:docVar w:name="Long Day" w:val="Tuesday"/>
    <w:docVar w:name="Long Month" w:val="August"/>
    <w:docVar w:name="Next Periodic Review Date" w:val="No Review Date"/>
    <w:docVar w:name="Next Review Date" w:val="No Review Date"/>
    <w:docVar w:name="NoInsertedVariables" w:val="NoInsertedVariables"/>
    <w:docVar w:name="OPT_2076" w:val="Requirements"/>
    <w:docVar w:name="OPT_2099" w:val="Sub-Categories of ISO 9001:2008 not selected."/>
    <w:docVar w:name="OPT_2100" w:val="Sub-Categories of ISO 13485 not selected."/>
    <w:docVar w:name="OPT_Descr_2076" w:val="Sub-Categories of SOP Type not selected, or no descriptions were entered."/>
    <w:docVar w:name="OPT_Descr_2099" w:val="Sub-Categories of ISO 9001:2008 not selected, or no descriptions were entered."/>
    <w:docVar w:name="OPT_Descr_2100" w:val="Sub-Categories of ISO 13485 not selected, or no descriptions were entered."/>
    <w:docVar w:name="OPT_HRt_2076" w:val="Requirements"/>
    <w:docVar w:name="OPT_HRt_2099" w:val="Sub-Categories of ISO 9001:2008 not selected."/>
    <w:docVar w:name="OPT_HRt_2100" w:val="Sub-Categories of ISO 13485 not selected."/>
    <w:docVar w:name="OPT_Title_2076" w:val="SOP Type"/>
    <w:docVar w:name="OPT_Title_2099" w:val="Sub-Categories of ISO 9001:2008 not selected."/>
    <w:docVar w:name="OPT_Title_2100" w:val="Sub-Categories of ISO 13485 not selected."/>
    <w:docVar w:name="OPT_ValueDescr_2076" w:val="Requirements:"/>
    <w:docVar w:name="OPT_ValueDescr_2099" w:val="Sub-Categories of ISO 9001:2008 not selected."/>
    <w:docVar w:name="OPT_ValueDescr_2100" w:val="Sub-Categories of ISO 13485 not selected."/>
    <w:docVar w:name="Option" w:val="N/A"/>
    <w:docVar w:name="Original Creation Date" w:val="No Date Set"/>
    <w:docVar w:name="Originating Department" w:val="N/A"/>
    <w:docVar w:name="PO Both" w:val="Shinn, Lee (Senior Manager, Development)"/>
    <w:docVar w:name="PO Department" w:val="Development"/>
    <w:docVar w:name="PO Full Name" w:val="Lee Shinn"/>
    <w:docVar w:name="PO Job Title" w:val="Senior Manager, Development"/>
    <w:docVar w:name="PO LNFN" w:val="Shinn, Lee"/>
    <w:docVar w:name="PPMDB" w:val="N/A"/>
    <w:docVar w:name="RD All users Both" w:val="Heinz, Bob (Business Analyst), Shinn, James (Business Analyst), Shinn, Lee (Senior Manager, Development), Suresh, Sidharth (Associate Business Analyst), Swindoll, Steve (Senior Business Analyst), Weinberger, Mary (Business Analyst)"/>
    <w:docVar w:name="RD All users Department" w:val="Not Assigned"/>
    <w:docVar w:name="RD All users Full Name" w:val="Bob Heinz, James Shinn, Lee Shinn, Mary Weinberger, Sidharth Suresh, Steve Swindoll"/>
    <w:docVar w:name="RD All users Job Title" w:val="Not Assigned"/>
    <w:docVar w:name="RD All users LNFN" w:val="Heinz, Bob, Shinn, James, Shinn, Lee, Suresh, Sidharth, Swindoll, Steve, Weinberger, Mary"/>
    <w:docVar w:name="RD Both" w:val="EAM BA"/>
    <w:docVar w:name="RD Department" w:val="Not Assigned"/>
    <w:docVar w:name="RD Full Name" w:val="EAM BA"/>
    <w:docVar w:name="RD Groupname" w:val="EAM BA"/>
    <w:docVar w:name="RD GroupNames and All users Both" w:val="EAM BA; Heinz, Bob (Business Analyst); Shinn, James (Business Analyst); Shinn, Lee (Senior Manager, Development); Suresh, Sidharth (Associate Business Analyst); Swindoll, Steve (Senior Business Analyst); Weinberger, Mary (Business Analyst)"/>
    <w:docVar w:name="RD GroupNames and All users Department" w:val="Not Assigned"/>
    <w:docVar w:name="RD GroupNames and All users Full Name" w:val="EAM BA; Bob Heinz; James Shinn; Lee Shinn; Mary Weinberger; Sidharth Suresh; Steve Swindoll"/>
    <w:docVar w:name="RD GroupNames and All users Job Title" w:val="Not Assigned"/>
    <w:docVar w:name="RD GroupNames and All users LNFN" w:val="EAM BA; Heinz, Bob; Shinn, James; Shinn, Lee; Suresh, Sidharth; Swindoll, Steve; Weinberger, Mary"/>
    <w:docVar w:name="RD Job Title" w:val="Not Assigned"/>
    <w:docVar w:name="RD LNFN" w:val="EAM BA"/>
    <w:docVar w:name="Reference #" w:val="17"/>
    <w:docVar w:name="Required Readers" w:val="EAM BA"/>
    <w:docVar w:name="RV All users Both" w:val="Not Assigned"/>
    <w:docVar w:name="RV All users Department" w:val="Not Assigned"/>
    <w:docVar w:name="RV All users Full Name" w:val="Not Assigned"/>
    <w:docVar w:name="RV All users Job Title" w:val="Not Assigned"/>
    <w:docVar w:name="RV All users LNFN" w:val="Not Assigned"/>
    <w:docVar w:name="RV Both" w:val="Not Assigned"/>
    <w:docVar w:name="RV Department" w:val="Not Assigned"/>
    <w:docVar w:name="RV Full Name" w:val="Not Assigned"/>
    <w:docVar w:name="RV Groupname" w:val="Not Assigned"/>
    <w:docVar w:name="RV GroupNames and All users Both" w:val="Not Assigned; Not Assigned"/>
    <w:docVar w:name="RV GroupNames and All users Department" w:val="Not Assigned"/>
    <w:docVar w:name="RV GroupNames and All users Full Name" w:val="Not Assigned; Not Assigned"/>
    <w:docVar w:name="RV GroupNames and All users Job Title" w:val="Not Assigned"/>
    <w:docVar w:name="RV GroupNames and All users LNFN" w:val="Not Assigned; Not Assigned"/>
    <w:docVar w:name="RV Job Title" w:val="Not Assigned"/>
    <w:docVar w:name="RV LNFN" w:val="Not Assigned"/>
    <w:docVar w:name="Short Day" w:val="28"/>
    <w:docVar w:name="Short Month" w:val="08"/>
    <w:docVar w:name="site Name" w:val="All Products"/>
    <w:docVar w:name="Supersedes" w:val="v.9 DEV-REQ-TEMP-EAM Requirement Template"/>
    <w:docVar w:name="Two Digit Year" w:val="12"/>
    <w:docVar w:name="Undefined" w:val="N/A"/>
    <w:docVar w:name="Version" w:val="10"/>
    <w:docVar w:name="WR All users Both" w:val="Not Assigned"/>
    <w:docVar w:name="WR All users Department" w:val="Not Assigned"/>
    <w:docVar w:name="WR All users Full Name" w:val="Not Assigned"/>
    <w:docVar w:name="WR All users Job Title" w:val="Not Assigned"/>
    <w:docVar w:name="WR All users LNFN" w:val="Not Assigned"/>
    <w:docVar w:name="WR Both" w:val="Not Assigned"/>
    <w:docVar w:name="WR Department" w:val="Not Assigned"/>
    <w:docVar w:name="WR Full Name" w:val="Not Assigned"/>
    <w:docVar w:name="WR Groupname" w:val="Not Assigned"/>
    <w:docVar w:name="WR GroupNames and All users Both" w:val="Not Assigned; Not Assigned"/>
    <w:docVar w:name="WR GroupNames and All users Department" w:val="Not Assigned"/>
    <w:docVar w:name="WR GroupNames and All users Full Name" w:val="Not Assigned; Not Assigned"/>
    <w:docVar w:name="WR GroupNames and All users Job Title" w:val="Not Assigned"/>
    <w:docVar w:name="WR GroupNames and All users LNFN" w:val="Not Assigned; Not Assigned"/>
    <w:docVar w:name="WR Job Title" w:val="Not Assigned"/>
    <w:docVar w:name="WR LNFN" w:val="Not Assigned"/>
  </w:docVars>
  <w:rsids>
    <w:rsidRoot w:val="000D6C06"/>
    <w:rsid w:val="000144A7"/>
    <w:rsid w:val="00014C29"/>
    <w:rsid w:val="000154B0"/>
    <w:rsid w:val="000158EE"/>
    <w:rsid w:val="00015AC1"/>
    <w:rsid w:val="0001757B"/>
    <w:rsid w:val="00025B94"/>
    <w:rsid w:val="0003057E"/>
    <w:rsid w:val="00031441"/>
    <w:rsid w:val="00033402"/>
    <w:rsid w:val="00040709"/>
    <w:rsid w:val="000460D7"/>
    <w:rsid w:val="00050D89"/>
    <w:rsid w:val="0005579E"/>
    <w:rsid w:val="0006328C"/>
    <w:rsid w:val="0006459C"/>
    <w:rsid w:val="00065253"/>
    <w:rsid w:val="000652FC"/>
    <w:rsid w:val="000713B2"/>
    <w:rsid w:val="00072562"/>
    <w:rsid w:val="000751C1"/>
    <w:rsid w:val="00077955"/>
    <w:rsid w:val="00086815"/>
    <w:rsid w:val="000978D1"/>
    <w:rsid w:val="000A034B"/>
    <w:rsid w:val="000A6D69"/>
    <w:rsid w:val="000A6D96"/>
    <w:rsid w:val="000B0691"/>
    <w:rsid w:val="000B0FF1"/>
    <w:rsid w:val="000B758A"/>
    <w:rsid w:val="000C4FB4"/>
    <w:rsid w:val="000D5201"/>
    <w:rsid w:val="000D669F"/>
    <w:rsid w:val="000D6C06"/>
    <w:rsid w:val="000D6E19"/>
    <w:rsid w:val="000D76A0"/>
    <w:rsid w:val="000E04B7"/>
    <w:rsid w:val="000E1712"/>
    <w:rsid w:val="000E1BDE"/>
    <w:rsid w:val="000F1E0D"/>
    <w:rsid w:val="000F24DE"/>
    <w:rsid w:val="00107A01"/>
    <w:rsid w:val="00111A3F"/>
    <w:rsid w:val="00116963"/>
    <w:rsid w:val="00121B68"/>
    <w:rsid w:val="00124811"/>
    <w:rsid w:val="00125B54"/>
    <w:rsid w:val="0013089E"/>
    <w:rsid w:val="00131399"/>
    <w:rsid w:val="00135E6F"/>
    <w:rsid w:val="001374CE"/>
    <w:rsid w:val="001429F0"/>
    <w:rsid w:val="00146CBF"/>
    <w:rsid w:val="00161E7D"/>
    <w:rsid w:val="00164239"/>
    <w:rsid w:val="00164CBF"/>
    <w:rsid w:val="00177161"/>
    <w:rsid w:val="00180733"/>
    <w:rsid w:val="00182D19"/>
    <w:rsid w:val="001835F2"/>
    <w:rsid w:val="0018557D"/>
    <w:rsid w:val="00196AB8"/>
    <w:rsid w:val="00197FF4"/>
    <w:rsid w:val="001A2A06"/>
    <w:rsid w:val="001A3619"/>
    <w:rsid w:val="001B31A7"/>
    <w:rsid w:val="001B43F1"/>
    <w:rsid w:val="001B51A0"/>
    <w:rsid w:val="001C06FB"/>
    <w:rsid w:val="001C26C5"/>
    <w:rsid w:val="001C393F"/>
    <w:rsid w:val="001C6584"/>
    <w:rsid w:val="001D33A7"/>
    <w:rsid w:val="001D33F8"/>
    <w:rsid w:val="001D4BB6"/>
    <w:rsid w:val="001D5083"/>
    <w:rsid w:val="001E7B70"/>
    <w:rsid w:val="001F3C8F"/>
    <w:rsid w:val="001F7C7D"/>
    <w:rsid w:val="0020035A"/>
    <w:rsid w:val="00200C1F"/>
    <w:rsid w:val="00206378"/>
    <w:rsid w:val="00206C96"/>
    <w:rsid w:val="0020730E"/>
    <w:rsid w:val="00207F0C"/>
    <w:rsid w:val="00216231"/>
    <w:rsid w:val="00216EC1"/>
    <w:rsid w:val="00222297"/>
    <w:rsid w:val="00223A60"/>
    <w:rsid w:val="00224341"/>
    <w:rsid w:val="00224429"/>
    <w:rsid w:val="00232350"/>
    <w:rsid w:val="0023272F"/>
    <w:rsid w:val="002426A0"/>
    <w:rsid w:val="00244CBF"/>
    <w:rsid w:val="00256341"/>
    <w:rsid w:val="002576C5"/>
    <w:rsid w:val="002735D1"/>
    <w:rsid w:val="00274DCD"/>
    <w:rsid w:val="00277C17"/>
    <w:rsid w:val="00283D7D"/>
    <w:rsid w:val="00291615"/>
    <w:rsid w:val="0029225B"/>
    <w:rsid w:val="00293887"/>
    <w:rsid w:val="00294D31"/>
    <w:rsid w:val="00294F4D"/>
    <w:rsid w:val="00296D4C"/>
    <w:rsid w:val="002A11DE"/>
    <w:rsid w:val="002A3D7A"/>
    <w:rsid w:val="002A461E"/>
    <w:rsid w:val="002B0BE4"/>
    <w:rsid w:val="002B11D6"/>
    <w:rsid w:val="002B6C85"/>
    <w:rsid w:val="002B6D0D"/>
    <w:rsid w:val="002C57D6"/>
    <w:rsid w:val="002D405E"/>
    <w:rsid w:val="002D4439"/>
    <w:rsid w:val="002F0F8F"/>
    <w:rsid w:val="002F2205"/>
    <w:rsid w:val="002F2DEB"/>
    <w:rsid w:val="002F46F3"/>
    <w:rsid w:val="003034AB"/>
    <w:rsid w:val="003143DA"/>
    <w:rsid w:val="003209F7"/>
    <w:rsid w:val="0032177F"/>
    <w:rsid w:val="00322F0C"/>
    <w:rsid w:val="00323185"/>
    <w:rsid w:val="00324D04"/>
    <w:rsid w:val="0032755C"/>
    <w:rsid w:val="00331CAC"/>
    <w:rsid w:val="00342EB8"/>
    <w:rsid w:val="003510C0"/>
    <w:rsid w:val="00351AE6"/>
    <w:rsid w:val="00362A1B"/>
    <w:rsid w:val="00364B15"/>
    <w:rsid w:val="00377AE5"/>
    <w:rsid w:val="00383F67"/>
    <w:rsid w:val="00391D57"/>
    <w:rsid w:val="00391FE4"/>
    <w:rsid w:val="0039437E"/>
    <w:rsid w:val="00394895"/>
    <w:rsid w:val="00395EFF"/>
    <w:rsid w:val="00397DEC"/>
    <w:rsid w:val="003A1F97"/>
    <w:rsid w:val="003A2194"/>
    <w:rsid w:val="003B26C5"/>
    <w:rsid w:val="003B709E"/>
    <w:rsid w:val="003D0D7F"/>
    <w:rsid w:val="003D3A0A"/>
    <w:rsid w:val="003D6C1A"/>
    <w:rsid w:val="003E1C86"/>
    <w:rsid w:val="003E31E4"/>
    <w:rsid w:val="003E4024"/>
    <w:rsid w:val="003E614C"/>
    <w:rsid w:val="003F5133"/>
    <w:rsid w:val="004012C8"/>
    <w:rsid w:val="004168C3"/>
    <w:rsid w:val="0042325E"/>
    <w:rsid w:val="0042400A"/>
    <w:rsid w:val="004256F7"/>
    <w:rsid w:val="00426CE7"/>
    <w:rsid w:val="0042732E"/>
    <w:rsid w:val="00427F6A"/>
    <w:rsid w:val="00430BAA"/>
    <w:rsid w:val="00430DF6"/>
    <w:rsid w:val="00432510"/>
    <w:rsid w:val="004326B2"/>
    <w:rsid w:val="0044253A"/>
    <w:rsid w:val="00442DBE"/>
    <w:rsid w:val="00446EF2"/>
    <w:rsid w:val="004474C4"/>
    <w:rsid w:val="00461D09"/>
    <w:rsid w:val="00473C66"/>
    <w:rsid w:val="004763FE"/>
    <w:rsid w:val="004855E0"/>
    <w:rsid w:val="00487981"/>
    <w:rsid w:val="0049599D"/>
    <w:rsid w:val="004A460E"/>
    <w:rsid w:val="004B73EE"/>
    <w:rsid w:val="004C0358"/>
    <w:rsid w:val="004C507C"/>
    <w:rsid w:val="004D5615"/>
    <w:rsid w:val="004E6E39"/>
    <w:rsid w:val="004F2B09"/>
    <w:rsid w:val="004F7507"/>
    <w:rsid w:val="0050072B"/>
    <w:rsid w:val="00500D1D"/>
    <w:rsid w:val="0050157F"/>
    <w:rsid w:val="00504371"/>
    <w:rsid w:val="00507207"/>
    <w:rsid w:val="00512D48"/>
    <w:rsid w:val="00513D80"/>
    <w:rsid w:val="00524721"/>
    <w:rsid w:val="00525347"/>
    <w:rsid w:val="005311EB"/>
    <w:rsid w:val="005322F2"/>
    <w:rsid w:val="005359C3"/>
    <w:rsid w:val="0053616C"/>
    <w:rsid w:val="005362E3"/>
    <w:rsid w:val="00546480"/>
    <w:rsid w:val="00553FC0"/>
    <w:rsid w:val="00555545"/>
    <w:rsid w:val="00566F97"/>
    <w:rsid w:val="00567380"/>
    <w:rsid w:val="0057310A"/>
    <w:rsid w:val="00575DB8"/>
    <w:rsid w:val="00576367"/>
    <w:rsid w:val="00577140"/>
    <w:rsid w:val="0058145C"/>
    <w:rsid w:val="00584040"/>
    <w:rsid w:val="00592BFE"/>
    <w:rsid w:val="0059462E"/>
    <w:rsid w:val="005A03F4"/>
    <w:rsid w:val="005A3A99"/>
    <w:rsid w:val="005B48C4"/>
    <w:rsid w:val="005B504A"/>
    <w:rsid w:val="005C504C"/>
    <w:rsid w:val="005D1CD9"/>
    <w:rsid w:val="005D388D"/>
    <w:rsid w:val="005E118B"/>
    <w:rsid w:val="005E2822"/>
    <w:rsid w:val="005E5D3D"/>
    <w:rsid w:val="005F1C19"/>
    <w:rsid w:val="005F1C2D"/>
    <w:rsid w:val="005F319C"/>
    <w:rsid w:val="00603A0F"/>
    <w:rsid w:val="00620623"/>
    <w:rsid w:val="00623D62"/>
    <w:rsid w:val="00634CE8"/>
    <w:rsid w:val="00637FD1"/>
    <w:rsid w:val="00643D51"/>
    <w:rsid w:val="00657ACB"/>
    <w:rsid w:val="00662389"/>
    <w:rsid w:val="00663454"/>
    <w:rsid w:val="00670232"/>
    <w:rsid w:val="0067540D"/>
    <w:rsid w:val="00676964"/>
    <w:rsid w:val="00681E81"/>
    <w:rsid w:val="00683ECF"/>
    <w:rsid w:val="00685371"/>
    <w:rsid w:val="006A2675"/>
    <w:rsid w:val="006A2BB4"/>
    <w:rsid w:val="006B31FF"/>
    <w:rsid w:val="006B53AC"/>
    <w:rsid w:val="006B5B1C"/>
    <w:rsid w:val="006D0D53"/>
    <w:rsid w:val="006E4A4B"/>
    <w:rsid w:val="006F54F7"/>
    <w:rsid w:val="006F6F00"/>
    <w:rsid w:val="00704781"/>
    <w:rsid w:val="007069C4"/>
    <w:rsid w:val="00711EC3"/>
    <w:rsid w:val="00715EDD"/>
    <w:rsid w:val="0072608F"/>
    <w:rsid w:val="00730E48"/>
    <w:rsid w:val="00731EA4"/>
    <w:rsid w:val="00733376"/>
    <w:rsid w:val="00735C19"/>
    <w:rsid w:val="00740D94"/>
    <w:rsid w:val="007422C5"/>
    <w:rsid w:val="00742949"/>
    <w:rsid w:val="00742E12"/>
    <w:rsid w:val="007479E2"/>
    <w:rsid w:val="007518F7"/>
    <w:rsid w:val="00753790"/>
    <w:rsid w:val="007636A7"/>
    <w:rsid w:val="00765A0B"/>
    <w:rsid w:val="00767606"/>
    <w:rsid w:val="00767910"/>
    <w:rsid w:val="0077076F"/>
    <w:rsid w:val="00771B72"/>
    <w:rsid w:val="00776A07"/>
    <w:rsid w:val="00781DB7"/>
    <w:rsid w:val="00785C11"/>
    <w:rsid w:val="00796A38"/>
    <w:rsid w:val="007A66B2"/>
    <w:rsid w:val="007A6A78"/>
    <w:rsid w:val="007A77E5"/>
    <w:rsid w:val="007B0AB5"/>
    <w:rsid w:val="007B19F4"/>
    <w:rsid w:val="007D4335"/>
    <w:rsid w:val="007D5248"/>
    <w:rsid w:val="007D6255"/>
    <w:rsid w:val="007D745F"/>
    <w:rsid w:val="007E08ED"/>
    <w:rsid w:val="007E1E5D"/>
    <w:rsid w:val="007F064C"/>
    <w:rsid w:val="0080066A"/>
    <w:rsid w:val="00805BE1"/>
    <w:rsid w:val="008137F8"/>
    <w:rsid w:val="00814270"/>
    <w:rsid w:val="00815AC0"/>
    <w:rsid w:val="00816C9D"/>
    <w:rsid w:val="008275CB"/>
    <w:rsid w:val="00831DBD"/>
    <w:rsid w:val="008361E6"/>
    <w:rsid w:val="00844F91"/>
    <w:rsid w:val="00846159"/>
    <w:rsid w:val="00851A9E"/>
    <w:rsid w:val="00855FA9"/>
    <w:rsid w:val="00862876"/>
    <w:rsid w:val="00863A85"/>
    <w:rsid w:val="00871695"/>
    <w:rsid w:val="00872D3E"/>
    <w:rsid w:val="00881172"/>
    <w:rsid w:val="0088270C"/>
    <w:rsid w:val="008966A9"/>
    <w:rsid w:val="008A0364"/>
    <w:rsid w:val="008A1435"/>
    <w:rsid w:val="008A6BF3"/>
    <w:rsid w:val="008A7552"/>
    <w:rsid w:val="008B0EEE"/>
    <w:rsid w:val="008B4796"/>
    <w:rsid w:val="008C4F8C"/>
    <w:rsid w:val="008C7CB4"/>
    <w:rsid w:val="008C7F51"/>
    <w:rsid w:val="008D3C7B"/>
    <w:rsid w:val="008E3694"/>
    <w:rsid w:val="008E3918"/>
    <w:rsid w:val="008E6807"/>
    <w:rsid w:val="008F1850"/>
    <w:rsid w:val="008F4425"/>
    <w:rsid w:val="00907AAA"/>
    <w:rsid w:val="00911C1E"/>
    <w:rsid w:val="0091667F"/>
    <w:rsid w:val="009256C2"/>
    <w:rsid w:val="00930FC6"/>
    <w:rsid w:val="00934378"/>
    <w:rsid w:val="00937AA7"/>
    <w:rsid w:val="00942768"/>
    <w:rsid w:val="00944D5D"/>
    <w:rsid w:val="00946657"/>
    <w:rsid w:val="00953D99"/>
    <w:rsid w:val="009613BE"/>
    <w:rsid w:val="00962B29"/>
    <w:rsid w:val="00965EAD"/>
    <w:rsid w:val="00966A41"/>
    <w:rsid w:val="0097723B"/>
    <w:rsid w:val="00980D17"/>
    <w:rsid w:val="00987321"/>
    <w:rsid w:val="00997E83"/>
    <w:rsid w:val="009A416E"/>
    <w:rsid w:val="009A4677"/>
    <w:rsid w:val="009B1443"/>
    <w:rsid w:val="009B3708"/>
    <w:rsid w:val="009C5926"/>
    <w:rsid w:val="009E04A3"/>
    <w:rsid w:val="009E6BB2"/>
    <w:rsid w:val="009E7FAF"/>
    <w:rsid w:val="009F077E"/>
    <w:rsid w:val="009F4EF1"/>
    <w:rsid w:val="00A13DCB"/>
    <w:rsid w:val="00A226A3"/>
    <w:rsid w:val="00A25B46"/>
    <w:rsid w:val="00A30C51"/>
    <w:rsid w:val="00A41595"/>
    <w:rsid w:val="00A41E77"/>
    <w:rsid w:val="00A42EB7"/>
    <w:rsid w:val="00A74442"/>
    <w:rsid w:val="00A7473A"/>
    <w:rsid w:val="00A77A33"/>
    <w:rsid w:val="00A77EEC"/>
    <w:rsid w:val="00A808B5"/>
    <w:rsid w:val="00A80995"/>
    <w:rsid w:val="00A93C6C"/>
    <w:rsid w:val="00A95ECB"/>
    <w:rsid w:val="00AA2414"/>
    <w:rsid w:val="00AA2EDA"/>
    <w:rsid w:val="00AC2BDA"/>
    <w:rsid w:val="00AD15A0"/>
    <w:rsid w:val="00AD5FFD"/>
    <w:rsid w:val="00AE20DD"/>
    <w:rsid w:val="00AF299B"/>
    <w:rsid w:val="00AF3B5C"/>
    <w:rsid w:val="00AF5187"/>
    <w:rsid w:val="00B0188B"/>
    <w:rsid w:val="00B131A7"/>
    <w:rsid w:val="00B15A67"/>
    <w:rsid w:val="00B16222"/>
    <w:rsid w:val="00B2670B"/>
    <w:rsid w:val="00B3271D"/>
    <w:rsid w:val="00B40BE8"/>
    <w:rsid w:val="00B4135A"/>
    <w:rsid w:val="00B422D5"/>
    <w:rsid w:val="00B42CC2"/>
    <w:rsid w:val="00B43379"/>
    <w:rsid w:val="00B456E1"/>
    <w:rsid w:val="00B50C16"/>
    <w:rsid w:val="00B532A7"/>
    <w:rsid w:val="00B56813"/>
    <w:rsid w:val="00B637BB"/>
    <w:rsid w:val="00B650B8"/>
    <w:rsid w:val="00B759FF"/>
    <w:rsid w:val="00B809AC"/>
    <w:rsid w:val="00B83072"/>
    <w:rsid w:val="00B93671"/>
    <w:rsid w:val="00B97017"/>
    <w:rsid w:val="00BA022A"/>
    <w:rsid w:val="00BA1216"/>
    <w:rsid w:val="00BA162B"/>
    <w:rsid w:val="00BA174D"/>
    <w:rsid w:val="00BB18CC"/>
    <w:rsid w:val="00BC0B39"/>
    <w:rsid w:val="00BC159C"/>
    <w:rsid w:val="00BC4568"/>
    <w:rsid w:val="00BC7280"/>
    <w:rsid w:val="00BD2C33"/>
    <w:rsid w:val="00BE0BB0"/>
    <w:rsid w:val="00BE24B4"/>
    <w:rsid w:val="00BE41FC"/>
    <w:rsid w:val="00C00879"/>
    <w:rsid w:val="00C0302F"/>
    <w:rsid w:val="00C063AB"/>
    <w:rsid w:val="00C12317"/>
    <w:rsid w:val="00C12806"/>
    <w:rsid w:val="00C2488F"/>
    <w:rsid w:val="00C259BC"/>
    <w:rsid w:val="00C33660"/>
    <w:rsid w:val="00C35F71"/>
    <w:rsid w:val="00C40173"/>
    <w:rsid w:val="00C52928"/>
    <w:rsid w:val="00C53709"/>
    <w:rsid w:val="00C57E0F"/>
    <w:rsid w:val="00C60AC0"/>
    <w:rsid w:val="00C60B2B"/>
    <w:rsid w:val="00C61149"/>
    <w:rsid w:val="00C61767"/>
    <w:rsid w:val="00C6559C"/>
    <w:rsid w:val="00C66CCF"/>
    <w:rsid w:val="00C71A71"/>
    <w:rsid w:val="00C768AD"/>
    <w:rsid w:val="00C80DD6"/>
    <w:rsid w:val="00C816BB"/>
    <w:rsid w:val="00C81AEF"/>
    <w:rsid w:val="00C8785E"/>
    <w:rsid w:val="00C92B1E"/>
    <w:rsid w:val="00C95DB6"/>
    <w:rsid w:val="00CA104E"/>
    <w:rsid w:val="00CA46B0"/>
    <w:rsid w:val="00CB14D8"/>
    <w:rsid w:val="00CB77E2"/>
    <w:rsid w:val="00CC1045"/>
    <w:rsid w:val="00CC2B15"/>
    <w:rsid w:val="00CC4988"/>
    <w:rsid w:val="00CD2627"/>
    <w:rsid w:val="00CD4CD6"/>
    <w:rsid w:val="00CF0C0D"/>
    <w:rsid w:val="00CF32BC"/>
    <w:rsid w:val="00CF3840"/>
    <w:rsid w:val="00CF45F2"/>
    <w:rsid w:val="00D022E0"/>
    <w:rsid w:val="00D1305D"/>
    <w:rsid w:val="00D140D4"/>
    <w:rsid w:val="00D16BE4"/>
    <w:rsid w:val="00D2230B"/>
    <w:rsid w:val="00D3612D"/>
    <w:rsid w:val="00D37838"/>
    <w:rsid w:val="00D42E3C"/>
    <w:rsid w:val="00D50C9D"/>
    <w:rsid w:val="00D5287D"/>
    <w:rsid w:val="00D53920"/>
    <w:rsid w:val="00D53D2C"/>
    <w:rsid w:val="00D53D7D"/>
    <w:rsid w:val="00D54592"/>
    <w:rsid w:val="00D54EF9"/>
    <w:rsid w:val="00D62940"/>
    <w:rsid w:val="00D62BC6"/>
    <w:rsid w:val="00D63505"/>
    <w:rsid w:val="00D658C2"/>
    <w:rsid w:val="00D72E67"/>
    <w:rsid w:val="00D745A7"/>
    <w:rsid w:val="00D91159"/>
    <w:rsid w:val="00D91575"/>
    <w:rsid w:val="00D92BB2"/>
    <w:rsid w:val="00D936F0"/>
    <w:rsid w:val="00D94F70"/>
    <w:rsid w:val="00DA341F"/>
    <w:rsid w:val="00DA43E7"/>
    <w:rsid w:val="00DA46ED"/>
    <w:rsid w:val="00DB2402"/>
    <w:rsid w:val="00DB313D"/>
    <w:rsid w:val="00DB407D"/>
    <w:rsid w:val="00DC1190"/>
    <w:rsid w:val="00DC7166"/>
    <w:rsid w:val="00DD427B"/>
    <w:rsid w:val="00DE7C9C"/>
    <w:rsid w:val="00DF156A"/>
    <w:rsid w:val="00DF2DB4"/>
    <w:rsid w:val="00E01838"/>
    <w:rsid w:val="00E01964"/>
    <w:rsid w:val="00E01E79"/>
    <w:rsid w:val="00E025DE"/>
    <w:rsid w:val="00E03B6F"/>
    <w:rsid w:val="00E076A4"/>
    <w:rsid w:val="00E10007"/>
    <w:rsid w:val="00E12D9E"/>
    <w:rsid w:val="00E13228"/>
    <w:rsid w:val="00E15F39"/>
    <w:rsid w:val="00E2159A"/>
    <w:rsid w:val="00E26707"/>
    <w:rsid w:val="00E366AB"/>
    <w:rsid w:val="00E40BFB"/>
    <w:rsid w:val="00E4253B"/>
    <w:rsid w:val="00E443A6"/>
    <w:rsid w:val="00E4498A"/>
    <w:rsid w:val="00E457B1"/>
    <w:rsid w:val="00E5517D"/>
    <w:rsid w:val="00E74308"/>
    <w:rsid w:val="00E77B3B"/>
    <w:rsid w:val="00E80A4F"/>
    <w:rsid w:val="00E836B4"/>
    <w:rsid w:val="00E8590E"/>
    <w:rsid w:val="00E906D4"/>
    <w:rsid w:val="00E90FE1"/>
    <w:rsid w:val="00E92F43"/>
    <w:rsid w:val="00E94BFA"/>
    <w:rsid w:val="00EB1A66"/>
    <w:rsid w:val="00EB2BB7"/>
    <w:rsid w:val="00EB5A39"/>
    <w:rsid w:val="00EB6AF0"/>
    <w:rsid w:val="00EC2DA2"/>
    <w:rsid w:val="00EC3FD9"/>
    <w:rsid w:val="00ED0CB7"/>
    <w:rsid w:val="00ED2775"/>
    <w:rsid w:val="00EE066A"/>
    <w:rsid w:val="00EE65B5"/>
    <w:rsid w:val="00EE6806"/>
    <w:rsid w:val="00EF03B6"/>
    <w:rsid w:val="00EF0780"/>
    <w:rsid w:val="00EF1701"/>
    <w:rsid w:val="00EF32D5"/>
    <w:rsid w:val="00EF4750"/>
    <w:rsid w:val="00F002ED"/>
    <w:rsid w:val="00F0338D"/>
    <w:rsid w:val="00F052EB"/>
    <w:rsid w:val="00F07DEF"/>
    <w:rsid w:val="00F11080"/>
    <w:rsid w:val="00F11953"/>
    <w:rsid w:val="00F13DB5"/>
    <w:rsid w:val="00F213A6"/>
    <w:rsid w:val="00F24BA9"/>
    <w:rsid w:val="00F31112"/>
    <w:rsid w:val="00F322DB"/>
    <w:rsid w:val="00F34593"/>
    <w:rsid w:val="00F36EDD"/>
    <w:rsid w:val="00F376F0"/>
    <w:rsid w:val="00F404C2"/>
    <w:rsid w:val="00F40D35"/>
    <w:rsid w:val="00F41805"/>
    <w:rsid w:val="00F42E0E"/>
    <w:rsid w:val="00F44290"/>
    <w:rsid w:val="00F45B50"/>
    <w:rsid w:val="00F46B31"/>
    <w:rsid w:val="00F61CA9"/>
    <w:rsid w:val="00F657C7"/>
    <w:rsid w:val="00F673A7"/>
    <w:rsid w:val="00F708F9"/>
    <w:rsid w:val="00F726D5"/>
    <w:rsid w:val="00F760B1"/>
    <w:rsid w:val="00F769A4"/>
    <w:rsid w:val="00F879F7"/>
    <w:rsid w:val="00F87FC9"/>
    <w:rsid w:val="00F9336D"/>
    <w:rsid w:val="00F963A9"/>
    <w:rsid w:val="00FA0BDB"/>
    <w:rsid w:val="00FA1407"/>
    <w:rsid w:val="00FB3D67"/>
    <w:rsid w:val="00FB75BC"/>
    <w:rsid w:val="00FC707E"/>
    <w:rsid w:val="00FD1D2D"/>
    <w:rsid w:val="00FD27A9"/>
    <w:rsid w:val="00FD2B21"/>
    <w:rsid w:val="00FD6A88"/>
    <w:rsid w:val="00FD7DC6"/>
    <w:rsid w:val="00FE1E08"/>
    <w:rsid w:val="00FE294D"/>
    <w:rsid w:val="00FF02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8E328"/>
  <w15:chartTrackingRefBased/>
  <w15:docId w15:val="{76B5192F-72AC-4D62-9BD1-D27DFD18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W1)" w:eastAsia="Times New Roman" w:hAnsi="Times New (W1)"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uiPriority="99" w:qFormat="1"/>
    <w:lsdException w:name="heading 2" w:locked="1" w:uiPriority="99" w:qFormat="1"/>
    <w:lsdException w:name="heading 3" w:locked="1" w:uiPriority="99"/>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footnote text" w:uiPriority="99"/>
    <w:lsdException w:name="annotation text" w:locked="1" w:uiPriority="99"/>
    <w:lsdException w:name="header" w:locked="1" w:uiPriority="99"/>
    <w:lsdException w:name="footer" w:locked="1" w:uiPriority="99"/>
    <w:lsdException w:name="index heading" w:uiPriority="95"/>
    <w:lsdException w:name="caption" w:semiHidden="1" w:uiPriority="94" w:unhideWhenUsed="1" w:qFormat="1"/>
    <w:lsdException w:name="envelope address" w:uiPriority="99"/>
    <w:lsdException w:name="envelope return" w:uiPriority="99"/>
    <w:lsdException w:name="footnote reference" w:uiPriority="99"/>
    <w:lsdException w:name="annotation reference" w:locked="1" w:uiPriority="94"/>
    <w:lsdException w:name="line number" w:uiPriority="95"/>
    <w:lsdException w:name="page number" w:uiPriority="99"/>
    <w:lsdException w:name="endnote reference" w:uiPriority="99"/>
    <w:lsdException w:name="endnote text" w:uiPriority="99"/>
    <w:lsdException w:name="macro" w:uiPriority="99"/>
    <w:lsdException w:name="Title" w:qFormat="1"/>
    <w:lsdException w:name="Closing" w:locked="1" w:uiPriority="99"/>
    <w:lsdException w:name="Default Paragraph Font" w:uiPriority="1"/>
    <w:lsdException w:name="Body Text" w:locked="1"/>
    <w:lsdException w:name="Body Text Indent" w:locked="1" w:uiPriority="99"/>
    <w:lsdException w:name="Message Header" w:uiPriority="99"/>
    <w:lsdException w:name="Subtitle" w:qFormat="1"/>
    <w:lsdException w:name="Salutation" w:uiPriority="99"/>
    <w:lsdException w:name="Body Text First Indent" w:locked="1" w:uiPriority="99"/>
    <w:lsdException w:name="Body Text First Indent 2" w:locked="1" w:uiPriority="99"/>
    <w:lsdException w:name="Body Text 2" w:locked="1" w:uiPriority="99"/>
    <w:lsdException w:name="Body Text 3" w:locked="1" w:uiPriority="99"/>
    <w:lsdException w:name="Body Text Indent 2" w:locked="1" w:uiPriority="99"/>
    <w:lsdException w:name="Body Text Indent 3" w:locked="1" w:uiPriority="99"/>
    <w:lsdException w:name="Block Text" w:uiPriority="99"/>
    <w:lsdException w:name="Hyperlink" w:uiPriority="99"/>
    <w:lsdException w:name="FollowedHyperlink" w:locked="1" w:uiPriority="99"/>
    <w:lsdException w:name="Strong" w:uiPriority="22" w:qFormat="1"/>
    <w:lsdException w:name="Emphasis" w:qFormat="1"/>
    <w:lsdException w:name="Document Map" w:uiPriority="99"/>
    <w:lsdException w:name="E-mail Signature"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annotation subject" w:locked="1" w:uiPriority="94"/>
    <w:lsdException w:name="No List" w:uiPriority="99"/>
    <w:lsdException w:name="Balloon Text" w:uiPriority="94"/>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locked="1"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Copy)"/>
    <w:qFormat/>
    <w:rsid w:val="00BA6139"/>
    <w:rPr>
      <w:rFonts w:ascii="Arial" w:hAnsi="Arial"/>
      <w:szCs w:val="24"/>
    </w:rPr>
  </w:style>
  <w:style w:type="paragraph" w:styleId="Heading1">
    <w:name w:val="heading 1"/>
    <w:aliases w:val="Heading 1-Subhead"/>
    <w:basedOn w:val="Normal"/>
    <w:next w:val="Normal"/>
    <w:link w:val="Heading1Char"/>
    <w:uiPriority w:val="99"/>
    <w:qFormat/>
    <w:locked/>
    <w:rsid w:val="00633FE4"/>
    <w:pPr>
      <w:keepNext/>
      <w:tabs>
        <w:tab w:val="left" w:pos="2003"/>
      </w:tabs>
      <w:spacing w:before="360" w:after="60"/>
      <w:ind w:left="-403"/>
      <w:outlineLvl w:val="0"/>
    </w:pPr>
    <w:rPr>
      <w:rFonts w:cs="Arial"/>
      <w:bCs/>
      <w:color w:val="B5121B"/>
      <w:kern w:val="32"/>
      <w:sz w:val="28"/>
      <w:szCs w:val="32"/>
    </w:rPr>
  </w:style>
  <w:style w:type="paragraph" w:styleId="Heading2">
    <w:name w:val="heading 2"/>
    <w:aliases w:val="Subheader"/>
    <w:basedOn w:val="Normal"/>
    <w:next w:val="Normal"/>
    <w:uiPriority w:val="99"/>
    <w:qFormat/>
    <w:locked/>
    <w:rsid w:val="006A095D"/>
    <w:pPr>
      <w:keepNext/>
      <w:spacing w:before="240" w:after="60"/>
      <w:outlineLvl w:val="1"/>
    </w:pPr>
    <w:rPr>
      <w:rFonts w:cs="Arial"/>
      <w:b/>
      <w:bCs/>
      <w:iCs/>
      <w:sz w:val="22"/>
      <w:szCs w:val="28"/>
    </w:rPr>
  </w:style>
  <w:style w:type="paragraph" w:styleId="Heading3">
    <w:name w:val="heading 3"/>
    <w:basedOn w:val="Normal"/>
    <w:next w:val="Normal"/>
    <w:uiPriority w:val="99"/>
    <w:locked/>
    <w:rsid w:val="0077336A"/>
    <w:pPr>
      <w:keepNext/>
      <w:spacing w:before="240" w:after="60"/>
      <w:outlineLvl w:val="2"/>
    </w:pPr>
    <w:rPr>
      <w:rFonts w:cs="Arial"/>
      <w:bCs/>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P1TextChar">
    <w:name w:val="SOP 1 Text Char"/>
    <w:link w:val="SOP1Text"/>
    <w:rsid w:val="00953556"/>
    <w:rPr>
      <w:rFonts w:ascii="Arial" w:hAnsi="Arial"/>
      <w:lang w:val="en-US" w:eastAsia="en-US" w:bidi="ar-SA"/>
    </w:rPr>
  </w:style>
  <w:style w:type="paragraph" w:customStyle="1" w:styleId="SOP1Text">
    <w:name w:val="SOP 1 Text"/>
    <w:basedOn w:val="Normal"/>
    <w:link w:val="SOP1TextChar"/>
    <w:rsid w:val="00953556"/>
    <w:pPr>
      <w:ind w:left="432"/>
    </w:pPr>
    <w:rPr>
      <w:szCs w:val="20"/>
    </w:rPr>
  </w:style>
  <w:style w:type="paragraph" w:customStyle="1" w:styleId="SOP4Bullet">
    <w:name w:val="SOP 4 Bullet"/>
    <w:basedOn w:val="SOP4Text"/>
    <w:rsid w:val="008A1945"/>
    <w:pPr>
      <w:numPr>
        <w:numId w:val="3"/>
      </w:numPr>
      <w:spacing w:after="60"/>
      <w:ind w:firstLine="1116"/>
    </w:pPr>
    <w:rPr>
      <w:rFonts w:cs="Arial"/>
      <w:szCs w:val="20"/>
    </w:rPr>
  </w:style>
  <w:style w:type="paragraph" w:customStyle="1" w:styleId="ControlNumber">
    <w:name w:val="Control Number"/>
    <w:rsid w:val="00C56AB1"/>
    <w:rPr>
      <w:rFonts w:ascii="Arial (W1)" w:hAnsi="Arial (W1)"/>
      <w:sz w:val="28"/>
      <w:szCs w:val="24"/>
      <w:lang w:val="ru-RU"/>
    </w:rPr>
  </w:style>
  <w:style w:type="paragraph" w:styleId="TOC3">
    <w:name w:val="toc 3"/>
    <w:basedOn w:val="Normal"/>
    <w:next w:val="Normal"/>
    <w:autoRedefine/>
    <w:semiHidden/>
    <w:rsid w:val="00592409"/>
    <w:pPr>
      <w:ind w:left="400"/>
    </w:pPr>
  </w:style>
  <w:style w:type="numbering" w:customStyle="1" w:styleId="SOP3TaskBullet">
    <w:name w:val="SOP 3 Task Bullet"/>
    <w:basedOn w:val="NoList"/>
    <w:rsid w:val="00CF51E1"/>
    <w:pPr>
      <w:numPr>
        <w:numId w:val="5"/>
      </w:numPr>
    </w:pPr>
  </w:style>
  <w:style w:type="paragraph" w:customStyle="1" w:styleId="SOP1BulletIndent">
    <w:name w:val="SOP 1 Bullet Indent"/>
    <w:basedOn w:val="SOP1Text"/>
    <w:qFormat/>
    <w:rsid w:val="008A1945"/>
    <w:pPr>
      <w:numPr>
        <w:ilvl w:val="1"/>
        <w:numId w:val="14"/>
      </w:numPr>
      <w:ind w:left="1080"/>
    </w:pPr>
  </w:style>
  <w:style w:type="paragraph" w:styleId="TOC2">
    <w:name w:val="toc 2"/>
    <w:basedOn w:val="Normal"/>
    <w:next w:val="Normal"/>
    <w:autoRedefine/>
    <w:semiHidden/>
    <w:rsid w:val="00ED727D"/>
    <w:pPr>
      <w:tabs>
        <w:tab w:val="left" w:pos="1000"/>
        <w:tab w:val="right" w:leader="dot" w:pos="8600"/>
      </w:tabs>
      <w:ind w:left="300"/>
    </w:pPr>
  </w:style>
  <w:style w:type="paragraph" w:styleId="TOC1">
    <w:name w:val="toc 1"/>
    <w:basedOn w:val="Normal"/>
    <w:next w:val="Normal"/>
    <w:autoRedefine/>
    <w:semiHidden/>
    <w:rsid w:val="00ED727D"/>
    <w:pPr>
      <w:tabs>
        <w:tab w:val="left" w:pos="720"/>
        <w:tab w:val="right" w:pos="8600"/>
      </w:tabs>
    </w:pPr>
  </w:style>
  <w:style w:type="paragraph" w:customStyle="1" w:styleId="SOP1Heading">
    <w:name w:val="SOP 1 Heading"/>
    <w:basedOn w:val="Normal"/>
    <w:next w:val="SOP1Text"/>
    <w:rsid w:val="00953556"/>
    <w:pPr>
      <w:keepNext/>
      <w:numPr>
        <w:numId w:val="1"/>
      </w:numPr>
      <w:spacing w:before="120" w:after="60"/>
      <w:outlineLvl w:val="0"/>
    </w:pPr>
    <w:rPr>
      <w:rFonts w:cs="Arial"/>
      <w:b/>
      <w:color w:val="B5121B"/>
      <w:kern w:val="32"/>
      <w:szCs w:val="32"/>
    </w:rPr>
  </w:style>
  <w:style w:type="paragraph" w:customStyle="1" w:styleId="SOP2Heading">
    <w:name w:val="SOP 2 Heading"/>
    <w:basedOn w:val="SOP1Heading"/>
    <w:next w:val="SOP2Text"/>
    <w:autoRedefine/>
    <w:rsid w:val="006F6F00"/>
    <w:pPr>
      <w:numPr>
        <w:ilvl w:val="1"/>
      </w:numPr>
      <w:outlineLvl w:val="1"/>
      <w:pPrChange w:id="0" w:author="JOHNSON Jacqueline M" w:date="2026-04-14T21:07:00Z">
        <w:pPr>
          <w:keepNext/>
          <w:numPr>
            <w:ilvl w:val="1"/>
            <w:numId w:val="1"/>
          </w:numPr>
          <w:tabs>
            <w:tab w:val="num" w:pos="864"/>
          </w:tabs>
          <w:spacing w:before="120" w:after="60"/>
          <w:ind w:left="432"/>
          <w:outlineLvl w:val="1"/>
        </w:pPr>
      </w:pPrChange>
    </w:pPr>
    <w:rPr>
      <w:szCs w:val="28"/>
      <w:rPrChange w:id="0" w:author="JOHNSON Jacqueline M" w:date="2026-04-14T21:07:00Z">
        <w:rPr>
          <w:rFonts w:ascii="Arial" w:hAnsi="Arial" w:cs="Arial"/>
          <w:b/>
          <w:color w:val="B5121B"/>
          <w:kern w:val="32"/>
          <w:szCs w:val="28"/>
          <w:lang w:val="en-US" w:eastAsia="en-US" w:bidi="ar-SA"/>
        </w:rPr>
      </w:rPrChange>
    </w:rPr>
  </w:style>
  <w:style w:type="paragraph" w:customStyle="1" w:styleId="SOP2Text">
    <w:name w:val="SOP 2 Text"/>
    <w:basedOn w:val="Normal"/>
    <w:link w:val="SOP2TextChar"/>
    <w:rsid w:val="002F7720"/>
    <w:pPr>
      <w:ind w:left="864"/>
    </w:pPr>
    <w:rPr>
      <w:szCs w:val="20"/>
    </w:rPr>
  </w:style>
  <w:style w:type="character" w:customStyle="1" w:styleId="SOP2TextChar">
    <w:name w:val="SOP 2 Text Char"/>
    <w:link w:val="SOP2Text"/>
    <w:rsid w:val="002F7720"/>
    <w:rPr>
      <w:rFonts w:ascii="Arial" w:hAnsi="Arial"/>
    </w:rPr>
  </w:style>
  <w:style w:type="paragraph" w:customStyle="1" w:styleId="SOP1Bullet">
    <w:name w:val="SOP 1 Bullet"/>
    <w:basedOn w:val="SOP1Text"/>
    <w:rsid w:val="00C064A3"/>
    <w:pPr>
      <w:numPr>
        <w:numId w:val="14"/>
      </w:numPr>
      <w:spacing w:before="60" w:after="60"/>
      <w:ind w:left="720" w:hanging="274"/>
      <w:contextualSpacing/>
    </w:pPr>
  </w:style>
  <w:style w:type="paragraph" w:customStyle="1" w:styleId="SOPTableHeader">
    <w:name w:val="SOP Table Header"/>
    <w:basedOn w:val="Normal"/>
    <w:rsid w:val="002077AE"/>
    <w:rPr>
      <w:rFonts w:cs="Arial"/>
      <w:b/>
      <w:szCs w:val="18"/>
    </w:rPr>
  </w:style>
  <w:style w:type="paragraph" w:customStyle="1" w:styleId="SOPTableTitle">
    <w:name w:val="SOP Table Title"/>
    <w:basedOn w:val="Heading1"/>
    <w:link w:val="SOPTableTitleChar"/>
    <w:rsid w:val="00633FE4"/>
    <w:pPr>
      <w:ind w:left="-400"/>
    </w:pPr>
    <w:rPr>
      <w:b/>
    </w:rPr>
  </w:style>
  <w:style w:type="paragraph" w:customStyle="1" w:styleId="SOP3Heading">
    <w:name w:val="SOP 3 Heading"/>
    <w:basedOn w:val="Normal"/>
    <w:next w:val="SOP4Text"/>
    <w:rsid w:val="00FD73DC"/>
    <w:pPr>
      <w:keepNext/>
      <w:numPr>
        <w:ilvl w:val="2"/>
        <w:numId w:val="1"/>
      </w:numPr>
      <w:spacing w:before="120" w:after="120"/>
      <w:outlineLvl w:val="1"/>
    </w:pPr>
    <w:rPr>
      <w:rFonts w:ascii="Arial Bold" w:hAnsi="Arial Bold" w:cs="Arial"/>
      <w:b/>
      <w:color w:val="B5121B"/>
      <w:szCs w:val="20"/>
    </w:rPr>
  </w:style>
  <w:style w:type="paragraph" w:customStyle="1" w:styleId="SOP3Text">
    <w:name w:val="SOP 3 Text"/>
    <w:basedOn w:val="SOP2Text"/>
    <w:rsid w:val="008A1945"/>
    <w:pPr>
      <w:ind w:left="1530"/>
    </w:pPr>
  </w:style>
  <w:style w:type="paragraph" w:customStyle="1" w:styleId="SOP3Bullet">
    <w:name w:val="SOP 3 Bullet"/>
    <w:basedOn w:val="SOP3Text"/>
    <w:rsid w:val="00785C58"/>
    <w:pPr>
      <w:numPr>
        <w:numId w:val="16"/>
      </w:numPr>
      <w:ind w:left="1800" w:hanging="274"/>
    </w:pPr>
  </w:style>
  <w:style w:type="paragraph" w:customStyle="1" w:styleId="SOP2Bullet">
    <w:name w:val="SOP 2 Bullet"/>
    <w:basedOn w:val="SOP4Bullet"/>
    <w:rsid w:val="00C064A3"/>
    <w:pPr>
      <w:spacing w:before="60"/>
      <w:ind w:left="1181" w:hanging="274"/>
      <w:contextualSpacing/>
    </w:pPr>
  </w:style>
  <w:style w:type="paragraph" w:customStyle="1" w:styleId="SOP4Heading">
    <w:name w:val="SOP 4 Heading"/>
    <w:basedOn w:val="SOP3Heading"/>
    <w:next w:val="SOP4Text"/>
    <w:rsid w:val="00904536"/>
    <w:pPr>
      <w:numPr>
        <w:ilvl w:val="3"/>
      </w:numPr>
      <w:tabs>
        <w:tab w:val="clear" w:pos="1728"/>
        <w:tab w:val="num" w:pos="2340"/>
      </w:tabs>
      <w:ind w:hanging="198"/>
    </w:pPr>
  </w:style>
  <w:style w:type="paragraph" w:customStyle="1" w:styleId="SOP4Text">
    <w:name w:val="SOP 4 Text"/>
    <w:basedOn w:val="Normal"/>
    <w:rsid w:val="008A1945"/>
    <w:pPr>
      <w:ind w:left="2340"/>
    </w:pPr>
  </w:style>
  <w:style w:type="paragraph" w:customStyle="1" w:styleId="SOPCoverHeader">
    <w:name w:val="SOP Cover Header"/>
    <w:basedOn w:val="Normal"/>
    <w:rsid w:val="00CF51E1"/>
    <w:rPr>
      <w:rFonts w:cs="Arial"/>
      <w:b/>
      <w:bCs/>
      <w:color w:val="B5121B"/>
      <w:kern w:val="32"/>
      <w:sz w:val="32"/>
      <w:szCs w:val="48"/>
    </w:rPr>
  </w:style>
  <w:style w:type="paragraph" w:customStyle="1" w:styleId="SOPCoverSubheader">
    <w:name w:val="SOP Cover Subheader"/>
    <w:basedOn w:val="Normal"/>
    <w:rsid w:val="00600C17"/>
    <w:pPr>
      <w:spacing w:before="240"/>
    </w:pPr>
    <w:rPr>
      <w:rFonts w:cs="Arial"/>
      <w:bCs/>
      <w:kern w:val="32"/>
      <w:sz w:val="28"/>
      <w:szCs w:val="28"/>
    </w:rPr>
  </w:style>
  <w:style w:type="table" w:styleId="TableGrid">
    <w:name w:val="Table Grid"/>
    <w:basedOn w:val="TableNormal"/>
    <w:rsid w:val="00953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P2BulletIndent">
    <w:name w:val="SOP 2 Bullet Indent"/>
    <w:basedOn w:val="SOP2Bullet"/>
    <w:qFormat/>
    <w:rsid w:val="008A1945"/>
    <w:pPr>
      <w:numPr>
        <w:ilvl w:val="1"/>
      </w:numPr>
      <w:tabs>
        <w:tab w:val="clear" w:pos="1944"/>
        <w:tab w:val="num" w:pos="1530"/>
      </w:tabs>
      <w:ind w:left="1530"/>
    </w:pPr>
  </w:style>
  <w:style w:type="paragraph" w:customStyle="1" w:styleId="ChangeHistory">
    <w:name w:val="Change History"/>
    <w:basedOn w:val="SOPTableTitle"/>
    <w:link w:val="ChangeHistoryChar"/>
    <w:rsid w:val="00812178"/>
    <w:rPr>
      <w:sz w:val="20"/>
    </w:rPr>
  </w:style>
  <w:style w:type="paragraph" w:customStyle="1" w:styleId="Approvals">
    <w:name w:val="Approvals"/>
    <w:basedOn w:val="Normal"/>
    <w:rsid w:val="00D30359"/>
    <w:pPr>
      <w:spacing w:before="120" w:after="60"/>
      <w:ind w:left="-403"/>
    </w:pPr>
    <w:rPr>
      <w:b/>
      <w:color w:val="B5121B"/>
    </w:rPr>
  </w:style>
  <w:style w:type="paragraph" w:customStyle="1" w:styleId="SOP3BulletIndent">
    <w:name w:val="SOP 3 Bullet Indent"/>
    <w:basedOn w:val="SOP3Bullet"/>
    <w:qFormat/>
    <w:rsid w:val="00785C58"/>
    <w:pPr>
      <w:numPr>
        <w:ilvl w:val="1"/>
      </w:numPr>
      <w:ind w:left="2160" w:hanging="270"/>
    </w:pPr>
  </w:style>
  <w:style w:type="paragraph" w:customStyle="1" w:styleId="SOP4BulletIndent">
    <w:name w:val="SOP 4 Bullet Indent"/>
    <w:basedOn w:val="SOP2BulletIndent"/>
    <w:qFormat/>
    <w:rsid w:val="008A1945"/>
    <w:pPr>
      <w:numPr>
        <w:ilvl w:val="0"/>
        <w:numId w:val="17"/>
      </w:numPr>
      <w:ind w:left="2970"/>
    </w:pPr>
  </w:style>
  <w:style w:type="character" w:customStyle="1" w:styleId="Heading1Char">
    <w:name w:val="Heading 1 Char"/>
    <w:aliases w:val="Heading 1-Subhead Char"/>
    <w:link w:val="Heading1"/>
    <w:uiPriority w:val="99"/>
    <w:rsid w:val="00160D49"/>
    <w:rPr>
      <w:rFonts w:ascii="Arial" w:hAnsi="Arial" w:cs="Arial"/>
      <w:bCs/>
      <w:color w:val="B5121B"/>
      <w:kern w:val="32"/>
      <w:sz w:val="28"/>
      <w:szCs w:val="32"/>
    </w:rPr>
  </w:style>
  <w:style w:type="character" w:customStyle="1" w:styleId="SOPTableTitleChar">
    <w:name w:val="SOP Table Title Char"/>
    <w:link w:val="SOPTableTitle"/>
    <w:rsid w:val="00812178"/>
    <w:rPr>
      <w:rFonts w:ascii="Arial" w:hAnsi="Arial" w:cs="Arial"/>
      <w:b/>
      <w:bCs/>
      <w:color w:val="B5121B"/>
      <w:kern w:val="32"/>
      <w:sz w:val="28"/>
      <w:szCs w:val="32"/>
    </w:rPr>
  </w:style>
  <w:style w:type="character" w:customStyle="1" w:styleId="ChangeHistoryChar">
    <w:name w:val="Change History Char"/>
    <w:link w:val="ChangeHistory"/>
    <w:rsid w:val="00812178"/>
    <w:rPr>
      <w:rFonts w:ascii="Arial" w:hAnsi="Arial" w:cs="Arial"/>
      <w:b/>
      <w:bCs/>
      <w:color w:val="B5121B"/>
      <w:kern w:val="32"/>
      <w:sz w:val="28"/>
      <w:szCs w:val="32"/>
    </w:rPr>
  </w:style>
  <w:style w:type="paragraph" w:customStyle="1" w:styleId="ReferenceAF">
    <w:name w:val="Reference AF"/>
    <w:basedOn w:val="Normal"/>
    <w:qFormat/>
    <w:rsid w:val="00FD73DC"/>
    <w:pPr>
      <w:ind w:left="1260"/>
    </w:pPr>
    <w:rPr>
      <w:i/>
      <w:color w:val="0000FF"/>
      <w:szCs w:val="20"/>
    </w:rPr>
  </w:style>
  <w:style w:type="paragraph" w:customStyle="1" w:styleId="ReferenceUC">
    <w:name w:val="Reference UC"/>
    <w:basedOn w:val="SOP2Text"/>
    <w:qFormat/>
    <w:rsid w:val="00C064A3"/>
    <w:rPr>
      <w:b/>
      <w:bCs/>
      <w:color w:val="0000FF"/>
    </w:rPr>
  </w:style>
  <w:style w:type="paragraph" w:customStyle="1" w:styleId="StyleHeading1CustomColorRGB1811827">
    <w:name w:val="Style Heading 1 + Custom Color(RGB(1811827))"/>
    <w:basedOn w:val="Heading1"/>
    <w:rsid w:val="00746766"/>
    <w:pPr>
      <w:numPr>
        <w:numId w:val="23"/>
      </w:numPr>
      <w:tabs>
        <w:tab w:val="clear" w:pos="2003"/>
        <w:tab w:val="left" w:pos="576"/>
      </w:tabs>
      <w:spacing w:before="240" w:after="0"/>
    </w:pPr>
    <w:rPr>
      <w:rFonts w:ascii="Arial Bold" w:hAnsi="Arial Bold" w:cs="Times New Roman"/>
      <w:b/>
      <w:color w:val="000000"/>
      <w:sz w:val="20"/>
      <w:szCs w:val="20"/>
    </w:rPr>
  </w:style>
  <w:style w:type="paragraph" w:customStyle="1" w:styleId="SOP1Numbered">
    <w:name w:val="SOP 1 Numbered"/>
    <w:basedOn w:val="SOP2Heading"/>
    <w:qFormat/>
    <w:rsid w:val="00AE7810"/>
    <w:pPr>
      <w:numPr>
        <w:ilvl w:val="0"/>
        <w:numId w:val="24"/>
      </w:numPr>
      <w:spacing w:before="0"/>
    </w:pPr>
    <w:rPr>
      <w:b w:val="0"/>
      <w:color w:val="auto"/>
    </w:rPr>
  </w:style>
  <w:style w:type="paragraph" w:customStyle="1" w:styleId="SOP2Numbered">
    <w:name w:val="SOP 2 Numbered"/>
    <w:basedOn w:val="SOP2Text"/>
    <w:qFormat/>
    <w:rsid w:val="00A73210"/>
    <w:pPr>
      <w:numPr>
        <w:numId w:val="26"/>
      </w:numPr>
    </w:pPr>
  </w:style>
  <w:style w:type="paragraph" w:customStyle="1" w:styleId="ViewHeader">
    <w:name w:val="View Header"/>
    <w:basedOn w:val="SOP2Text"/>
    <w:qFormat/>
    <w:rsid w:val="002077AE"/>
    <w:pPr>
      <w:spacing w:after="60"/>
    </w:pPr>
    <w:rPr>
      <w:b/>
      <w:bCs/>
    </w:rPr>
  </w:style>
  <w:style w:type="paragraph" w:styleId="Header">
    <w:name w:val="header"/>
    <w:basedOn w:val="Normal"/>
    <w:link w:val="HeaderChar"/>
    <w:uiPriority w:val="99"/>
    <w:locked/>
    <w:rsid w:val="00F41F35"/>
    <w:pPr>
      <w:tabs>
        <w:tab w:val="center" w:pos="4680"/>
        <w:tab w:val="right" w:pos="9360"/>
      </w:tabs>
    </w:pPr>
  </w:style>
  <w:style w:type="character" w:customStyle="1" w:styleId="HeaderChar">
    <w:name w:val="Header Char"/>
    <w:link w:val="Header"/>
    <w:uiPriority w:val="99"/>
    <w:rsid w:val="00F41F35"/>
    <w:rPr>
      <w:rFonts w:ascii="Arial" w:hAnsi="Arial"/>
      <w:szCs w:val="24"/>
    </w:rPr>
  </w:style>
  <w:style w:type="paragraph" w:styleId="Footer">
    <w:name w:val="footer"/>
    <w:basedOn w:val="Normal"/>
    <w:link w:val="FooterChar"/>
    <w:uiPriority w:val="99"/>
    <w:locked/>
    <w:rsid w:val="00F41F35"/>
    <w:pPr>
      <w:tabs>
        <w:tab w:val="center" w:pos="4680"/>
        <w:tab w:val="right" w:pos="9360"/>
      </w:tabs>
    </w:pPr>
  </w:style>
  <w:style w:type="character" w:customStyle="1" w:styleId="FooterChar">
    <w:name w:val="Footer Char"/>
    <w:link w:val="Footer"/>
    <w:uiPriority w:val="99"/>
    <w:rsid w:val="00F41F35"/>
    <w:rPr>
      <w:rFonts w:ascii="Arial" w:hAnsi="Arial"/>
      <w:szCs w:val="24"/>
    </w:rPr>
  </w:style>
  <w:style w:type="paragraph" w:styleId="BalloonText">
    <w:name w:val="Balloon Text"/>
    <w:basedOn w:val="Normal"/>
    <w:link w:val="BalloonTextChar"/>
    <w:uiPriority w:val="94"/>
    <w:rsid w:val="009235B3"/>
    <w:rPr>
      <w:rFonts w:ascii="Tahoma" w:hAnsi="Tahoma" w:cs="Tahoma"/>
      <w:sz w:val="16"/>
      <w:szCs w:val="16"/>
    </w:rPr>
  </w:style>
  <w:style w:type="character" w:customStyle="1" w:styleId="BalloonTextChar">
    <w:name w:val="Balloon Text Char"/>
    <w:link w:val="BalloonText"/>
    <w:uiPriority w:val="94"/>
    <w:rsid w:val="009235B3"/>
    <w:rPr>
      <w:rFonts w:ascii="Tahoma" w:hAnsi="Tahoma" w:cs="Tahoma"/>
      <w:sz w:val="16"/>
      <w:szCs w:val="16"/>
    </w:rPr>
  </w:style>
  <w:style w:type="paragraph" w:styleId="BodyText">
    <w:name w:val="Body Text"/>
    <w:basedOn w:val="Normal"/>
    <w:link w:val="BodyTextChar"/>
    <w:locked/>
    <w:rsid w:val="00C60AC0"/>
    <w:pPr>
      <w:keepLines/>
      <w:widowControl w:val="0"/>
      <w:spacing w:after="120" w:line="240" w:lineRule="atLeast"/>
      <w:ind w:left="720"/>
    </w:pPr>
    <w:rPr>
      <w:rFonts w:ascii="Times New Roman" w:hAnsi="Times New Roman"/>
      <w:szCs w:val="20"/>
    </w:rPr>
  </w:style>
  <w:style w:type="character" w:customStyle="1" w:styleId="BodyTextChar">
    <w:name w:val="Body Text Char"/>
    <w:link w:val="BodyText"/>
    <w:rsid w:val="00C60AC0"/>
    <w:rPr>
      <w:rFonts w:ascii="Times New Roman" w:hAnsi="Times New Roman"/>
    </w:rPr>
  </w:style>
  <w:style w:type="character" w:styleId="CommentReference">
    <w:name w:val="annotation reference"/>
    <w:uiPriority w:val="94"/>
    <w:locked/>
    <w:rsid w:val="00D1305D"/>
    <w:rPr>
      <w:sz w:val="16"/>
      <w:szCs w:val="16"/>
    </w:rPr>
  </w:style>
  <w:style w:type="paragraph" w:styleId="CommentText">
    <w:name w:val="annotation text"/>
    <w:basedOn w:val="Normal"/>
    <w:link w:val="CommentTextChar"/>
    <w:uiPriority w:val="99"/>
    <w:locked/>
    <w:rsid w:val="00D1305D"/>
    <w:rPr>
      <w:szCs w:val="20"/>
    </w:rPr>
  </w:style>
  <w:style w:type="character" w:customStyle="1" w:styleId="CommentTextChar">
    <w:name w:val="Comment Text Char"/>
    <w:link w:val="CommentText"/>
    <w:uiPriority w:val="99"/>
    <w:rsid w:val="00D1305D"/>
    <w:rPr>
      <w:rFonts w:ascii="Arial" w:hAnsi="Arial"/>
    </w:rPr>
  </w:style>
  <w:style w:type="paragraph" w:styleId="CommentSubject">
    <w:name w:val="annotation subject"/>
    <w:basedOn w:val="CommentText"/>
    <w:next w:val="CommentText"/>
    <w:link w:val="CommentSubjectChar"/>
    <w:uiPriority w:val="94"/>
    <w:locked/>
    <w:rsid w:val="00D1305D"/>
    <w:rPr>
      <w:b/>
      <w:bCs/>
    </w:rPr>
  </w:style>
  <w:style w:type="character" w:customStyle="1" w:styleId="CommentSubjectChar">
    <w:name w:val="Comment Subject Char"/>
    <w:link w:val="CommentSubject"/>
    <w:uiPriority w:val="94"/>
    <w:rsid w:val="00D1305D"/>
    <w:rPr>
      <w:rFonts w:ascii="Arial" w:hAnsi="Arial"/>
      <w:b/>
      <w:bCs/>
    </w:rPr>
  </w:style>
  <w:style w:type="paragraph" w:styleId="ListParagraph">
    <w:name w:val="List Paragraph"/>
    <w:basedOn w:val="Normal"/>
    <w:uiPriority w:val="34"/>
    <w:qFormat/>
    <w:rsid w:val="0053616C"/>
    <w:pPr>
      <w:ind w:left="720"/>
    </w:pPr>
  </w:style>
  <w:style w:type="paragraph" w:styleId="Revision">
    <w:name w:val="Revision"/>
    <w:hidden/>
    <w:uiPriority w:val="99"/>
    <w:semiHidden/>
    <w:rsid w:val="005C504C"/>
    <w:rPr>
      <w:rFonts w:ascii="Arial" w:hAnsi="Arial"/>
      <w:szCs w:val="24"/>
    </w:rPr>
  </w:style>
  <w:style w:type="paragraph" w:customStyle="1" w:styleId="xmsonormal">
    <w:name w:val="x_msonormal"/>
    <w:basedOn w:val="Normal"/>
    <w:uiPriority w:val="99"/>
    <w:rsid w:val="00DF156A"/>
    <w:rPr>
      <w:rFonts w:ascii="Calibri" w:eastAsia="Calibri" w:hAnsi="Calibri" w:cs="Calibri"/>
      <w:sz w:val="22"/>
      <w:szCs w:val="22"/>
    </w:rPr>
  </w:style>
  <w:style w:type="character" w:styleId="Strong">
    <w:name w:val="Strong"/>
    <w:uiPriority w:val="22"/>
    <w:qFormat/>
    <w:rsid w:val="00603A0F"/>
    <w:rPr>
      <w:b/>
      <w:bCs/>
    </w:rPr>
  </w:style>
  <w:style w:type="paragraph" w:styleId="NormalWeb">
    <w:name w:val="Normal (Web)"/>
    <w:basedOn w:val="Normal"/>
    <w:rsid w:val="00015AC1"/>
    <w:rPr>
      <w:rFonts w:ascii="Times New Roman" w:hAnsi="Times New Roman"/>
      <w:sz w:val="24"/>
    </w:rPr>
  </w:style>
  <w:style w:type="paragraph" w:customStyle="1" w:styleId="font-claude-response-body">
    <w:name w:val="font-claude-response-body"/>
    <w:basedOn w:val="Normal"/>
    <w:rsid w:val="00015AC1"/>
    <w:pPr>
      <w:spacing w:before="100" w:beforeAutospacing="1" w:after="100" w:afterAutospacing="1"/>
    </w:pPr>
    <w:rPr>
      <w:rFonts w:ascii="Times New Roman" w:hAnsi="Times New Roman"/>
      <w:sz w:val="24"/>
    </w:rPr>
  </w:style>
  <w:style w:type="character" w:styleId="HTMLCode">
    <w:name w:val="HTML Code"/>
    <w:uiPriority w:val="99"/>
    <w:unhideWhenUsed/>
    <w:rsid w:val="00015A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50153">
      <w:bodyDiv w:val="1"/>
      <w:marLeft w:val="0"/>
      <w:marRight w:val="0"/>
      <w:marTop w:val="0"/>
      <w:marBottom w:val="0"/>
      <w:divBdr>
        <w:top w:val="none" w:sz="0" w:space="0" w:color="auto"/>
        <w:left w:val="none" w:sz="0" w:space="0" w:color="auto"/>
        <w:bottom w:val="none" w:sz="0" w:space="0" w:color="auto"/>
        <w:right w:val="none" w:sz="0" w:space="0" w:color="auto"/>
      </w:divBdr>
    </w:div>
    <w:div w:id="359864749">
      <w:bodyDiv w:val="1"/>
      <w:marLeft w:val="0"/>
      <w:marRight w:val="0"/>
      <w:marTop w:val="0"/>
      <w:marBottom w:val="0"/>
      <w:divBdr>
        <w:top w:val="none" w:sz="0" w:space="0" w:color="auto"/>
        <w:left w:val="none" w:sz="0" w:space="0" w:color="auto"/>
        <w:bottom w:val="none" w:sz="0" w:space="0" w:color="auto"/>
        <w:right w:val="none" w:sz="0" w:space="0" w:color="auto"/>
      </w:divBdr>
    </w:div>
    <w:div w:id="571042863">
      <w:bodyDiv w:val="1"/>
      <w:marLeft w:val="0"/>
      <w:marRight w:val="0"/>
      <w:marTop w:val="0"/>
      <w:marBottom w:val="0"/>
      <w:divBdr>
        <w:top w:val="none" w:sz="0" w:space="0" w:color="auto"/>
        <w:left w:val="none" w:sz="0" w:space="0" w:color="auto"/>
        <w:bottom w:val="none" w:sz="0" w:space="0" w:color="auto"/>
        <w:right w:val="none" w:sz="0" w:space="0" w:color="auto"/>
      </w:divBdr>
    </w:div>
    <w:div w:id="1434587820">
      <w:bodyDiv w:val="1"/>
      <w:marLeft w:val="0"/>
      <w:marRight w:val="0"/>
      <w:marTop w:val="0"/>
      <w:marBottom w:val="0"/>
      <w:divBdr>
        <w:top w:val="none" w:sz="0" w:space="0" w:color="auto"/>
        <w:left w:val="none" w:sz="0" w:space="0" w:color="auto"/>
        <w:bottom w:val="none" w:sz="0" w:space="0" w:color="auto"/>
        <w:right w:val="none" w:sz="0" w:space="0" w:color="auto"/>
      </w:divBdr>
    </w:div>
    <w:div w:id="2066641652">
      <w:bodyDiv w:val="1"/>
      <w:marLeft w:val="0"/>
      <w:marRight w:val="0"/>
      <w:marTop w:val="0"/>
      <w:marBottom w:val="0"/>
      <w:divBdr>
        <w:top w:val="none" w:sz="0" w:space="0" w:color="auto"/>
        <w:left w:val="none" w:sz="0" w:space="0" w:color="auto"/>
        <w:bottom w:val="none" w:sz="0" w:space="0" w:color="auto"/>
        <w:right w:val="none" w:sz="0" w:space="0" w:color="auto"/>
      </w:divBdr>
    </w:div>
    <w:div w:id="208923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Notes0 xmlns="68489490-EB00-4502-AC46-44576517090B" xsi:nil="true"/>
    <TemplateUrl xmlns="http://schemas.microsoft.com/sharepoint/v3" xsi:nil="true"/>
    <Phase xmlns="5ff7b644-9728-4d0d-aada-89d01480fc2c">Requirements</Phase>
    <Approval_x0020_Date xmlns="5ff7b644-9728-4d0d-aada-89d01480fc2c">2011-02-25T00:00:00</Approval_x0020_Date>
    <Infor_x0020_U_x0020_Version xmlns="68489490-EB00-4502-AC46-44576517090B">8.3</Infor_x0020_U_x0020_Version>
    <_SourceUrl xmlns="http://schemas.microsoft.com/sharepoint/v3" xsi:nil="true"/>
    <Active_x0020_Date xmlns="5ff7b644-9728-4d0d-aada-89d01480fc2c">2011-02-25T00:00:00</Active_x0020_Date>
    <Status xmlns="68489490-EB00-4502-AC46-44576517090B">Approved</Status>
    <_x0023_ xmlns="5ff7b644-9728-4d0d-aada-89d01480fc2c" xsi:nil="true"/>
    <Editor xmlns="http://schemas.microsoft.com/sharepoint/v3">
      <UserInfo xmlns="http://schemas.microsoft.com/sharepoint/v3">
        <DisplayName xmlns="http://schemas.microsoft.com/sharepoint/v3"/>
        <AccountId xmlns="http://schemas.microsoft.com/sharepoint/v3" xsi:nil="true"/>
        <AccountType xmlns="http://schemas.microsoft.com/sharepoint/v3"/>
      </UserInfo>
    </Editor>
    <Current_x0020_Version xmlns="68489490-EB00-4502-AC46-44576517090B">8.3</Current_x0020_Version>
    <xd_ProgID xmlns="http://schemas.microsoft.com/sharepoint/v3" xsi:nil="true"/>
    <Order xmlns="http://schemas.microsoft.com/sharepoint/v3">9700</Order>
    <_SharedFileIndex xmlns="http://schemas.microsoft.com/sharepoint/v3" xsi:nil="true"/>
    <MetaInfo xmlns="http://schemas.microsoft.com/sharepoint/v3" xsi:nil="true"/>
    <Review_x0020_Date xmlns="5ff7b644-9728-4d0d-aada-89d01480fc2c" xsi:nil="true"/>
    <Product xmlns="5ff7b644-9728-4d0d-aada-89d01480fc2c">EAM</Produc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94486800EB0245AC4644576517090B" ma:contentTypeVersion="19" ma:contentTypeDescription="Create a new document." ma:contentTypeScope="" ma:versionID="430a6d41e4c077c4440a08a9ea47bb71">
  <xsd:schema xmlns:xsd="http://www.w3.org/2001/XMLSchema" xmlns:xs="http://www.w3.org/2001/XMLSchema" xmlns:p="http://schemas.microsoft.com/office/2006/metadata/properties" xmlns:ns1="http://schemas.microsoft.com/sharepoint/v3" xmlns:ns2="68489490-EB00-4502-AC46-44576517090B" xmlns:ns3="5ff7b644-9728-4d0d-aada-89d01480fc2c" targetNamespace="http://schemas.microsoft.com/office/2006/metadata/properties" ma:root="true" ma:fieldsID="a1ed95c29d4bb198558133f51d7c70e8" ns1:_="" ns2:_="" ns3:_="">
    <xsd:import namespace="http://schemas.microsoft.com/sharepoint/v3"/>
    <xsd:import namespace="68489490-EB00-4502-AC46-44576517090B"/>
    <xsd:import namespace="5ff7b644-9728-4d0d-aada-89d01480fc2c"/>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2:Infor_x0020_U_x0020_Version" minOccurs="0"/>
                <xsd:element ref="ns2:Status" minOccurs="0"/>
                <xsd:element ref="ns2:Current_x0020_Version" minOccurs="0"/>
                <xsd:element ref="ns2:Notes0" minOccurs="0"/>
                <xsd:element ref="ns1:ContentTypeId" minOccurs="0"/>
                <xsd:element ref="ns1:TemplateUrl" minOccurs="0"/>
                <xsd:element ref="ns1:xd_ProgID" minOccurs="0"/>
                <xsd:element ref="ns1:xd_Signature" minOccurs="0"/>
                <xsd:element ref="ns1:Editor" minOccurs="0"/>
                <xsd:element ref="ns1:ID" minOccurs="0"/>
                <xsd:element ref="ns1:Auth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3:Approval_x0020_Date" minOccurs="0"/>
                <xsd:element ref="ns3:Active_x0020_Date" minOccurs="0"/>
                <xsd:element ref="ns3:Review_x0020_Date" minOccurs="0"/>
                <xsd:element ref="ns3:_x0023_" minOccurs="0"/>
                <xsd:element ref="ns3:Phase" minOccurs="0"/>
                <xsd:element ref="ns3:Product" minOccurs="0"/>
                <xsd:element ref="ns3:Needs_x0020_Wo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13" nillable="true" ma:displayName="Content Type ID" ma:hidden="true" ma:internalName="ContentTypeId" ma:readOnly="true">
      <xsd:simpleType>
        <xsd:restriction base="dms:Unknown"/>
      </xsd:simpleType>
    </xsd:element>
    <xsd:element name="TemplateUrl" ma:index="14" nillable="true" ma:displayName="Template Link" ma:hidden="true" ma:internalName="TemplateUrl">
      <xsd:simpleType>
        <xsd:restriction base="dms:Text"/>
      </xsd:simpleType>
    </xsd:element>
    <xsd:element name="xd_ProgID" ma:index="15" nillable="true" ma:displayName="Html File Link" ma:hidden="true" ma:internalName="xd_ProgID">
      <xsd:simpleType>
        <xsd:restriction base="dms:Text"/>
      </xsd:simpleType>
    </xsd:element>
    <xsd:element name="xd_Signature" ma:index="16" nillable="true" ma:displayName="Is Signed" ma:hidden="true" ma:internalName="xd_Signature" ma:readOnly="true">
      <xsd:simpleType>
        <xsd:restriction base="dms:Boolean"/>
      </xsd:simpleType>
    </xsd:element>
    <xsd:element name="Editor" ma:index="17" nillable="true" ma:displayName="Modified By" ma:list="UserInfo" ma:internalName="Editor" ma:readOnly="fals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3" nillable="true" ma:displayName="Has Copy Destinations" ma:hidden="true" ma:internalName="_HasCopyDestinations" ma:readOnly="true">
      <xsd:simpleType>
        <xsd:restriction base="dms:Boolean"/>
      </xsd:simpleType>
    </xsd:element>
    <xsd:element name="_CopySource" ma:index="24" nillable="true" ma:displayName="Copy Source" ma:internalName="_CopySource" ma:readOnly="true">
      <xsd:simpleType>
        <xsd:restriction base="dms:Text"/>
      </xsd:simpleType>
    </xsd:element>
    <xsd:element name="_ModerationStatus" ma:index="25" nillable="true" ma:displayName="Approval Status" ma:default="0" ma:hidden="true" ma:internalName="_ModerationStatus" ma:readOnly="true">
      <xsd:simpleType>
        <xsd:restriction base="dms:Unknown"/>
      </xsd:simpleType>
    </xsd:element>
    <xsd:element name="FileRef" ma:index="26" nillable="true" ma:displayName="URL Path" ma:hidden="true" ma:list="Docs" ma:internalName="FileRef" ma:readOnly="true" ma:showField="FullUrl">
      <xsd:simpleType>
        <xsd:restriction base="dms:Lookup"/>
      </xsd:simpleType>
    </xsd:element>
    <xsd:element name="FileDirRef" ma:index="27" nillable="true" ma:displayName="Path" ma:hidden="true" ma:list="Docs" ma:internalName="FileDirRef" ma:readOnly="true" ma:showField="DirName">
      <xsd:simpleType>
        <xsd:restriction base="dms:Lookup"/>
      </xsd:simpleType>
    </xsd:element>
    <xsd:element name="Last_x0020_Modified" ma:index="28" nillable="true" ma:displayName="Modified" ma:format="TRUE" ma:hidden="true" ma:list="Docs" ma:internalName="Last_x0020_Modified" ma:readOnly="true" ma:showField="TimeLastModified">
      <xsd:simpleType>
        <xsd:restriction base="dms:Lookup"/>
      </xsd:simpleType>
    </xsd:element>
    <xsd:element name="Created_x0020_Date" ma:index="29" nillable="true" ma:displayName="Created" ma:format="TRUE" ma:hidden="true" ma:list="Docs" ma:internalName="Created_x0020_Date" ma:readOnly="true" ma:showField="TimeCreated">
      <xsd:simpleType>
        <xsd:restriction base="dms:Lookup"/>
      </xsd:simpleType>
    </xsd:element>
    <xsd:element name="File_x0020_Size" ma:index="30" nillable="true" ma:displayName="File Size" ma:format="TRUE" ma:hidden="true" ma:list="Docs" ma:internalName="File_x0020_Size" ma:readOnly="true" ma:showField="SizeInKB">
      <xsd:simpleType>
        <xsd:restriction base="dms:Lookup"/>
      </xsd:simpleType>
    </xsd:element>
    <xsd:element name="FSObjType" ma:index="31" nillable="true" ma:displayName="Item Type" ma:hidden="true" ma:list="Docs" ma:internalName="FSObjType" ma:readOnly="true" ma:showField="FSType">
      <xsd:simpleType>
        <xsd:restriction base="dms:Lookup"/>
      </xsd:simpleType>
    </xsd:element>
    <xsd:element name="CheckedOutUserId" ma:index="33" nillable="true" ma:displayName="ID of the User who has the item Checked Out" ma:hidden="true" ma:list="Docs" ma:internalName="CheckedOutUserId" ma:readOnly="true" ma:showField="CheckoutUserId">
      <xsd:simpleType>
        <xsd:restriction base="dms:Lookup"/>
      </xsd:simpleType>
    </xsd:element>
    <xsd:element name="IsCheckedoutToLocal" ma:index="34" nillable="true" ma:displayName="Is Checked out to local" ma:hidden="true" ma:list="Docs" ma:internalName="IsCheckedoutToLocal" ma:readOnly="true" ma:showField="IsCheckoutToLocal">
      <xsd:simpleType>
        <xsd:restriction base="dms:Lookup"/>
      </xsd:simpleType>
    </xsd:element>
    <xsd:element name="CheckoutUser" ma:index="35" nillable="true" ma:displayName="Checked Out To" ma:list="UserInfo" ma:internalName="CheckoutUse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6" nillable="true" ma:displayName="Unique Id" ma:hidden="true" ma:list="Docs" ma:internalName="UniqueId" ma:readOnly="true" ma:showField="UniqueId">
      <xsd:simpleType>
        <xsd:restriction base="dms:Lookup"/>
      </xsd:simpleType>
    </xsd:element>
    <xsd:element name="ProgId" ma:index="37" nillable="true" ma:displayName="ProgId" ma:hidden="true" ma:list="Docs" ma:internalName="ProgId" ma:readOnly="true" ma:showField="ProgId">
      <xsd:simpleType>
        <xsd:restriction base="dms:Lookup"/>
      </xsd:simpleType>
    </xsd:element>
    <xsd:element name="ScopeId" ma:index="38" nillable="true" ma:displayName="ScopeId" ma:hidden="true" ma:list="Docs" ma:internalName="ScopeId" ma:readOnly="true" ma:showField="ScopeId">
      <xsd:simpleType>
        <xsd:restriction base="dms:Lookup"/>
      </xsd:simpleType>
    </xsd:element>
    <xsd:element name="VirusStatus" ma:index="39" nillable="true" ma:displayName="Virus Status" ma:format="TRUE" ma:hidden="true" ma:list="Docs" ma:internalName="VirusStatus" ma:readOnly="true" ma:showField="Size">
      <xsd:simpleType>
        <xsd:restriction base="dms:Lookup"/>
      </xsd:simpleType>
    </xsd:element>
    <xsd:element name="CheckedOutTitle" ma:index="40" nillable="true" ma:displayName="Checked Out To" ma:format="TRUE" ma:hidden="true" ma:list="Docs" ma:internalName="CheckedOutTitle" ma:readOnly="true" ma:showField="CheckedOutTitle">
      <xsd:simpleType>
        <xsd:restriction base="dms:Lookup"/>
      </xsd:simpleType>
    </xsd:element>
    <xsd:element name="_CheckinComment" ma:index="41" nillable="true" ma:displayName="Check In Comment" ma:format="TRUE" ma:list="Docs" ma:internalName="_CheckinComment" ma:readOnly="true" ma:showField="CheckinComment">
      <xsd:simpleType>
        <xsd:restriction base="dms:Lookup"/>
      </xsd:simpleType>
    </xsd:element>
    <xsd:element name="MetaInfo" ma:index="52" nillable="true" ma:displayName="Property Bag" ma:hidden="true" ma:list="Docs" ma:internalName="MetaInfo" ma:showField="MetaInfo">
      <xsd:simpleType>
        <xsd:restriction base="dms:Lookup"/>
      </xsd:simpleType>
    </xsd:element>
    <xsd:element name="_Level" ma:index="53" nillable="true" ma:displayName="Level" ma:hidden="true" ma:internalName="_Level" ma:readOnly="true">
      <xsd:simpleType>
        <xsd:restriction base="dms:Unknown"/>
      </xsd:simpleType>
    </xsd:element>
    <xsd:element name="_IsCurrentVersion" ma:index="54" nillable="true" ma:displayName="Is Current Version" ma:hidden="true" ma:internalName="_IsCurrentVersion" ma:readOnly="true">
      <xsd:simpleType>
        <xsd:restriction base="dms:Boolean"/>
      </xsd:simpleType>
    </xsd:element>
    <xsd:element name="owshiddenversion" ma:index="58" nillable="true" ma:displayName="owshiddenversion" ma:hidden="true" ma:internalName="owshiddenversion" ma:readOnly="true">
      <xsd:simpleType>
        <xsd:restriction base="dms:Unknown"/>
      </xsd:simpleType>
    </xsd:element>
    <xsd:element name="_UIVersion" ma:index="59" nillable="true" ma:displayName="UI Version" ma:hidden="true" ma:internalName="_UIVersion" ma:readOnly="true">
      <xsd:simpleType>
        <xsd:restriction base="dms:Unknown"/>
      </xsd:simpleType>
    </xsd:element>
    <xsd:element name="_UIVersionString" ma:index="60" nillable="true" ma:displayName="Version" ma:internalName="_UIVersionString" ma:readOnly="true">
      <xsd:simpleType>
        <xsd:restriction base="dms:Text"/>
      </xsd:simpleType>
    </xsd:element>
    <xsd:element name="InstanceID" ma:index="61" nillable="true" ma:displayName="Instance ID" ma:hidden="true" ma:internalName="InstanceID" ma:readOnly="true">
      <xsd:simpleType>
        <xsd:restriction base="dms:Unknown"/>
      </xsd:simpleType>
    </xsd:element>
    <xsd:element name="Order" ma:index="62" nillable="true" ma:displayName="Order" ma:hidden="true" ma:internalName="Order">
      <xsd:simpleType>
        <xsd:restriction base="dms:Number"/>
      </xsd:simpleType>
    </xsd:element>
    <xsd:element name="GUID" ma:index="63" nillable="true" ma:displayName="GUID" ma:hidden="true" ma:internalName="GUID" ma:readOnly="true">
      <xsd:simpleType>
        <xsd:restriction base="dms:Unknown"/>
      </xsd:simpleType>
    </xsd:element>
    <xsd:element name="WorkflowVersion" ma:index="64" nillable="true" ma:displayName="Workflow Version" ma:hidden="true" ma:internalName="WorkflowVersion" ma:readOnly="true">
      <xsd:simpleType>
        <xsd:restriction base="dms:Unknown"/>
      </xsd:simpleType>
    </xsd:element>
    <xsd:element name="WorkflowInstanceID" ma:index="65" nillable="true" ma:displayName="Workflow Instance ID" ma:hidden="true" ma:internalName="WorkflowInstanceID" ma:readOnly="true">
      <xsd:simpleType>
        <xsd:restriction base="dms:Unknown"/>
      </xsd:simpleType>
    </xsd:element>
    <xsd:element name="ParentVersionString" ma:index="66" nillable="true" ma:displayName="Source Version (Converted Document)" ma:hidden="true" ma:list="Docs" ma:internalName="ParentVersionString" ma:readOnly="true" ma:showField="ParentVersionString">
      <xsd:simpleType>
        <xsd:restriction base="dms:Lookup"/>
      </xsd:simpleType>
    </xsd:element>
    <xsd:element name="ParentLeafName" ma:index="67"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68489490-EB00-4502-AC46-44576517090B" elementFormDefault="qualified">
    <xsd:import namespace="http://schemas.microsoft.com/office/2006/documentManagement/types"/>
    <xsd:import namespace="http://schemas.microsoft.com/office/infopath/2007/PartnerControls"/>
    <xsd:element name="Infor_x0020_U_x0020_Version" ma:index="9" nillable="true" ma:displayName="Infor U" ma:internalName="Infor_x0020_U_x0020_Version">
      <xsd:simpleType>
        <xsd:restriction base="dms:Text">
          <xsd:maxLength value="5"/>
        </xsd:restriction>
      </xsd:simpleType>
    </xsd:element>
    <xsd:element name="Status" ma:index="10" nillable="true" ma:displayName="Status" ma:default="Draft" ma:format="Dropdown" ma:internalName="Status">
      <xsd:simpleType>
        <xsd:restriction base="dms:Choice">
          <xsd:enumeration value="Word 2003 (Old)"/>
          <xsd:enumeration value="Draft"/>
          <xsd:enumeration value="To Be Approved"/>
          <xsd:enumeration value="Approval Requested"/>
          <xsd:enumeration value="Approved"/>
        </xsd:restriction>
      </xsd:simpleType>
    </xsd:element>
    <xsd:element name="Current_x0020_Version" ma:index="11" nillable="true" ma:displayName="Newest" ma:internalName="Current_x0020_Version">
      <xsd:simpleType>
        <xsd:restriction base="dms:Text">
          <xsd:maxLength value="5"/>
        </xsd:restriction>
      </xsd:simpleType>
    </xsd:element>
    <xsd:element name="Notes0" ma:index="12" nillable="true" ma:displayName="Notes" ma:internalName="Notes0">
      <xsd:simpleType>
        <xsd:restriction base="dms:Text">
          <xsd:maxLength value="50"/>
        </xsd:restriction>
      </xsd:simpleType>
    </xsd:element>
  </xsd:schema>
  <xsd:schema xmlns:xsd="http://www.w3.org/2001/XMLSchema" xmlns:xs="http://www.w3.org/2001/XMLSchema" xmlns:dms="http://schemas.microsoft.com/office/2006/documentManagement/types" xmlns:pc="http://schemas.microsoft.com/office/infopath/2007/PartnerControls" targetNamespace="5ff7b644-9728-4d0d-aada-89d01480fc2c" elementFormDefault="qualified">
    <xsd:import namespace="http://schemas.microsoft.com/office/2006/documentManagement/types"/>
    <xsd:import namespace="http://schemas.microsoft.com/office/infopath/2007/PartnerControls"/>
    <xsd:element name="Approval_x0020_Date" ma:index="70" nillable="true" ma:displayName="Approval" ma:format="DateOnly" ma:internalName="Approval_x0020_Date">
      <xsd:simpleType>
        <xsd:restriction base="dms:DateTime"/>
      </xsd:simpleType>
    </xsd:element>
    <xsd:element name="Active_x0020_Date" ma:index="71" nillable="true" ma:displayName="Active" ma:format="DateOnly" ma:internalName="Active_x0020_Date">
      <xsd:simpleType>
        <xsd:restriction base="dms:DateTime"/>
      </xsd:simpleType>
    </xsd:element>
    <xsd:element name="Review_x0020_Date" ma:index="72" nillable="true" ma:displayName="Review" ma:format="DateOnly" ma:internalName="Review_x0020_Date">
      <xsd:simpleType>
        <xsd:restriction base="dms:DateTime"/>
      </xsd:simpleType>
    </xsd:element>
    <xsd:element name="_x0023_" ma:index="73" nillable="true" ma:displayName="#" ma:decimals="0" ma:internalName="_x0023_">
      <xsd:simpleType>
        <xsd:restriction base="dms:Number"/>
      </xsd:simpleType>
    </xsd:element>
    <xsd:element name="Phase" ma:index="74" nillable="true" ma:displayName="Category" ma:default="Corporate Policies" ma:format="Dropdown" ma:internalName="Phase">
      <xsd:simpleType>
        <xsd:restriction base="dms:Choice">
          <xsd:enumeration value="Corporate Policies"/>
          <xsd:enumeration value="Internal Audit"/>
          <xsd:enumeration value="Document Control"/>
          <xsd:enumeration value="SDLC Top Level"/>
          <xsd:enumeration value="Change Control"/>
          <xsd:enumeration value="Planning"/>
          <xsd:enumeration value="Requirements"/>
          <xsd:enumeration value="Design"/>
          <xsd:enumeration value="Code"/>
          <xsd:enumeration value="QA Testing"/>
          <xsd:enumeration value="QA Automation"/>
          <xsd:enumeration value="Release"/>
          <xsd:enumeration value="Maintenance"/>
          <xsd:enumeration value="Documentation"/>
          <xsd:enumeration value="IT"/>
          <xsd:enumeration value="Support"/>
          <xsd:enumeration value="Internal Audit"/>
          <xsd:enumeration value="SAAS"/>
          <xsd:enumeration value="PSO"/>
          <xsd:enumeration value="Training"/>
          <xsd:enumeration value="Building Security"/>
        </xsd:restriction>
      </xsd:simpleType>
    </xsd:element>
    <xsd:element name="Product" ma:index="75" nillable="true" ma:displayName="Product" ma:default="All" ma:format="Dropdown" ma:internalName="Product">
      <xsd:simpleType>
        <xsd:restriction base="dms:Choice">
          <xsd:enumeration value="All"/>
          <xsd:enumeration value="Companion"/>
          <xsd:enumeration value="CRM"/>
          <xsd:enumeration value="EAM"/>
          <xsd:enumeration value="ERP Adage"/>
          <xsd:enumeration value="ERP LX"/>
          <xsd:enumeration value="ERP LN"/>
          <xsd:enumeration value="ERP Syteline"/>
          <xsd:enumeration value="ERP Visual"/>
          <xsd:enumeration value="ERP XA"/>
          <xsd:enumeration value="Hansen"/>
          <xsd:enumeration value="HMS"/>
          <xsd:enumeration value="HCM WM"/>
          <xsd:enumeration value="Lawson"/>
          <xsd:enumeration value="MP2"/>
          <xsd:enumeration value="PLM8"/>
          <xsd:enumeration value="PLM Optiva"/>
          <xsd:enumeration value="SCM"/>
          <xsd:enumeration value="XM"/>
        </xsd:restriction>
      </xsd:simpleType>
    </xsd:element>
    <xsd:element name="Needs_x0020_Work" ma:index="76" nillable="true" ma:displayName="Needs Work" ma:internalName="Needs_x0020_Work">
      <xsd:simpleType>
        <xsd:restriction base="dms:Boolean">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ma:readOnly="tru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9DF3578-E457-47E3-8B44-7736906E4E83}">
  <ds:schemaRefs>
    <ds:schemaRef ds:uri="http://schemas.openxmlformats.org/officeDocument/2006/bibliography"/>
  </ds:schemaRefs>
</ds:datastoreItem>
</file>

<file path=customXml/itemProps2.xml><?xml version="1.0" encoding="utf-8"?>
<ds:datastoreItem xmlns:ds="http://schemas.openxmlformats.org/officeDocument/2006/customXml" ds:itemID="{61765D1F-CD62-48D1-BDB5-109841A42785}">
  <ds:schemaRefs>
    <ds:schemaRef ds:uri="http://schemas.microsoft.com/office/2006/metadata/properties"/>
    <ds:schemaRef ds:uri="68489490-EB00-4502-AC46-44576517090B"/>
    <ds:schemaRef ds:uri="http://schemas.microsoft.com/sharepoint/v3"/>
    <ds:schemaRef ds:uri="5ff7b644-9728-4d0d-aada-89d01480fc2c"/>
  </ds:schemaRefs>
</ds:datastoreItem>
</file>

<file path=customXml/itemProps3.xml><?xml version="1.0" encoding="utf-8"?>
<ds:datastoreItem xmlns:ds="http://schemas.openxmlformats.org/officeDocument/2006/customXml" ds:itemID="{8A248452-6EC9-4808-A416-F9EF87AB9E9A}">
  <ds:schemaRefs>
    <ds:schemaRef ds:uri="http://schemas.microsoft.com/sharepoint/v3/contenttype/forms"/>
  </ds:schemaRefs>
</ds:datastoreItem>
</file>

<file path=customXml/itemProps4.xml><?xml version="1.0" encoding="utf-8"?>
<ds:datastoreItem xmlns:ds="http://schemas.openxmlformats.org/officeDocument/2006/customXml" ds:itemID="{A8F5855A-9EFB-48CA-8142-97121CC0F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489490-EB00-4502-AC46-44576517090B"/>
    <ds:schemaRef ds:uri="5ff7b644-9728-4d0d-aada-89d01480f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C293E0-ECB3-4F08-9BC4-382B121D4D3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Use Case Template</vt:lpstr>
    </vt:vector>
  </TitlesOfParts>
  <Company>Infor</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
  <dc:creator>gmarpes</dc:creator>
  <cp:keywords/>
  <dc:description/>
  <cp:lastModifiedBy>SG-21279:4</cp:lastModifiedBy>
  <cp:revision>2</cp:revision>
  <cp:lastPrinted>2010-10-13T18:16:00Z</cp:lastPrinted>
  <dcterms:created xsi:type="dcterms:W3CDTF">2026-07-15T16:06:00Z</dcterms:created>
  <dcterms:modified xsi:type="dcterms:W3CDTF">2026-07-15T16:06:00Z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ontentType">
    <vt:lpwstr>Document</vt:lpwstr>
  </property>
  <property fmtid="{D5CDD505-2E9C-101B-9397-08002B2CF9AE}" pid="6" name="ContentTypeId">
    <vt:lpwstr>0x0101009094486800EB0245AC4644576517090B</vt:lpwstr>
  </property>
  <property fmtid="{D5CDD505-2E9C-101B-9397-08002B2CF9AE}" pid="7" name="display_urn:schemas-microsoft-com:office:office#Author">
    <vt:lpwstr>Grayson Marpes</vt:lpwstr>
  </property>
  <property fmtid="{D5CDD505-2E9C-101B-9397-08002B2CF9AE}" pid="8" name="display_urn:schemas-microsoft-com:office:office#Editor">
    <vt:lpwstr>Mandy Draper</vt:lpwstr>
  </property>
  <property fmtid="{D5CDD505-2E9C-101B-9397-08002B2CF9AE}" pid="9" name="Group">
    <vt:lpwstr>Corporate Quality</vt:lpwstr>
  </property>
  <property fmtid="{D5CDD505-2E9C-101B-9397-08002B2CF9AE}" pid="10" name="Keywords">
    <vt:lpwstr/>
  </property>
  <property fmtid="{D5CDD505-2E9C-101B-9397-08002B2CF9AE}" pid="11" name="Process">
    <vt:lpwstr/>
  </property>
  <property fmtid="{D5CDD505-2E9C-101B-9397-08002B2CF9AE}" pid="12" name="SDLC">
    <vt:lpwstr>0</vt:lpwstr>
  </property>
  <property fmtid="{D5CDD505-2E9C-101B-9397-08002B2CF9AE}" pid="13" name="Subject">
    <vt:lpwstr/>
  </property>
  <property fmtid="{D5CDD505-2E9C-101B-9397-08002B2CF9AE}" pid="14" name="xd_Signature">
    <vt:lpwstr/>
  </property>
  <property fmtid="{D5CDD505-2E9C-101B-9397-08002B2CF9AE}" pid="15" name="_Author">
    <vt:lpwstr>Tim Howard</vt:lpwstr>
  </property>
  <property fmtid="{D5CDD505-2E9C-101B-9397-08002B2CF9AE}" pid="16" name="_Category">
    <vt:lpwstr>Form</vt:lpwstr>
  </property>
  <property fmtid="{D5CDD505-2E9C-101B-9397-08002B2CF9AE}" pid="17" name="_Comments">
    <vt:lpwstr>v3.0</vt:lpwstr>
  </property>
</Properties>
</file>